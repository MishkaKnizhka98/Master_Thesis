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C0279" w14:textId="531FE498" w:rsidR="009C5084" w:rsidRDefault="009C5084" w:rsidP="009C5084">
      <w:pPr>
        <w:ind w:firstLine="0"/>
        <w:sectPr w:rsidR="009C5084" w:rsidSect="00A876C1">
          <w:footerReference w:type="default" r:id="rId8"/>
          <w:footerReference w:type="first" r:id="rId9"/>
          <w:pgSz w:w="11906" w:h="16838" w:code="9"/>
          <w:pgMar w:top="1134" w:right="1134" w:bottom="1134" w:left="1134" w:header="709" w:footer="709" w:gutter="0"/>
          <w:pgNumType w:start="1"/>
          <w:cols w:space="708"/>
          <w:titlePg/>
          <w:docGrid w:linePitch="381"/>
        </w:sectPr>
      </w:pPr>
      <w:r>
        <w:t>TITLE PAGE</w:t>
      </w:r>
    </w:p>
    <w:sdt>
      <w:sdtPr>
        <w:rPr>
          <w:rFonts w:ascii="Times New Roman" w:eastAsiaTheme="minorHAnsi" w:hAnsi="Times New Roman" w:cstheme="minorBidi"/>
          <w:color w:val="auto"/>
          <w:kern w:val="2"/>
          <w:sz w:val="24"/>
          <w:szCs w:val="28"/>
          <w:lang w:val="en-GB" w:eastAsia="en-US"/>
          <w14:ligatures w14:val="standardContextual"/>
        </w:rPr>
        <w:id w:val="-608128992"/>
        <w:docPartObj>
          <w:docPartGallery w:val="Table of Contents"/>
          <w:docPartUnique/>
        </w:docPartObj>
      </w:sdtPr>
      <w:sdtEndPr>
        <w:rPr>
          <w:b/>
          <w:bCs/>
        </w:rPr>
      </w:sdtEndPr>
      <w:sdtContent>
        <w:p w14:paraId="5EF79F17" w14:textId="09005C45" w:rsidR="009C5084" w:rsidRPr="00D35D65" w:rsidRDefault="009C5084">
          <w:pPr>
            <w:pStyle w:val="TOCHeading"/>
            <w:rPr>
              <w:rFonts w:ascii="Times New Roman" w:hAnsi="Times New Roman" w:cs="Times New Roman"/>
              <w:b/>
              <w:bCs/>
              <w:color w:val="000000" w:themeColor="text1"/>
            </w:rPr>
          </w:pPr>
          <w:r w:rsidRPr="00D35D65">
            <w:rPr>
              <w:rFonts w:ascii="Times New Roman" w:hAnsi="Times New Roman" w:cs="Times New Roman"/>
              <w:b/>
              <w:bCs/>
              <w:color w:val="000000" w:themeColor="text1"/>
              <w:lang w:val="en-GB"/>
            </w:rPr>
            <w:t>Table of Contents</w:t>
          </w:r>
        </w:p>
        <w:p w14:paraId="0767AFB2" w14:textId="0E7A9A6A" w:rsidR="00B86268" w:rsidRDefault="009C5084">
          <w:pPr>
            <w:pStyle w:val="TOC1"/>
            <w:tabs>
              <w:tab w:val="right" w:leader="dot" w:pos="9628"/>
            </w:tabs>
            <w:rPr>
              <w:rFonts w:asciiTheme="minorHAnsi" w:eastAsiaTheme="minorEastAsia" w:hAnsiTheme="minorHAnsi"/>
              <w:noProof/>
              <w:sz w:val="22"/>
              <w:szCs w:val="22"/>
              <w:lang w:val="ru-RU" w:eastAsia="ru-RU"/>
            </w:rPr>
          </w:pPr>
          <w:r>
            <w:fldChar w:fldCharType="begin"/>
          </w:r>
          <w:r>
            <w:instrText xml:space="preserve"> TOC \o "1-3" \h \z \u </w:instrText>
          </w:r>
          <w:r>
            <w:fldChar w:fldCharType="separate"/>
          </w:r>
          <w:hyperlink w:anchor="_Toc158247082" w:history="1">
            <w:r w:rsidR="00B86268" w:rsidRPr="00D97D3C">
              <w:rPr>
                <w:rStyle w:val="Hyperlink"/>
                <w:noProof/>
              </w:rPr>
              <w:t>Abstract</w:t>
            </w:r>
            <w:r w:rsidR="00B86268">
              <w:rPr>
                <w:noProof/>
                <w:webHidden/>
              </w:rPr>
              <w:tab/>
            </w:r>
            <w:r w:rsidR="00B86268">
              <w:rPr>
                <w:noProof/>
                <w:webHidden/>
              </w:rPr>
              <w:fldChar w:fldCharType="begin"/>
            </w:r>
            <w:r w:rsidR="00B86268">
              <w:rPr>
                <w:noProof/>
                <w:webHidden/>
              </w:rPr>
              <w:instrText xml:space="preserve"> PAGEREF _Toc158247082 \h </w:instrText>
            </w:r>
            <w:r w:rsidR="00B86268">
              <w:rPr>
                <w:noProof/>
                <w:webHidden/>
              </w:rPr>
            </w:r>
            <w:r w:rsidR="00B86268">
              <w:rPr>
                <w:noProof/>
                <w:webHidden/>
              </w:rPr>
              <w:fldChar w:fldCharType="separate"/>
            </w:r>
            <w:r w:rsidR="00B86268">
              <w:rPr>
                <w:noProof/>
                <w:webHidden/>
              </w:rPr>
              <w:t>1</w:t>
            </w:r>
            <w:r w:rsidR="00B86268">
              <w:rPr>
                <w:noProof/>
                <w:webHidden/>
              </w:rPr>
              <w:fldChar w:fldCharType="end"/>
            </w:r>
          </w:hyperlink>
        </w:p>
        <w:p w14:paraId="2FCBF4A4" w14:textId="669E87AA"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083" w:history="1">
            <w:r w:rsidR="00B86268" w:rsidRPr="00D97D3C">
              <w:rPr>
                <w:rStyle w:val="Hyperlink"/>
                <w:noProof/>
              </w:rPr>
              <w:t>Introduction</w:t>
            </w:r>
            <w:r w:rsidR="00B86268">
              <w:rPr>
                <w:noProof/>
                <w:webHidden/>
              </w:rPr>
              <w:tab/>
            </w:r>
            <w:r w:rsidR="00B86268">
              <w:rPr>
                <w:noProof/>
                <w:webHidden/>
              </w:rPr>
              <w:fldChar w:fldCharType="begin"/>
            </w:r>
            <w:r w:rsidR="00B86268">
              <w:rPr>
                <w:noProof/>
                <w:webHidden/>
              </w:rPr>
              <w:instrText xml:space="preserve"> PAGEREF _Toc158247083 \h </w:instrText>
            </w:r>
            <w:r w:rsidR="00B86268">
              <w:rPr>
                <w:noProof/>
                <w:webHidden/>
              </w:rPr>
            </w:r>
            <w:r w:rsidR="00B86268">
              <w:rPr>
                <w:noProof/>
                <w:webHidden/>
              </w:rPr>
              <w:fldChar w:fldCharType="separate"/>
            </w:r>
            <w:r w:rsidR="00B86268">
              <w:rPr>
                <w:noProof/>
                <w:webHidden/>
              </w:rPr>
              <w:t>1</w:t>
            </w:r>
            <w:r w:rsidR="00B86268">
              <w:rPr>
                <w:noProof/>
                <w:webHidden/>
              </w:rPr>
              <w:fldChar w:fldCharType="end"/>
            </w:r>
          </w:hyperlink>
        </w:p>
        <w:p w14:paraId="3E74FB2A" w14:textId="781C7688"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084" w:history="1">
            <w:r w:rsidR="00B86268" w:rsidRPr="00D97D3C">
              <w:rPr>
                <w:rStyle w:val="Hyperlink"/>
                <w:noProof/>
              </w:rPr>
              <w:t>Chapter 1 Overview on X-ray detection</w:t>
            </w:r>
            <w:r w:rsidR="00B86268">
              <w:rPr>
                <w:noProof/>
                <w:webHidden/>
              </w:rPr>
              <w:tab/>
            </w:r>
            <w:r w:rsidR="00B86268">
              <w:rPr>
                <w:noProof/>
                <w:webHidden/>
              </w:rPr>
              <w:fldChar w:fldCharType="begin"/>
            </w:r>
            <w:r w:rsidR="00B86268">
              <w:rPr>
                <w:noProof/>
                <w:webHidden/>
              </w:rPr>
              <w:instrText xml:space="preserve"> PAGEREF _Toc158247084 \h </w:instrText>
            </w:r>
            <w:r w:rsidR="00B86268">
              <w:rPr>
                <w:noProof/>
                <w:webHidden/>
              </w:rPr>
            </w:r>
            <w:r w:rsidR="00B86268">
              <w:rPr>
                <w:noProof/>
                <w:webHidden/>
              </w:rPr>
              <w:fldChar w:fldCharType="separate"/>
            </w:r>
            <w:r w:rsidR="00B86268">
              <w:rPr>
                <w:noProof/>
                <w:webHidden/>
              </w:rPr>
              <w:t>1</w:t>
            </w:r>
            <w:r w:rsidR="00B86268">
              <w:rPr>
                <w:noProof/>
                <w:webHidden/>
              </w:rPr>
              <w:fldChar w:fldCharType="end"/>
            </w:r>
          </w:hyperlink>
        </w:p>
        <w:p w14:paraId="28D44DF4" w14:textId="58A73FCE" w:rsidR="00B86268" w:rsidRDefault="00000000">
          <w:pPr>
            <w:pStyle w:val="TOC2"/>
            <w:tabs>
              <w:tab w:val="right" w:leader="dot" w:pos="9628"/>
            </w:tabs>
            <w:rPr>
              <w:rFonts w:asciiTheme="minorHAnsi" w:eastAsiaTheme="minorEastAsia" w:hAnsiTheme="minorHAnsi"/>
              <w:noProof/>
              <w:sz w:val="22"/>
              <w:szCs w:val="22"/>
              <w:lang w:val="ru-RU" w:eastAsia="ru-RU"/>
            </w:rPr>
          </w:pPr>
          <w:hyperlink w:anchor="_Toc158247085" w:history="1">
            <w:r w:rsidR="00B86268" w:rsidRPr="00D97D3C">
              <w:rPr>
                <w:rStyle w:val="Hyperlink"/>
                <w:noProof/>
              </w:rPr>
              <w:t>1.1 Sources of characteristic X-rays</w:t>
            </w:r>
            <w:r w:rsidR="00B86268">
              <w:rPr>
                <w:noProof/>
                <w:webHidden/>
              </w:rPr>
              <w:tab/>
            </w:r>
            <w:r w:rsidR="00B86268">
              <w:rPr>
                <w:noProof/>
                <w:webHidden/>
              </w:rPr>
              <w:fldChar w:fldCharType="begin"/>
            </w:r>
            <w:r w:rsidR="00B86268">
              <w:rPr>
                <w:noProof/>
                <w:webHidden/>
              </w:rPr>
              <w:instrText xml:space="preserve"> PAGEREF _Toc158247085 \h </w:instrText>
            </w:r>
            <w:r w:rsidR="00B86268">
              <w:rPr>
                <w:noProof/>
                <w:webHidden/>
              </w:rPr>
            </w:r>
            <w:r w:rsidR="00B86268">
              <w:rPr>
                <w:noProof/>
                <w:webHidden/>
              </w:rPr>
              <w:fldChar w:fldCharType="separate"/>
            </w:r>
            <w:r w:rsidR="00B86268">
              <w:rPr>
                <w:noProof/>
                <w:webHidden/>
              </w:rPr>
              <w:t>1</w:t>
            </w:r>
            <w:r w:rsidR="00B86268">
              <w:rPr>
                <w:noProof/>
                <w:webHidden/>
              </w:rPr>
              <w:fldChar w:fldCharType="end"/>
            </w:r>
          </w:hyperlink>
        </w:p>
        <w:p w14:paraId="73BF5F5B" w14:textId="4BE7A704" w:rsidR="00B86268" w:rsidRDefault="00000000">
          <w:pPr>
            <w:pStyle w:val="TOC2"/>
            <w:tabs>
              <w:tab w:val="right" w:leader="dot" w:pos="9628"/>
            </w:tabs>
            <w:rPr>
              <w:rFonts w:asciiTheme="minorHAnsi" w:eastAsiaTheme="minorEastAsia" w:hAnsiTheme="minorHAnsi"/>
              <w:noProof/>
              <w:sz w:val="22"/>
              <w:szCs w:val="22"/>
              <w:lang w:val="ru-RU" w:eastAsia="ru-RU"/>
            </w:rPr>
          </w:pPr>
          <w:hyperlink w:anchor="_Toc158247086" w:history="1">
            <w:r w:rsidR="00B86268" w:rsidRPr="00D97D3C">
              <w:rPr>
                <w:rStyle w:val="Hyperlink"/>
                <w:noProof/>
              </w:rPr>
              <w:t>1.2 Interaction mechanisms of X-rays with matter</w:t>
            </w:r>
            <w:r w:rsidR="00B86268">
              <w:rPr>
                <w:noProof/>
                <w:webHidden/>
              </w:rPr>
              <w:tab/>
            </w:r>
            <w:r w:rsidR="00B86268">
              <w:rPr>
                <w:noProof/>
                <w:webHidden/>
              </w:rPr>
              <w:fldChar w:fldCharType="begin"/>
            </w:r>
            <w:r w:rsidR="00B86268">
              <w:rPr>
                <w:noProof/>
                <w:webHidden/>
              </w:rPr>
              <w:instrText xml:space="preserve"> PAGEREF _Toc158247086 \h </w:instrText>
            </w:r>
            <w:r w:rsidR="00B86268">
              <w:rPr>
                <w:noProof/>
                <w:webHidden/>
              </w:rPr>
            </w:r>
            <w:r w:rsidR="00B86268">
              <w:rPr>
                <w:noProof/>
                <w:webHidden/>
              </w:rPr>
              <w:fldChar w:fldCharType="separate"/>
            </w:r>
            <w:r w:rsidR="00B86268">
              <w:rPr>
                <w:noProof/>
                <w:webHidden/>
              </w:rPr>
              <w:t>2</w:t>
            </w:r>
            <w:r w:rsidR="00B86268">
              <w:rPr>
                <w:noProof/>
                <w:webHidden/>
              </w:rPr>
              <w:fldChar w:fldCharType="end"/>
            </w:r>
          </w:hyperlink>
        </w:p>
        <w:p w14:paraId="0FBA1E79" w14:textId="0290FF35" w:rsidR="00B86268" w:rsidRDefault="00000000">
          <w:pPr>
            <w:pStyle w:val="TOC2"/>
            <w:tabs>
              <w:tab w:val="right" w:leader="dot" w:pos="9628"/>
            </w:tabs>
            <w:rPr>
              <w:rFonts w:asciiTheme="minorHAnsi" w:eastAsiaTheme="minorEastAsia" w:hAnsiTheme="minorHAnsi"/>
              <w:noProof/>
              <w:sz w:val="22"/>
              <w:szCs w:val="22"/>
              <w:lang w:val="ru-RU" w:eastAsia="ru-RU"/>
            </w:rPr>
          </w:pPr>
          <w:hyperlink w:anchor="_Toc158247087" w:history="1">
            <w:r w:rsidR="00B86268" w:rsidRPr="00D97D3C">
              <w:rPr>
                <w:rStyle w:val="Hyperlink"/>
                <w:noProof/>
              </w:rPr>
              <w:t>1.3 X-ray tube</w:t>
            </w:r>
            <w:r w:rsidR="00B86268">
              <w:rPr>
                <w:noProof/>
                <w:webHidden/>
              </w:rPr>
              <w:tab/>
            </w:r>
            <w:r w:rsidR="00B86268">
              <w:rPr>
                <w:noProof/>
                <w:webHidden/>
              </w:rPr>
              <w:fldChar w:fldCharType="begin"/>
            </w:r>
            <w:r w:rsidR="00B86268">
              <w:rPr>
                <w:noProof/>
                <w:webHidden/>
              </w:rPr>
              <w:instrText xml:space="preserve"> PAGEREF _Toc158247087 \h </w:instrText>
            </w:r>
            <w:r w:rsidR="00B86268">
              <w:rPr>
                <w:noProof/>
                <w:webHidden/>
              </w:rPr>
            </w:r>
            <w:r w:rsidR="00B86268">
              <w:rPr>
                <w:noProof/>
                <w:webHidden/>
              </w:rPr>
              <w:fldChar w:fldCharType="separate"/>
            </w:r>
            <w:r w:rsidR="00B86268">
              <w:rPr>
                <w:noProof/>
                <w:webHidden/>
              </w:rPr>
              <w:t>5</w:t>
            </w:r>
            <w:r w:rsidR="00B86268">
              <w:rPr>
                <w:noProof/>
                <w:webHidden/>
              </w:rPr>
              <w:fldChar w:fldCharType="end"/>
            </w:r>
          </w:hyperlink>
        </w:p>
        <w:p w14:paraId="722FB789" w14:textId="274C93D7" w:rsidR="00B86268" w:rsidRDefault="00000000">
          <w:pPr>
            <w:pStyle w:val="TOC2"/>
            <w:tabs>
              <w:tab w:val="right" w:leader="dot" w:pos="9628"/>
            </w:tabs>
            <w:rPr>
              <w:rFonts w:asciiTheme="minorHAnsi" w:eastAsiaTheme="minorEastAsia" w:hAnsiTheme="minorHAnsi"/>
              <w:noProof/>
              <w:sz w:val="22"/>
              <w:szCs w:val="22"/>
              <w:lang w:val="ru-RU" w:eastAsia="ru-RU"/>
            </w:rPr>
          </w:pPr>
          <w:hyperlink w:anchor="_Toc158247088" w:history="1">
            <w:r w:rsidR="00B86268" w:rsidRPr="00D97D3C">
              <w:rPr>
                <w:rStyle w:val="Hyperlink"/>
                <w:noProof/>
              </w:rPr>
              <w:t>1.4 Inorganic semiconducting materials for X-ray detection</w:t>
            </w:r>
            <w:r w:rsidR="00B86268">
              <w:rPr>
                <w:noProof/>
                <w:webHidden/>
              </w:rPr>
              <w:tab/>
            </w:r>
            <w:r w:rsidR="00B86268">
              <w:rPr>
                <w:noProof/>
                <w:webHidden/>
              </w:rPr>
              <w:fldChar w:fldCharType="begin"/>
            </w:r>
            <w:r w:rsidR="00B86268">
              <w:rPr>
                <w:noProof/>
                <w:webHidden/>
              </w:rPr>
              <w:instrText xml:space="preserve"> PAGEREF _Toc158247088 \h </w:instrText>
            </w:r>
            <w:r w:rsidR="00B86268">
              <w:rPr>
                <w:noProof/>
                <w:webHidden/>
              </w:rPr>
            </w:r>
            <w:r w:rsidR="00B86268">
              <w:rPr>
                <w:noProof/>
                <w:webHidden/>
              </w:rPr>
              <w:fldChar w:fldCharType="separate"/>
            </w:r>
            <w:r w:rsidR="00B86268">
              <w:rPr>
                <w:noProof/>
                <w:webHidden/>
              </w:rPr>
              <w:t>8</w:t>
            </w:r>
            <w:r w:rsidR="00B86268">
              <w:rPr>
                <w:noProof/>
                <w:webHidden/>
              </w:rPr>
              <w:fldChar w:fldCharType="end"/>
            </w:r>
          </w:hyperlink>
        </w:p>
        <w:p w14:paraId="2BA0E9B9" w14:textId="3EA296C6"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089" w:history="1">
            <w:r w:rsidR="00B86268" w:rsidRPr="00D97D3C">
              <w:rPr>
                <w:rStyle w:val="Hyperlink"/>
                <w:noProof/>
              </w:rPr>
              <w:t>Chapter 2 Overview on materials</w:t>
            </w:r>
            <w:r w:rsidR="00B86268">
              <w:rPr>
                <w:noProof/>
                <w:webHidden/>
              </w:rPr>
              <w:tab/>
            </w:r>
            <w:r w:rsidR="00B86268">
              <w:rPr>
                <w:noProof/>
                <w:webHidden/>
              </w:rPr>
              <w:fldChar w:fldCharType="begin"/>
            </w:r>
            <w:r w:rsidR="00B86268">
              <w:rPr>
                <w:noProof/>
                <w:webHidden/>
              </w:rPr>
              <w:instrText xml:space="preserve"> PAGEREF _Toc158247089 \h </w:instrText>
            </w:r>
            <w:r w:rsidR="00B86268">
              <w:rPr>
                <w:noProof/>
                <w:webHidden/>
              </w:rPr>
            </w:r>
            <w:r w:rsidR="00B86268">
              <w:rPr>
                <w:noProof/>
                <w:webHidden/>
              </w:rPr>
              <w:fldChar w:fldCharType="separate"/>
            </w:r>
            <w:r w:rsidR="00B86268">
              <w:rPr>
                <w:noProof/>
                <w:webHidden/>
              </w:rPr>
              <w:t>14</w:t>
            </w:r>
            <w:r w:rsidR="00B86268">
              <w:rPr>
                <w:noProof/>
                <w:webHidden/>
              </w:rPr>
              <w:fldChar w:fldCharType="end"/>
            </w:r>
          </w:hyperlink>
        </w:p>
        <w:p w14:paraId="573327DC" w14:textId="790FE7F2"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090" w:history="1">
            <w:r w:rsidR="00B86268" w:rsidRPr="00D97D3C">
              <w:rPr>
                <w:rStyle w:val="Hyperlink"/>
                <w:noProof/>
              </w:rPr>
              <w:t>Chapter 3 Experimental Methods</w:t>
            </w:r>
            <w:r w:rsidR="00B86268">
              <w:rPr>
                <w:noProof/>
                <w:webHidden/>
              </w:rPr>
              <w:tab/>
            </w:r>
            <w:r w:rsidR="00B86268">
              <w:rPr>
                <w:noProof/>
                <w:webHidden/>
              </w:rPr>
              <w:fldChar w:fldCharType="begin"/>
            </w:r>
            <w:r w:rsidR="00B86268">
              <w:rPr>
                <w:noProof/>
                <w:webHidden/>
              </w:rPr>
              <w:instrText xml:space="preserve"> PAGEREF _Toc158247090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608D11F7" w14:textId="68B7AA3B" w:rsidR="00B86268" w:rsidRDefault="00000000">
          <w:pPr>
            <w:pStyle w:val="TOC2"/>
            <w:tabs>
              <w:tab w:val="right" w:leader="dot" w:pos="9628"/>
            </w:tabs>
            <w:rPr>
              <w:rFonts w:asciiTheme="minorHAnsi" w:eastAsiaTheme="minorEastAsia" w:hAnsiTheme="minorHAnsi"/>
              <w:noProof/>
              <w:sz w:val="22"/>
              <w:szCs w:val="22"/>
              <w:lang w:val="ru-RU" w:eastAsia="ru-RU"/>
            </w:rPr>
          </w:pPr>
          <w:hyperlink w:anchor="_Toc158247091" w:history="1">
            <w:r w:rsidR="00B86268" w:rsidRPr="00D97D3C">
              <w:rPr>
                <w:rStyle w:val="Hyperlink"/>
                <w:noProof/>
              </w:rPr>
              <w:t>3.1 MoS2 Samples</w:t>
            </w:r>
            <w:r w:rsidR="00B86268">
              <w:rPr>
                <w:noProof/>
                <w:webHidden/>
              </w:rPr>
              <w:tab/>
            </w:r>
            <w:r w:rsidR="00B86268">
              <w:rPr>
                <w:noProof/>
                <w:webHidden/>
              </w:rPr>
              <w:fldChar w:fldCharType="begin"/>
            </w:r>
            <w:r w:rsidR="00B86268">
              <w:rPr>
                <w:noProof/>
                <w:webHidden/>
              </w:rPr>
              <w:instrText xml:space="preserve"> PAGEREF _Toc158247091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1EF711EA" w14:textId="09FD1E7B" w:rsidR="00B86268" w:rsidRDefault="00000000">
          <w:pPr>
            <w:pStyle w:val="TOC3"/>
            <w:tabs>
              <w:tab w:val="right" w:leader="dot" w:pos="9628"/>
            </w:tabs>
            <w:rPr>
              <w:rFonts w:asciiTheme="minorHAnsi" w:eastAsiaTheme="minorEastAsia" w:hAnsiTheme="minorHAnsi"/>
              <w:noProof/>
              <w:sz w:val="22"/>
              <w:szCs w:val="22"/>
              <w:lang w:val="ru-RU" w:eastAsia="ru-RU"/>
            </w:rPr>
          </w:pPr>
          <w:hyperlink w:anchor="_Toc158247092" w:history="1">
            <w:r w:rsidR="00B86268" w:rsidRPr="00D97D3C">
              <w:rPr>
                <w:rStyle w:val="Hyperlink"/>
                <w:noProof/>
              </w:rPr>
              <w:t>3.1.1 Fabrication methods</w:t>
            </w:r>
            <w:r w:rsidR="00B86268">
              <w:rPr>
                <w:noProof/>
                <w:webHidden/>
              </w:rPr>
              <w:tab/>
            </w:r>
            <w:r w:rsidR="00B86268">
              <w:rPr>
                <w:noProof/>
                <w:webHidden/>
              </w:rPr>
              <w:fldChar w:fldCharType="begin"/>
            </w:r>
            <w:r w:rsidR="00B86268">
              <w:rPr>
                <w:noProof/>
                <w:webHidden/>
              </w:rPr>
              <w:instrText xml:space="preserve"> PAGEREF _Toc158247092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0777080A" w14:textId="51A2E524" w:rsidR="00B86268" w:rsidRDefault="00000000">
          <w:pPr>
            <w:pStyle w:val="TOC3"/>
            <w:tabs>
              <w:tab w:val="right" w:leader="dot" w:pos="9628"/>
            </w:tabs>
            <w:rPr>
              <w:rFonts w:asciiTheme="minorHAnsi" w:eastAsiaTheme="minorEastAsia" w:hAnsiTheme="minorHAnsi"/>
              <w:noProof/>
              <w:sz w:val="22"/>
              <w:szCs w:val="22"/>
              <w:lang w:val="ru-RU" w:eastAsia="ru-RU"/>
            </w:rPr>
          </w:pPr>
          <w:hyperlink w:anchor="_Toc158247093" w:history="1">
            <w:r w:rsidR="00B86268" w:rsidRPr="00D97D3C">
              <w:rPr>
                <w:rStyle w:val="Hyperlink"/>
                <w:noProof/>
              </w:rPr>
              <w:t>3.1.2 IV characterization</w:t>
            </w:r>
            <w:r w:rsidR="00B86268">
              <w:rPr>
                <w:noProof/>
                <w:webHidden/>
              </w:rPr>
              <w:tab/>
            </w:r>
            <w:r w:rsidR="00B86268">
              <w:rPr>
                <w:noProof/>
                <w:webHidden/>
              </w:rPr>
              <w:fldChar w:fldCharType="begin"/>
            </w:r>
            <w:r w:rsidR="00B86268">
              <w:rPr>
                <w:noProof/>
                <w:webHidden/>
              </w:rPr>
              <w:instrText xml:space="preserve"> PAGEREF _Toc158247093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7C7C2CCA" w14:textId="3612EDBA" w:rsidR="00B86268" w:rsidRDefault="00000000">
          <w:pPr>
            <w:pStyle w:val="TOC3"/>
            <w:tabs>
              <w:tab w:val="right" w:leader="dot" w:pos="9628"/>
            </w:tabs>
            <w:rPr>
              <w:rFonts w:asciiTheme="minorHAnsi" w:eastAsiaTheme="minorEastAsia" w:hAnsiTheme="minorHAnsi"/>
              <w:noProof/>
              <w:sz w:val="22"/>
              <w:szCs w:val="22"/>
              <w:lang w:val="ru-RU" w:eastAsia="ru-RU"/>
            </w:rPr>
          </w:pPr>
          <w:hyperlink w:anchor="_Toc158247094" w:history="1">
            <w:r w:rsidR="00B86268" w:rsidRPr="00D97D3C">
              <w:rPr>
                <w:rStyle w:val="Hyperlink"/>
                <w:noProof/>
              </w:rPr>
              <w:t>3.1.3 Characterization under X-rays</w:t>
            </w:r>
            <w:r w:rsidR="00B86268">
              <w:rPr>
                <w:noProof/>
                <w:webHidden/>
              </w:rPr>
              <w:tab/>
            </w:r>
            <w:r w:rsidR="00B86268">
              <w:rPr>
                <w:noProof/>
                <w:webHidden/>
              </w:rPr>
              <w:fldChar w:fldCharType="begin"/>
            </w:r>
            <w:r w:rsidR="00B86268">
              <w:rPr>
                <w:noProof/>
                <w:webHidden/>
              </w:rPr>
              <w:instrText xml:space="preserve"> PAGEREF _Toc158247094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42CF3453" w14:textId="26FBFCFE" w:rsidR="00B86268" w:rsidRDefault="00000000">
          <w:pPr>
            <w:pStyle w:val="TOC2"/>
            <w:tabs>
              <w:tab w:val="right" w:leader="dot" w:pos="9628"/>
            </w:tabs>
            <w:rPr>
              <w:rFonts w:asciiTheme="minorHAnsi" w:eastAsiaTheme="minorEastAsia" w:hAnsiTheme="minorHAnsi"/>
              <w:noProof/>
              <w:sz w:val="22"/>
              <w:szCs w:val="22"/>
              <w:lang w:val="ru-RU" w:eastAsia="ru-RU"/>
            </w:rPr>
          </w:pPr>
          <w:hyperlink w:anchor="_Toc158247095" w:history="1">
            <w:r w:rsidR="00B86268" w:rsidRPr="00D97D3C">
              <w:rPr>
                <w:rStyle w:val="Hyperlink"/>
                <w:noProof/>
              </w:rPr>
              <w:t>3.2 TMTES:PS Samples</w:t>
            </w:r>
            <w:r w:rsidR="00B86268">
              <w:rPr>
                <w:noProof/>
                <w:webHidden/>
              </w:rPr>
              <w:tab/>
            </w:r>
            <w:r w:rsidR="00B86268">
              <w:rPr>
                <w:noProof/>
                <w:webHidden/>
              </w:rPr>
              <w:fldChar w:fldCharType="begin"/>
            </w:r>
            <w:r w:rsidR="00B86268">
              <w:rPr>
                <w:noProof/>
                <w:webHidden/>
              </w:rPr>
              <w:instrText xml:space="preserve"> PAGEREF _Toc158247095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22172035" w14:textId="54C35EF1" w:rsidR="00B86268" w:rsidRDefault="00000000">
          <w:pPr>
            <w:pStyle w:val="TOC3"/>
            <w:tabs>
              <w:tab w:val="right" w:leader="dot" w:pos="9628"/>
            </w:tabs>
            <w:rPr>
              <w:rFonts w:asciiTheme="minorHAnsi" w:eastAsiaTheme="minorEastAsia" w:hAnsiTheme="minorHAnsi"/>
              <w:noProof/>
              <w:sz w:val="22"/>
              <w:szCs w:val="22"/>
              <w:lang w:val="ru-RU" w:eastAsia="ru-RU"/>
            </w:rPr>
          </w:pPr>
          <w:hyperlink w:anchor="_Toc158247096" w:history="1">
            <w:r w:rsidR="00B86268" w:rsidRPr="00D97D3C">
              <w:rPr>
                <w:rStyle w:val="Hyperlink"/>
                <w:noProof/>
              </w:rPr>
              <w:t>3.2.1 Fabrication methods</w:t>
            </w:r>
            <w:r w:rsidR="00B86268">
              <w:rPr>
                <w:noProof/>
                <w:webHidden/>
              </w:rPr>
              <w:tab/>
            </w:r>
            <w:r w:rsidR="00B86268">
              <w:rPr>
                <w:noProof/>
                <w:webHidden/>
              </w:rPr>
              <w:fldChar w:fldCharType="begin"/>
            </w:r>
            <w:r w:rsidR="00B86268">
              <w:rPr>
                <w:noProof/>
                <w:webHidden/>
              </w:rPr>
              <w:instrText xml:space="preserve"> PAGEREF _Toc158247096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6C3B52BD" w14:textId="7EDED4E9" w:rsidR="00B86268" w:rsidRDefault="00000000">
          <w:pPr>
            <w:pStyle w:val="TOC3"/>
            <w:tabs>
              <w:tab w:val="right" w:leader="dot" w:pos="9628"/>
            </w:tabs>
            <w:rPr>
              <w:rFonts w:asciiTheme="minorHAnsi" w:eastAsiaTheme="minorEastAsia" w:hAnsiTheme="minorHAnsi"/>
              <w:noProof/>
              <w:sz w:val="22"/>
              <w:szCs w:val="22"/>
              <w:lang w:val="ru-RU" w:eastAsia="ru-RU"/>
            </w:rPr>
          </w:pPr>
          <w:hyperlink w:anchor="_Toc158247097" w:history="1">
            <w:r w:rsidR="00B86268" w:rsidRPr="00D97D3C">
              <w:rPr>
                <w:rStyle w:val="Hyperlink"/>
                <w:noProof/>
              </w:rPr>
              <w:t>3.2.2 IV characterization</w:t>
            </w:r>
            <w:r w:rsidR="00B86268">
              <w:rPr>
                <w:noProof/>
                <w:webHidden/>
              </w:rPr>
              <w:tab/>
            </w:r>
            <w:r w:rsidR="00B86268">
              <w:rPr>
                <w:noProof/>
                <w:webHidden/>
              </w:rPr>
              <w:fldChar w:fldCharType="begin"/>
            </w:r>
            <w:r w:rsidR="00B86268">
              <w:rPr>
                <w:noProof/>
                <w:webHidden/>
              </w:rPr>
              <w:instrText xml:space="preserve"> PAGEREF _Toc158247097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3AE2136C" w14:textId="47E05FA7" w:rsidR="00B86268" w:rsidRDefault="00000000">
          <w:pPr>
            <w:pStyle w:val="TOC3"/>
            <w:tabs>
              <w:tab w:val="right" w:leader="dot" w:pos="9628"/>
            </w:tabs>
            <w:rPr>
              <w:rFonts w:asciiTheme="minorHAnsi" w:eastAsiaTheme="minorEastAsia" w:hAnsiTheme="minorHAnsi"/>
              <w:noProof/>
              <w:sz w:val="22"/>
              <w:szCs w:val="22"/>
              <w:lang w:val="ru-RU" w:eastAsia="ru-RU"/>
            </w:rPr>
          </w:pPr>
          <w:hyperlink w:anchor="_Toc158247098" w:history="1">
            <w:r w:rsidR="00B86268" w:rsidRPr="00D97D3C">
              <w:rPr>
                <w:rStyle w:val="Hyperlink"/>
                <w:noProof/>
              </w:rPr>
              <w:t>3.2.3 Characterization under X-rays</w:t>
            </w:r>
            <w:r w:rsidR="00B86268">
              <w:rPr>
                <w:noProof/>
                <w:webHidden/>
              </w:rPr>
              <w:tab/>
            </w:r>
            <w:r w:rsidR="00B86268">
              <w:rPr>
                <w:noProof/>
                <w:webHidden/>
              </w:rPr>
              <w:fldChar w:fldCharType="begin"/>
            </w:r>
            <w:r w:rsidR="00B86268">
              <w:rPr>
                <w:noProof/>
                <w:webHidden/>
              </w:rPr>
              <w:instrText xml:space="preserve"> PAGEREF _Toc158247098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0E0FEC55" w14:textId="16B99E95"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099" w:history="1">
            <w:r w:rsidR="00B86268" w:rsidRPr="00D97D3C">
              <w:rPr>
                <w:rStyle w:val="Hyperlink"/>
                <w:noProof/>
              </w:rPr>
              <w:t>Chapter 4 Results for MoS</w:t>
            </w:r>
            <w:r w:rsidR="00B86268" w:rsidRPr="00D97D3C">
              <w:rPr>
                <w:rStyle w:val="Hyperlink"/>
                <w:noProof/>
                <w:vertAlign w:val="subscript"/>
              </w:rPr>
              <w:t xml:space="preserve">2 </w:t>
            </w:r>
            <w:r w:rsidR="00B86268" w:rsidRPr="00D97D3C">
              <w:rPr>
                <w:rStyle w:val="Hyperlink"/>
                <w:noProof/>
              </w:rPr>
              <w:t>samples</w:t>
            </w:r>
            <w:r w:rsidR="00B86268">
              <w:rPr>
                <w:noProof/>
                <w:webHidden/>
              </w:rPr>
              <w:tab/>
            </w:r>
            <w:r w:rsidR="00B86268">
              <w:rPr>
                <w:noProof/>
                <w:webHidden/>
              </w:rPr>
              <w:fldChar w:fldCharType="begin"/>
            </w:r>
            <w:r w:rsidR="00B86268">
              <w:rPr>
                <w:noProof/>
                <w:webHidden/>
              </w:rPr>
              <w:instrText xml:space="preserve"> PAGEREF _Toc158247099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13EA210B" w14:textId="346E2EA7"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100" w:history="1">
            <w:r w:rsidR="00B86268" w:rsidRPr="00D97D3C">
              <w:rPr>
                <w:rStyle w:val="Hyperlink"/>
                <w:noProof/>
              </w:rPr>
              <w:t>Chapter 5 Results for TMTES:PS samples</w:t>
            </w:r>
            <w:r w:rsidR="00B86268">
              <w:rPr>
                <w:noProof/>
                <w:webHidden/>
              </w:rPr>
              <w:tab/>
            </w:r>
            <w:r w:rsidR="00B86268">
              <w:rPr>
                <w:noProof/>
                <w:webHidden/>
              </w:rPr>
              <w:fldChar w:fldCharType="begin"/>
            </w:r>
            <w:r w:rsidR="00B86268">
              <w:rPr>
                <w:noProof/>
                <w:webHidden/>
              </w:rPr>
              <w:instrText xml:space="preserve"> PAGEREF _Toc158247100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18026443" w14:textId="58301E10"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101" w:history="1">
            <w:r w:rsidR="00B86268" w:rsidRPr="00D97D3C">
              <w:rPr>
                <w:rStyle w:val="Hyperlink"/>
                <w:noProof/>
              </w:rPr>
              <w:t>Chapter 6 Conclusions</w:t>
            </w:r>
            <w:r w:rsidR="00B86268">
              <w:rPr>
                <w:noProof/>
                <w:webHidden/>
              </w:rPr>
              <w:tab/>
            </w:r>
            <w:r w:rsidR="00B86268">
              <w:rPr>
                <w:noProof/>
                <w:webHidden/>
              </w:rPr>
              <w:fldChar w:fldCharType="begin"/>
            </w:r>
            <w:r w:rsidR="00B86268">
              <w:rPr>
                <w:noProof/>
                <w:webHidden/>
              </w:rPr>
              <w:instrText xml:space="preserve"> PAGEREF _Toc158247101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2ECD19D6" w14:textId="102AEEFF" w:rsidR="00B86268" w:rsidRDefault="00000000">
          <w:pPr>
            <w:pStyle w:val="TOC1"/>
            <w:tabs>
              <w:tab w:val="right" w:leader="dot" w:pos="9628"/>
            </w:tabs>
            <w:rPr>
              <w:rFonts w:asciiTheme="minorHAnsi" w:eastAsiaTheme="minorEastAsia" w:hAnsiTheme="minorHAnsi"/>
              <w:noProof/>
              <w:sz w:val="22"/>
              <w:szCs w:val="22"/>
              <w:lang w:val="ru-RU" w:eastAsia="ru-RU"/>
            </w:rPr>
          </w:pPr>
          <w:hyperlink w:anchor="_Toc158247102" w:history="1">
            <w:r w:rsidR="00B86268" w:rsidRPr="00D97D3C">
              <w:rPr>
                <w:rStyle w:val="Hyperlink"/>
                <w:noProof/>
              </w:rPr>
              <w:t>Bibliography</w:t>
            </w:r>
            <w:r w:rsidR="00B86268">
              <w:rPr>
                <w:noProof/>
                <w:webHidden/>
              </w:rPr>
              <w:tab/>
            </w:r>
            <w:r w:rsidR="00B86268">
              <w:rPr>
                <w:noProof/>
                <w:webHidden/>
              </w:rPr>
              <w:fldChar w:fldCharType="begin"/>
            </w:r>
            <w:r w:rsidR="00B86268">
              <w:rPr>
                <w:noProof/>
                <w:webHidden/>
              </w:rPr>
              <w:instrText xml:space="preserve"> PAGEREF _Toc158247102 \h </w:instrText>
            </w:r>
            <w:r w:rsidR="00B86268">
              <w:rPr>
                <w:noProof/>
                <w:webHidden/>
              </w:rPr>
            </w:r>
            <w:r w:rsidR="00B86268">
              <w:rPr>
                <w:noProof/>
                <w:webHidden/>
              </w:rPr>
              <w:fldChar w:fldCharType="separate"/>
            </w:r>
            <w:r w:rsidR="00B86268">
              <w:rPr>
                <w:noProof/>
                <w:webHidden/>
              </w:rPr>
              <w:t>15</w:t>
            </w:r>
            <w:r w:rsidR="00B86268">
              <w:rPr>
                <w:noProof/>
                <w:webHidden/>
              </w:rPr>
              <w:fldChar w:fldCharType="end"/>
            </w:r>
          </w:hyperlink>
        </w:p>
        <w:p w14:paraId="5C9F2BF7" w14:textId="0D64E2C3" w:rsidR="009C5084" w:rsidRDefault="009C5084">
          <w:r>
            <w:rPr>
              <w:b/>
              <w:bCs/>
            </w:rPr>
            <w:fldChar w:fldCharType="end"/>
          </w:r>
        </w:p>
      </w:sdtContent>
    </w:sdt>
    <w:p w14:paraId="41F98165" w14:textId="77777777" w:rsidR="002A0775" w:rsidRDefault="00BC416D" w:rsidP="009C5084">
      <w:pPr>
        <w:ind w:firstLine="0"/>
        <w:sectPr w:rsidR="002A0775" w:rsidSect="00A876C1">
          <w:footerReference w:type="first" r:id="rId10"/>
          <w:pgSz w:w="11906" w:h="16838" w:code="9"/>
          <w:pgMar w:top="1134" w:right="1134" w:bottom="1134" w:left="1134" w:header="709" w:footer="709" w:gutter="0"/>
          <w:pgNumType w:fmt="lowerRoman" w:start="1"/>
          <w:cols w:space="708"/>
          <w:titlePg/>
          <w:docGrid w:linePitch="381"/>
        </w:sectPr>
      </w:pPr>
      <w:r>
        <w:br w:type="page"/>
      </w:r>
    </w:p>
    <w:p w14:paraId="26AF7376" w14:textId="4D2BC6B5" w:rsidR="00FC68F5" w:rsidRDefault="00FC68F5" w:rsidP="009C5084">
      <w:pPr>
        <w:pStyle w:val="Heading1"/>
        <w:numPr>
          <w:ilvl w:val="0"/>
          <w:numId w:val="0"/>
        </w:numPr>
      </w:pPr>
      <w:bookmarkStart w:id="0" w:name="_Toc157538710"/>
      <w:bookmarkStart w:id="1" w:name="_Toc157539410"/>
      <w:bookmarkStart w:id="2" w:name="_Toc158247082"/>
      <w:r>
        <w:lastRenderedPageBreak/>
        <w:t>Abstract</w:t>
      </w:r>
      <w:bookmarkEnd w:id="0"/>
      <w:bookmarkEnd w:id="1"/>
      <w:bookmarkEnd w:id="2"/>
    </w:p>
    <w:p w14:paraId="39AC640C" w14:textId="0C6CA0ED" w:rsidR="00FC68F5" w:rsidRPr="00FC68F5" w:rsidRDefault="00FC68F5" w:rsidP="00943BAA">
      <w:pPr>
        <w:rPr>
          <w:lang w:val="en-US"/>
        </w:rPr>
      </w:pPr>
      <w:r>
        <w:rPr>
          <w:lang w:val="en-US"/>
        </w:rPr>
        <w:t>Here is the abstract…</w:t>
      </w:r>
    </w:p>
    <w:p w14:paraId="7AECC9F1" w14:textId="2EFFCEDB" w:rsidR="00FC68F5" w:rsidRPr="00FC68F5" w:rsidRDefault="00FB246B" w:rsidP="009C5084">
      <w:pPr>
        <w:pStyle w:val="Heading1"/>
        <w:numPr>
          <w:ilvl w:val="0"/>
          <w:numId w:val="0"/>
        </w:numPr>
      </w:pPr>
      <w:bookmarkStart w:id="3" w:name="_Toc157538711"/>
      <w:bookmarkStart w:id="4" w:name="_Toc157539411"/>
      <w:bookmarkStart w:id="5" w:name="_Toc158247083"/>
      <w:r w:rsidRPr="00FB246B">
        <w:t>Introduction</w:t>
      </w:r>
      <w:bookmarkEnd w:id="3"/>
      <w:bookmarkEnd w:id="4"/>
      <w:bookmarkEnd w:id="5"/>
    </w:p>
    <w:p w14:paraId="0F20A03E" w14:textId="69D6BCC5" w:rsidR="00FB246B" w:rsidRDefault="001B6D3D" w:rsidP="00513B19">
      <w:pPr>
        <w:rPr>
          <w:lang w:val="en-US"/>
        </w:rPr>
      </w:pPr>
      <w:r>
        <w:rPr>
          <w:lang w:val="en-US"/>
        </w:rPr>
        <w:t xml:space="preserve">This is the Introduction part. Here I include the topic of the thesis, brief description of innovative materials, the goal of the thesis – to understand and to compare two performances of the devices with similar structures, the structure of the thesis. </w:t>
      </w:r>
    </w:p>
    <w:p w14:paraId="34D79BC7" w14:textId="40E7060B" w:rsidR="001B6D3D" w:rsidRPr="001B6D3D" w:rsidRDefault="001B6D3D" w:rsidP="00943BAA">
      <w:pPr>
        <w:pStyle w:val="Heading1"/>
      </w:pPr>
      <w:bookmarkStart w:id="6" w:name="_Toc157538712"/>
      <w:bookmarkStart w:id="7" w:name="_Toc157539412"/>
      <w:bookmarkStart w:id="8" w:name="_Toc157539440"/>
      <w:bookmarkStart w:id="9" w:name="_Toc158247084"/>
      <w:r w:rsidRPr="001B6D3D">
        <w:t>Overview on X-ray detection</w:t>
      </w:r>
      <w:bookmarkEnd w:id="6"/>
      <w:bookmarkEnd w:id="7"/>
      <w:bookmarkEnd w:id="8"/>
      <w:bookmarkEnd w:id="9"/>
    </w:p>
    <w:p w14:paraId="02FBDC4E" w14:textId="7180B412" w:rsidR="001B6D3D" w:rsidRDefault="00FF3EF5" w:rsidP="00513B19">
      <w:pPr>
        <w:rPr>
          <w:lang w:val="en-US"/>
        </w:rPr>
      </w:pPr>
      <w:r w:rsidRPr="005A6588">
        <w:rPr>
          <w:lang w:val="en-US"/>
        </w:rPr>
        <w:t>Ionizing electromagnetic radiation is one of the basic types of radiation along with heavy charged particles, neutron and electron radiation. Particular interest is represented by the photons with the wavelength in the range between 0.1 Å and 1 Å, which constitute so-called X-rays. Such radiation is widely used in material science, crystallography, nuclear medicine, aerospace and in many other technological domains.</w:t>
      </w:r>
      <w:r w:rsidR="00734519" w:rsidRPr="005A6588">
        <w:rPr>
          <w:lang w:val="en-US"/>
        </w:rPr>
        <w:t xml:space="preserve"> </w:t>
      </w:r>
      <w:r w:rsidR="00734519">
        <w:rPr>
          <w:lang w:val="en-US"/>
        </w:rPr>
        <w:t xml:space="preserve">The physics behind the interaction form the basis for X-ray detection. </w:t>
      </w:r>
      <w:r>
        <w:rPr>
          <w:lang w:val="en-US"/>
        </w:rPr>
        <w:t xml:space="preserve">Therefore, before </w:t>
      </w:r>
      <w:r w:rsidR="009277B7">
        <w:rPr>
          <w:lang w:val="en-US"/>
        </w:rPr>
        <w:t>analyzing</w:t>
      </w:r>
      <w:r>
        <w:rPr>
          <w:lang w:val="en-US"/>
        </w:rPr>
        <w:t xml:space="preserve"> specifically the detection mechanisms and devices for X-ray detection, it is essential to study </w:t>
      </w:r>
      <w:r w:rsidR="009277B7">
        <w:rPr>
          <w:lang w:val="en-US"/>
        </w:rPr>
        <w:t>how X-ray photons are created</w:t>
      </w:r>
      <w:r>
        <w:rPr>
          <w:lang w:val="en-US"/>
        </w:rPr>
        <w:t xml:space="preserve"> and their interaction with atoms in matter. For this purpose</w:t>
      </w:r>
      <w:r w:rsidR="009277B7">
        <w:rPr>
          <w:lang w:val="en-US"/>
        </w:rPr>
        <w:t xml:space="preserve">, in this chapter I discuss basic phenomena that serve as X-ray sources, including atom excitation (used in X-ray tubes), excitation by radioactive decay and synchrotron radiation. After that the working principle of an X-ray tube is presented, since this tool was used in my research. </w:t>
      </w:r>
    </w:p>
    <w:p w14:paraId="218E4B97" w14:textId="5441EC69" w:rsidR="009277B7" w:rsidRPr="009277B7" w:rsidRDefault="009277B7" w:rsidP="00513B19">
      <w:pPr>
        <w:rPr>
          <w:lang w:val="en-US"/>
        </w:rPr>
      </w:pPr>
      <w:r>
        <w:rPr>
          <w:lang w:val="en-US"/>
        </w:rPr>
        <w:t xml:space="preserve">The next section will be dedicated to main mechanisms of interaction between X-ray with absorber atoms, which include photoelectric absorption, Rayleigh scattering etc. Finally, I will briefly discuss currently used X-ray detectors based on inorganic semiconductors, such as silicon (Si), germanium (Ge), gallium arsenide (GaAs) and other conventional semiconducting materials. </w:t>
      </w:r>
    </w:p>
    <w:p w14:paraId="63BB7287" w14:textId="37DFFDA0" w:rsidR="00513B19" w:rsidRDefault="00513B19" w:rsidP="00C3056B">
      <w:pPr>
        <w:pStyle w:val="Heading2"/>
      </w:pPr>
      <w:bookmarkStart w:id="10" w:name="_Toc158247085"/>
      <w:r>
        <w:t>Sources of characteristic X-rays</w:t>
      </w:r>
      <w:bookmarkEnd w:id="10"/>
    </w:p>
    <w:p w14:paraId="6EF29CBE" w14:textId="2D8F60A9" w:rsidR="00513B19" w:rsidRPr="00A02E8B" w:rsidRDefault="00513B19" w:rsidP="00513B19">
      <w:r>
        <w:rPr>
          <w:lang w:val="en-US"/>
        </w:rPr>
        <w:t xml:space="preserve">If the orbital electrons in an atom are disrupted from their normal configuration by some excitation process, the atom may exist in an excited state for a relatively short period of time. Eventually, there is a natural tendency for the orbital electrons to rearrange themselves to return the atom to its lowest energy state (ground state) within a time which is characteristically in the range of nanoseconds for a solid material. The energy </w:t>
      </w:r>
      <w:r w:rsidR="00BC66E2">
        <w:rPr>
          <w:lang w:val="en-US"/>
        </w:rPr>
        <w:t xml:space="preserve">emitted </w:t>
      </w:r>
      <w:r>
        <w:rPr>
          <w:lang w:val="en-US"/>
        </w:rPr>
        <w:t xml:space="preserve">in the transition from the excited state to the ground state takes the form of a </w:t>
      </w:r>
      <w:r>
        <w:rPr>
          <w:i/>
          <w:iCs/>
          <w:lang w:val="en-US"/>
        </w:rPr>
        <w:t>characteristic X-ray photon</w:t>
      </w:r>
      <w:r>
        <w:rPr>
          <w:lang w:val="en-US"/>
        </w:rPr>
        <w:t xml:space="preserve"> whose energy is defined as</w:t>
      </w:r>
      <w:r w:rsidR="007B7046">
        <w:rPr>
          <w:lang w:val="en-US"/>
        </w:rPr>
        <w:t xml:space="preserve"> the difference between the initial and the final states of the atom</w:t>
      </w:r>
      <w:commentRangeStart w:id="11"/>
      <w:sdt>
        <w:sdtPr>
          <w:rPr>
            <w:lang w:val="en-US"/>
          </w:rPr>
          <w:id w:val="415822726"/>
          <w:citation/>
        </w:sdtPr>
        <w:sdtContent>
          <w:r w:rsidR="00A02E8B">
            <w:rPr>
              <w:lang w:val="en-US"/>
            </w:rPr>
            <w:fldChar w:fldCharType="begin"/>
          </w:r>
          <w:r w:rsidR="00A02E8B">
            <w:rPr>
              <w:lang w:val="en-US"/>
            </w:rPr>
            <w:instrText xml:space="preserve"> CITATION Gle10 \l 1033 </w:instrText>
          </w:r>
          <w:r w:rsidR="00A02E8B">
            <w:rPr>
              <w:lang w:val="en-US"/>
            </w:rPr>
            <w:fldChar w:fldCharType="separate"/>
          </w:r>
          <w:r w:rsidR="00B86268">
            <w:rPr>
              <w:noProof/>
              <w:lang w:val="en-US"/>
            </w:rPr>
            <w:t xml:space="preserve"> (Knoll, 2010)</w:t>
          </w:r>
          <w:r w:rsidR="00A02E8B">
            <w:rPr>
              <w:lang w:val="en-US"/>
            </w:rPr>
            <w:fldChar w:fldCharType="end"/>
          </w:r>
        </w:sdtContent>
      </w:sdt>
      <w:commentRangeEnd w:id="11"/>
      <w:r w:rsidR="00BC66E2">
        <w:rPr>
          <w:rStyle w:val="CommentReference"/>
        </w:rPr>
        <w:commentReference w:id="11"/>
      </w:r>
      <w:r w:rsidR="00510FFF">
        <w:rPr>
          <w:lang w:val="en-US"/>
        </w:rPr>
        <w:t>.</w:t>
      </w:r>
    </w:p>
    <w:p w14:paraId="5B7BDC12" w14:textId="62D214C1" w:rsidR="003960EF" w:rsidRDefault="003960EF" w:rsidP="00513B19">
      <w:pPr>
        <w:rPr>
          <w:lang w:val="en-US"/>
        </w:rPr>
      </w:pPr>
      <w:r>
        <w:rPr>
          <w:lang w:val="en-US"/>
        </w:rPr>
        <w:t>A large number of different physical processes can lead to the population of excited atomic states from which characteristic X-rays originate. The most common mechanisms include:</w:t>
      </w:r>
    </w:p>
    <w:p w14:paraId="4A4B908D" w14:textId="664AF838" w:rsidR="003960EF" w:rsidRPr="00B4351C" w:rsidRDefault="003960EF" w:rsidP="00B4351C">
      <w:pPr>
        <w:pStyle w:val="ListParagraph"/>
        <w:numPr>
          <w:ilvl w:val="0"/>
          <w:numId w:val="16"/>
        </w:numPr>
        <w:rPr>
          <w:b/>
          <w:bCs/>
        </w:rPr>
      </w:pPr>
      <w:r w:rsidRPr="00B4351C">
        <w:rPr>
          <w:b/>
          <w:bCs/>
        </w:rPr>
        <w:lastRenderedPageBreak/>
        <w:t>Excitation by radioactive decay</w:t>
      </w:r>
    </w:p>
    <w:p w14:paraId="4FF900F0" w14:textId="2E59FABE" w:rsidR="003960EF" w:rsidRDefault="003960EF" w:rsidP="00C3056B">
      <w:pPr>
        <w:rPr>
          <w:lang w:val="en-US"/>
        </w:rPr>
      </w:pPr>
      <w:r>
        <w:rPr>
          <w:lang w:val="en-US"/>
        </w:rPr>
        <w:t xml:space="preserve">In the nuclear decay process of electron capture, the nuclear charge is decreased by the capture of an orbital electron, most often a </w:t>
      </w:r>
      <w:r>
        <w:rPr>
          <w:i/>
          <w:iCs/>
          <w:lang w:val="en-US"/>
        </w:rPr>
        <w:t>K</w:t>
      </w:r>
      <w:r>
        <w:rPr>
          <w:lang w:val="en-US"/>
        </w:rPr>
        <w:t>-electron. The resulting atom still has the right number of electrons, but the capture process also creates a vacancy in one of the inner shells. Once this vacancy is subsequently filled, characteristic X-rays are generated</w:t>
      </w:r>
      <w:r w:rsidR="00510FFF">
        <w:rPr>
          <w:lang w:val="en-US"/>
        </w:rPr>
        <w:t xml:space="preserve"> </w:t>
      </w:r>
      <w:sdt>
        <w:sdtPr>
          <w:rPr>
            <w:lang w:val="en-US"/>
          </w:rPr>
          <w:id w:val="-476373633"/>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B86268">
            <w:rPr>
              <w:noProof/>
              <w:lang w:val="en-US"/>
            </w:rPr>
            <w:t>(Knoll, 2010)</w:t>
          </w:r>
          <w:r w:rsidR="00510FFF">
            <w:rPr>
              <w:lang w:val="en-US"/>
            </w:rPr>
            <w:fldChar w:fldCharType="end"/>
          </w:r>
        </w:sdtContent>
      </w:sdt>
      <w:r w:rsidR="00510FFF">
        <w:rPr>
          <w:lang w:val="en-US"/>
        </w:rPr>
        <w:t>.</w:t>
      </w:r>
    </w:p>
    <w:p w14:paraId="314CE3E3" w14:textId="77777777" w:rsidR="00B4351C" w:rsidRPr="00825644" w:rsidRDefault="00B4351C" w:rsidP="00825644">
      <w:pPr>
        <w:pStyle w:val="ListParagraph"/>
        <w:numPr>
          <w:ilvl w:val="0"/>
          <w:numId w:val="16"/>
        </w:numPr>
        <w:rPr>
          <w:b/>
          <w:bCs/>
        </w:rPr>
      </w:pPr>
      <w:r w:rsidRPr="00825644">
        <w:rPr>
          <w:b/>
          <w:bCs/>
        </w:rPr>
        <w:t>Excitation by external radiation</w:t>
      </w:r>
    </w:p>
    <w:p w14:paraId="0B47F1A8" w14:textId="1F6842B0" w:rsidR="003960EF" w:rsidRPr="00B4351C" w:rsidRDefault="003960EF" w:rsidP="00B4351C">
      <w:pPr>
        <w:ind w:firstLine="708"/>
        <w:rPr>
          <w:lang w:val="en-US"/>
        </w:rPr>
      </w:pPr>
      <w:r w:rsidRPr="00B4351C">
        <w:rPr>
          <w:lang w:val="en-US"/>
        </w:rPr>
        <w:t xml:space="preserve">This method involves an external source of radiation (X-rays, electrons, </w:t>
      </w:r>
      <w:r w:rsidRPr="00B4351C">
        <w:rPr>
          <w:rFonts w:cs="Times New Roman"/>
          <w:lang w:val="en-US"/>
        </w:rPr>
        <w:t>α</w:t>
      </w:r>
      <w:r w:rsidRPr="00B4351C">
        <w:rPr>
          <w:lang w:val="en-US"/>
        </w:rPr>
        <w:t>-particles etc.)</w:t>
      </w:r>
      <w:r w:rsidR="00426642" w:rsidRPr="00B4351C">
        <w:rPr>
          <w:lang w:val="en-US"/>
        </w:rPr>
        <w:t xml:space="preserve"> which strikes the target, creating excited or ionized atoms in the target. Since many of these atoms eventually de-excite to the ground state through the emission of characteristic X-rays, the target can serve as a localized source of these X-rays</w:t>
      </w:r>
      <w:r w:rsidR="00510FFF" w:rsidRPr="00B4351C">
        <w:rPr>
          <w:lang w:val="en-US"/>
        </w:rPr>
        <w:t>.</w:t>
      </w:r>
    </w:p>
    <w:p w14:paraId="3AB6B7F1" w14:textId="40003DE2" w:rsidR="00426642" w:rsidRDefault="00426642" w:rsidP="003960EF">
      <w:pPr>
        <w:rPr>
          <w:lang w:val="en-US"/>
        </w:rPr>
      </w:pPr>
      <w:r>
        <w:rPr>
          <w:lang w:val="en-US"/>
        </w:rPr>
        <w:t xml:space="preserve">As an example, the incident radiation may consist of X-rays generated in a conventional X-ray tube. The external X-rays may then interact with the atoms of a target through photoelectric absorption; therefore, the excited atoms will emit characteristic X-rays creating their X-ray spectrum. This process is called </w:t>
      </w:r>
      <w:r>
        <w:rPr>
          <w:i/>
          <w:iCs/>
          <w:lang w:val="en-US"/>
        </w:rPr>
        <w:t>X-ray fluorescence</w:t>
      </w:r>
      <w:r>
        <w:rPr>
          <w:lang w:val="en-US"/>
        </w:rPr>
        <w:t>.</w:t>
      </w:r>
    </w:p>
    <w:p w14:paraId="50F3ADD7" w14:textId="77777777" w:rsidR="002D3343" w:rsidRDefault="00426642" w:rsidP="002D3343">
      <w:pPr>
        <w:rPr>
          <w:lang w:val="en-US"/>
        </w:rPr>
      </w:pPr>
      <w:commentRangeStart w:id="12"/>
      <w:r>
        <w:rPr>
          <w:lang w:val="en-US"/>
        </w:rPr>
        <w:t>Another example of</w:t>
      </w:r>
      <w:r w:rsidR="00934F24">
        <w:rPr>
          <w:lang w:val="en-US"/>
        </w:rPr>
        <w:t xml:space="preserve"> incident radiation could be an external electron beam. </w:t>
      </w:r>
      <w:r w:rsidR="002B0E80">
        <w:rPr>
          <w:lang w:val="en-US"/>
        </w:rPr>
        <w:t xml:space="preserve">In this case the characteristic X-ray spectrum from the target will be contaminated by the continuous </w:t>
      </w:r>
      <w:r w:rsidR="002B0E80">
        <w:rPr>
          <w:i/>
          <w:iCs/>
          <w:lang w:val="en-US"/>
        </w:rPr>
        <w:t>bremsstrahlung</w:t>
      </w:r>
      <w:r w:rsidR="002B0E80">
        <w:rPr>
          <w:lang w:val="en-US"/>
        </w:rPr>
        <w:t xml:space="preserve"> spectrum generated by the deceleration of impinging electrons by their interaction with atomic nuclei. For targets of low atomic number, acceleration potentials of only a few thousand volts are required, which allows to use compact electron sources.</w:t>
      </w:r>
      <w:commentRangeEnd w:id="12"/>
      <w:r w:rsidR="006356FF">
        <w:rPr>
          <w:rStyle w:val="CommentReference"/>
        </w:rPr>
        <w:commentReference w:id="12"/>
      </w:r>
    </w:p>
    <w:p w14:paraId="4090D0D0" w14:textId="64133C0D" w:rsidR="00802124" w:rsidRPr="002D3343" w:rsidRDefault="00802124" w:rsidP="002D3343">
      <w:pPr>
        <w:ind w:left="709" w:firstLine="0"/>
        <w:rPr>
          <w:lang w:val="en-US"/>
        </w:rPr>
      </w:pPr>
      <w:r>
        <w:rPr>
          <w:noProof/>
        </w:rPr>
        <w:drawing>
          <wp:inline distT="0" distB="0" distL="0" distR="0" wp14:anchorId="0F8C753F" wp14:editId="7BE00D4F">
            <wp:extent cx="3301062" cy="2926080"/>
            <wp:effectExtent l="0" t="0" r="0" b="7620"/>
            <wp:docPr id="878916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713" cy="2935521"/>
                    </a:xfrm>
                    <a:prstGeom prst="rect">
                      <a:avLst/>
                    </a:prstGeom>
                    <a:noFill/>
                    <a:ln>
                      <a:noFill/>
                    </a:ln>
                  </pic:spPr>
                </pic:pic>
              </a:graphicData>
            </a:graphic>
          </wp:inline>
        </w:drawing>
      </w:r>
    </w:p>
    <w:p w14:paraId="799B3A81" w14:textId="45F5D224" w:rsidR="00802124" w:rsidRDefault="00802124" w:rsidP="00802124">
      <w:pPr>
        <w:pStyle w:val="Caption"/>
        <w:rPr>
          <w:sz w:val="22"/>
          <w:szCs w:val="22"/>
        </w:rPr>
      </w:pPr>
      <w:r w:rsidRPr="00802124">
        <w:rPr>
          <w:sz w:val="22"/>
          <w:szCs w:val="22"/>
        </w:rPr>
        <w:t xml:space="preserve">Figure </w:t>
      </w:r>
      <w:r w:rsidR="00D71500">
        <w:rPr>
          <w:sz w:val="22"/>
          <w:szCs w:val="22"/>
        </w:rPr>
        <w:fldChar w:fldCharType="begin"/>
      </w:r>
      <w:r w:rsidR="00D71500">
        <w:rPr>
          <w:sz w:val="22"/>
          <w:szCs w:val="22"/>
        </w:rPr>
        <w:instrText xml:space="preserve"> STYLEREF 1 \s </w:instrText>
      </w:r>
      <w:r w:rsidR="00D71500">
        <w:rPr>
          <w:sz w:val="22"/>
          <w:szCs w:val="22"/>
        </w:rPr>
        <w:fldChar w:fldCharType="separate"/>
      </w:r>
      <w:r w:rsidR="00D71500">
        <w:rPr>
          <w:noProof/>
          <w:sz w:val="22"/>
          <w:szCs w:val="22"/>
        </w:rPr>
        <w:t>1</w:t>
      </w:r>
      <w:r w:rsidR="00D71500">
        <w:rPr>
          <w:sz w:val="22"/>
          <w:szCs w:val="22"/>
        </w:rPr>
        <w:fldChar w:fldCharType="end"/>
      </w:r>
      <w:r w:rsidR="00D71500">
        <w:rPr>
          <w:sz w:val="22"/>
          <w:szCs w:val="22"/>
        </w:rPr>
        <w:t>.</w:t>
      </w:r>
      <w:r w:rsidR="00D71500">
        <w:rPr>
          <w:sz w:val="22"/>
          <w:szCs w:val="22"/>
        </w:rPr>
        <w:fldChar w:fldCharType="begin"/>
      </w:r>
      <w:r w:rsidR="00D71500">
        <w:rPr>
          <w:sz w:val="22"/>
          <w:szCs w:val="22"/>
        </w:rPr>
        <w:instrText xml:space="preserve"> SEQ Figure \* ARABIC \s 1 </w:instrText>
      </w:r>
      <w:r w:rsidR="00D71500">
        <w:rPr>
          <w:sz w:val="22"/>
          <w:szCs w:val="22"/>
        </w:rPr>
        <w:fldChar w:fldCharType="separate"/>
      </w:r>
      <w:r w:rsidR="00D71500">
        <w:rPr>
          <w:noProof/>
          <w:sz w:val="22"/>
          <w:szCs w:val="22"/>
        </w:rPr>
        <w:t>1</w:t>
      </w:r>
      <w:r w:rsidR="00D71500">
        <w:rPr>
          <w:sz w:val="22"/>
          <w:szCs w:val="22"/>
        </w:rPr>
        <w:fldChar w:fldCharType="end"/>
      </w:r>
      <w:r w:rsidRPr="00802124">
        <w:rPr>
          <w:sz w:val="22"/>
          <w:szCs w:val="22"/>
        </w:rPr>
        <w:t xml:space="preserve"> Typical X-ray spectrum: (</w:t>
      </w:r>
      <w:r w:rsidRPr="00802124">
        <w:rPr>
          <w:b/>
          <w:bCs/>
          <w:sz w:val="22"/>
          <w:szCs w:val="22"/>
        </w:rPr>
        <w:t>a</w:t>
      </w:r>
      <w:r w:rsidRPr="00802124">
        <w:rPr>
          <w:sz w:val="22"/>
          <w:szCs w:val="22"/>
        </w:rPr>
        <w:t>) bremsstrahlung radiation outputs continuous spectrum; (</w:t>
      </w:r>
      <w:r w:rsidRPr="00802124">
        <w:rPr>
          <w:b/>
          <w:bCs/>
          <w:sz w:val="22"/>
          <w:szCs w:val="22"/>
        </w:rPr>
        <w:t>b</w:t>
      </w:r>
      <w:r w:rsidRPr="00802124">
        <w:rPr>
          <w:sz w:val="22"/>
          <w:szCs w:val="22"/>
        </w:rPr>
        <w:t xml:space="preserve">) characteristic radiation spectrum represents discrete peaks </w:t>
      </w:r>
      <w:sdt>
        <w:sdtPr>
          <w:rPr>
            <w:sz w:val="22"/>
            <w:szCs w:val="22"/>
          </w:rPr>
          <w:id w:val="-1241863556"/>
          <w:citation/>
        </w:sdtPr>
        <w:sdtContent>
          <w:r w:rsidRPr="00802124">
            <w:rPr>
              <w:sz w:val="22"/>
              <w:szCs w:val="22"/>
            </w:rPr>
            <w:fldChar w:fldCharType="begin"/>
          </w:r>
          <w:r w:rsidRPr="00802124">
            <w:rPr>
              <w:sz w:val="22"/>
              <w:szCs w:val="22"/>
            </w:rPr>
            <w:instrText xml:space="preserve"> CITATION Fla12 \l 1033 </w:instrText>
          </w:r>
          <w:r w:rsidRPr="00802124">
            <w:rPr>
              <w:sz w:val="22"/>
              <w:szCs w:val="22"/>
            </w:rPr>
            <w:fldChar w:fldCharType="separate"/>
          </w:r>
          <w:r w:rsidRPr="00802124">
            <w:rPr>
              <w:noProof/>
              <w:sz w:val="22"/>
              <w:szCs w:val="22"/>
            </w:rPr>
            <w:t>(Flay, 2012)</w:t>
          </w:r>
          <w:r w:rsidRPr="00802124">
            <w:rPr>
              <w:sz w:val="22"/>
              <w:szCs w:val="22"/>
            </w:rPr>
            <w:fldChar w:fldCharType="end"/>
          </w:r>
        </w:sdtContent>
      </w:sdt>
      <w:r w:rsidRPr="00802124">
        <w:rPr>
          <w:sz w:val="22"/>
          <w:szCs w:val="22"/>
        </w:rPr>
        <w:t>.</w:t>
      </w:r>
    </w:p>
    <w:p w14:paraId="418B5A85" w14:textId="77777777" w:rsidR="00802124" w:rsidRPr="00802124" w:rsidRDefault="00802124" w:rsidP="00802124">
      <w:pPr>
        <w:rPr>
          <w:lang w:val="en-US"/>
        </w:rPr>
      </w:pPr>
    </w:p>
    <w:p w14:paraId="11CDC27A" w14:textId="1BE30254" w:rsidR="00B4351C" w:rsidRDefault="002B0E80" w:rsidP="001E410A">
      <w:pPr>
        <w:rPr>
          <w:lang w:val="en-US"/>
        </w:rPr>
      </w:pPr>
      <w:r>
        <w:rPr>
          <w:lang w:val="en-US"/>
        </w:rPr>
        <w:t>The excitation of a target can also be due to heavy charged particles. The interactions of these particles with the target will give rise to the excited atoms, which will subsequently emit characteristic X-rays. For compact and portable sources,</w:t>
      </w:r>
      <w:r w:rsidR="000A15DB">
        <w:rPr>
          <w:lang w:val="en-US"/>
        </w:rPr>
        <w:t xml:space="preserve"> </w:t>
      </w:r>
      <w:r w:rsidR="00FE0863">
        <w:rPr>
          <w:rFonts w:cs="Times New Roman"/>
          <w:lang w:val="en-US"/>
        </w:rPr>
        <w:t>α</w:t>
      </w:r>
      <w:r w:rsidR="00FE0863">
        <w:rPr>
          <w:lang w:val="en-US"/>
        </w:rPr>
        <w:t xml:space="preserve">-particles are often used as incident radiation. As </w:t>
      </w:r>
      <w:r w:rsidR="00FE0863">
        <w:rPr>
          <w:rFonts w:cs="Times New Roman"/>
          <w:lang w:val="en-US"/>
        </w:rPr>
        <w:t>α</w:t>
      </w:r>
      <w:r w:rsidR="00FE0863">
        <w:rPr>
          <w:lang w:val="en-US"/>
        </w:rPr>
        <w:t xml:space="preserve">-particle emitters, </w:t>
      </w:r>
      <w:r w:rsidR="00FE0863">
        <w:rPr>
          <w:vertAlign w:val="superscript"/>
          <w:lang w:val="en-US"/>
        </w:rPr>
        <w:t>210</w:t>
      </w:r>
      <w:r w:rsidR="00FE0863">
        <w:rPr>
          <w:lang w:val="en-US"/>
        </w:rPr>
        <w:t xml:space="preserve">Po and </w:t>
      </w:r>
      <w:r w:rsidR="00FE0863">
        <w:rPr>
          <w:vertAlign w:val="superscript"/>
          <w:lang w:val="en-US"/>
        </w:rPr>
        <w:t>244</w:t>
      </w:r>
      <w:r w:rsidR="00FE0863">
        <w:rPr>
          <w:lang w:val="en-US"/>
        </w:rPr>
        <w:t>Cm are commonly used</w:t>
      </w:r>
      <w:r w:rsidR="00510FFF">
        <w:rPr>
          <w:lang w:val="en-US"/>
        </w:rPr>
        <w:t xml:space="preserve"> </w:t>
      </w:r>
      <w:sdt>
        <w:sdtPr>
          <w:rPr>
            <w:lang w:val="en-US"/>
          </w:rPr>
          <w:id w:val="-1222978144"/>
          <w:citation/>
        </w:sdtPr>
        <w:sdtContent>
          <w:r w:rsidR="00510FFF">
            <w:rPr>
              <w:lang w:val="en-US"/>
            </w:rPr>
            <w:fldChar w:fldCharType="begin"/>
          </w:r>
          <w:r w:rsidR="00510FFF">
            <w:rPr>
              <w:noProof/>
              <w:lang w:val="en-US"/>
            </w:rPr>
            <w:instrText xml:space="preserve"> CITATION Gle10 \l 1033 </w:instrText>
          </w:r>
          <w:r w:rsidR="00510FFF">
            <w:rPr>
              <w:lang w:val="en-US"/>
            </w:rPr>
            <w:fldChar w:fldCharType="separate"/>
          </w:r>
          <w:r w:rsidR="00B86268">
            <w:rPr>
              <w:noProof/>
              <w:lang w:val="en-US"/>
            </w:rPr>
            <w:t>(Knoll, 2010)</w:t>
          </w:r>
          <w:r w:rsidR="00510FFF">
            <w:rPr>
              <w:lang w:val="en-US"/>
            </w:rPr>
            <w:fldChar w:fldCharType="end"/>
          </w:r>
        </w:sdtContent>
      </w:sdt>
      <w:r w:rsidR="00FE0863">
        <w:rPr>
          <w:lang w:val="en-US"/>
        </w:rPr>
        <w:t xml:space="preserve">. </w:t>
      </w:r>
    </w:p>
    <w:p w14:paraId="6562E4CD" w14:textId="2630C440" w:rsidR="001E410A" w:rsidRPr="001E410A" w:rsidRDefault="001E410A" w:rsidP="001E410A">
      <w:pPr>
        <w:pStyle w:val="ListParagraph"/>
        <w:numPr>
          <w:ilvl w:val="0"/>
          <w:numId w:val="16"/>
        </w:numPr>
        <w:rPr>
          <w:lang w:val="en-US"/>
        </w:rPr>
      </w:pPr>
      <w:commentRangeStart w:id="13"/>
      <w:r>
        <w:rPr>
          <w:b/>
          <w:bCs/>
          <w:lang w:val="en-US"/>
        </w:rPr>
        <w:t>Synchrotron radiation</w:t>
      </w:r>
      <w:commentRangeEnd w:id="13"/>
      <w:r w:rsidR="0075607B">
        <w:rPr>
          <w:rStyle w:val="CommentReference"/>
        </w:rPr>
        <w:commentReference w:id="13"/>
      </w:r>
    </w:p>
    <w:p w14:paraId="33F01744" w14:textId="7B5EBF6F" w:rsidR="00691A83" w:rsidRDefault="00FE0863" w:rsidP="00C90727">
      <w:pPr>
        <w:rPr>
          <w:lang w:val="en-US"/>
        </w:rPr>
      </w:pPr>
      <w:r>
        <w:rPr>
          <w:lang w:val="en-US"/>
        </w:rPr>
        <w:t xml:space="preserve">X-rays </w:t>
      </w:r>
      <w:r w:rsidR="0075607B">
        <w:rPr>
          <w:lang w:val="en-US"/>
        </w:rPr>
        <w:t>can be also produced by</w:t>
      </w:r>
      <w:r>
        <w:rPr>
          <w:lang w:val="en-US"/>
        </w:rPr>
        <w:t xml:space="preserve"> electron beam bent into a circular orbit. According to the electromagnetic theory, a fraction of the beam energy is released when the trajectory of the electrons is deflected within a cycle. When extracted from the accelerator in a tangential direction, the radiation appears as an intense and highly directional beam of photons with the energy ranging from visible light (</w:t>
      </w:r>
      <w:r>
        <w:rPr>
          <w:rFonts w:cs="Times New Roman"/>
          <w:lang w:val="en-US"/>
        </w:rPr>
        <w:t>~</w:t>
      </w:r>
      <w:r>
        <w:rPr>
          <w:lang w:val="en-US"/>
        </w:rPr>
        <w:t>eV) to X-rays (</w:t>
      </w:r>
      <w:r>
        <w:rPr>
          <w:rFonts w:cs="Times New Roman"/>
          <w:lang w:val="en-US"/>
        </w:rPr>
        <w:t>~</w:t>
      </w:r>
      <w:r>
        <w:rPr>
          <w:lang w:val="en-US"/>
        </w:rPr>
        <w:t>10</w:t>
      </w:r>
      <w:r>
        <w:rPr>
          <w:vertAlign w:val="superscript"/>
          <w:lang w:val="en-US"/>
        </w:rPr>
        <w:t>4</w:t>
      </w:r>
      <w:r>
        <w:rPr>
          <w:lang w:val="en-US"/>
        </w:rPr>
        <w:t xml:space="preserve"> eV)</w:t>
      </w:r>
      <w:r w:rsidR="00337515">
        <w:rPr>
          <w:lang w:val="en-US"/>
        </w:rPr>
        <w:t xml:space="preserve">. Although limited to large-scale centralized user facilities, this unique form of electromagnetic radiation is </w:t>
      </w:r>
      <w:r w:rsidR="00327C1E">
        <w:rPr>
          <w:lang w:val="en-US"/>
        </w:rPr>
        <w:t xml:space="preserve">of great demand </w:t>
      </w:r>
      <w:r w:rsidR="00337515">
        <w:rPr>
          <w:lang w:val="en-US"/>
        </w:rPr>
        <w:t>because of its high intensity</w:t>
      </w:r>
      <w:r w:rsidR="00327C1E">
        <w:rPr>
          <w:lang w:val="en-US"/>
        </w:rPr>
        <w:t>,</w:t>
      </w:r>
      <w:r w:rsidR="00337515">
        <w:rPr>
          <w:lang w:val="en-US"/>
        </w:rPr>
        <w:t xml:space="preserve"> </w:t>
      </w:r>
      <w:r w:rsidR="0075607B">
        <w:rPr>
          <w:lang w:val="en-US"/>
        </w:rPr>
        <w:t xml:space="preserve">monoenergetic and </w:t>
      </w:r>
      <w:r w:rsidR="00337515">
        <w:rPr>
          <w:lang w:val="en-US"/>
        </w:rPr>
        <w:t>tunable radiation energy</w:t>
      </w:r>
      <w:r w:rsidR="00510FFF">
        <w:rPr>
          <w:lang w:val="en-US"/>
        </w:rPr>
        <w:t xml:space="preserve"> </w:t>
      </w:r>
      <w:sdt>
        <w:sdtPr>
          <w:rPr>
            <w:lang w:val="en-US"/>
          </w:rPr>
          <w:id w:val="2092955077"/>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B86268">
            <w:rPr>
              <w:noProof/>
              <w:lang w:val="en-US"/>
            </w:rPr>
            <w:t>(Knoll, 2010)</w:t>
          </w:r>
          <w:r w:rsidR="00510FFF">
            <w:rPr>
              <w:lang w:val="en-US"/>
            </w:rPr>
            <w:fldChar w:fldCharType="end"/>
          </w:r>
        </w:sdtContent>
      </w:sdt>
      <w:r w:rsidR="0033751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5483"/>
      </w:tblGrid>
      <w:tr w:rsidR="00806472" w14:paraId="699FB2A3" w14:textId="77777777" w:rsidTr="00051E97">
        <w:tc>
          <w:tcPr>
            <w:tcW w:w="4814" w:type="dxa"/>
            <w:vAlign w:val="center"/>
          </w:tcPr>
          <w:p w14:paraId="3ABE23AB" w14:textId="77777777" w:rsidR="00806472" w:rsidRDefault="00806472" w:rsidP="00806472">
            <w:pPr>
              <w:ind w:firstLine="0"/>
              <w:jc w:val="center"/>
              <w:rPr>
                <w:noProof/>
                <w:lang w:val="en-US"/>
              </w:rPr>
            </w:pPr>
          </w:p>
          <w:p w14:paraId="4967A8DE" w14:textId="14369C2B" w:rsidR="00806472" w:rsidRDefault="00806472" w:rsidP="00806472">
            <w:pPr>
              <w:ind w:firstLine="0"/>
              <w:jc w:val="center"/>
              <w:rPr>
                <w:noProof/>
                <w:lang w:val="en-US"/>
              </w:rPr>
            </w:pPr>
            <w:r>
              <w:rPr>
                <w:noProof/>
                <w:lang w:val="en-US"/>
              </w:rPr>
              <w:drawing>
                <wp:inline distT="0" distB="0" distL="0" distR="0" wp14:anchorId="0E11E721" wp14:editId="1B48928F">
                  <wp:extent cx="2536933" cy="2232660"/>
                  <wp:effectExtent l="0" t="0" r="0" b="0"/>
                  <wp:docPr id="2060968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823" cy="2246644"/>
                          </a:xfrm>
                          <a:prstGeom prst="rect">
                            <a:avLst/>
                          </a:prstGeom>
                          <a:noFill/>
                          <a:ln>
                            <a:noFill/>
                          </a:ln>
                        </pic:spPr>
                      </pic:pic>
                    </a:graphicData>
                  </a:graphic>
                </wp:inline>
              </w:drawing>
            </w:r>
          </w:p>
          <w:p w14:paraId="793E70FE" w14:textId="6C586997" w:rsidR="00806472" w:rsidRPr="00806472" w:rsidRDefault="00806472" w:rsidP="00806472">
            <w:pPr>
              <w:ind w:firstLine="0"/>
              <w:jc w:val="center"/>
              <w:rPr>
                <w:b/>
                <w:bCs/>
                <w:lang w:val="en-US"/>
              </w:rPr>
            </w:pPr>
            <w:r>
              <w:rPr>
                <w:b/>
                <w:bCs/>
                <w:lang w:val="en-US"/>
              </w:rPr>
              <w:t>(a)</w:t>
            </w:r>
          </w:p>
        </w:tc>
        <w:tc>
          <w:tcPr>
            <w:tcW w:w="4814" w:type="dxa"/>
            <w:vAlign w:val="center"/>
          </w:tcPr>
          <w:p w14:paraId="6D467118" w14:textId="77777777" w:rsidR="00806472" w:rsidRDefault="00806472" w:rsidP="00806472">
            <w:pPr>
              <w:ind w:firstLine="0"/>
              <w:jc w:val="center"/>
              <w:rPr>
                <w:noProof/>
                <w:lang w:val="en-US"/>
              </w:rPr>
            </w:pPr>
          </w:p>
          <w:p w14:paraId="030D45DD" w14:textId="3F32AA6B" w:rsidR="00806472" w:rsidRDefault="00806472" w:rsidP="00806472">
            <w:pPr>
              <w:ind w:firstLine="0"/>
              <w:jc w:val="center"/>
              <w:rPr>
                <w:noProof/>
                <w:lang w:val="en-US"/>
              </w:rPr>
            </w:pPr>
            <w:r>
              <w:rPr>
                <w:noProof/>
                <w:lang w:val="en-US"/>
              </w:rPr>
              <w:drawing>
                <wp:inline distT="0" distB="0" distL="0" distR="0" wp14:anchorId="15C0902F" wp14:editId="3191A865">
                  <wp:extent cx="3392170" cy="1908095"/>
                  <wp:effectExtent l="0" t="0" r="0" b="0"/>
                  <wp:docPr id="1279307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2170" cy="1908095"/>
                          </a:xfrm>
                          <a:prstGeom prst="rect">
                            <a:avLst/>
                          </a:prstGeom>
                          <a:noFill/>
                          <a:ln>
                            <a:noFill/>
                          </a:ln>
                        </pic:spPr>
                      </pic:pic>
                    </a:graphicData>
                  </a:graphic>
                </wp:inline>
              </w:drawing>
            </w:r>
          </w:p>
          <w:p w14:paraId="05F2CB9A" w14:textId="77777777" w:rsidR="00806472" w:rsidRDefault="00806472" w:rsidP="00806472">
            <w:pPr>
              <w:ind w:firstLine="0"/>
              <w:jc w:val="center"/>
              <w:rPr>
                <w:lang w:val="en-US"/>
              </w:rPr>
            </w:pPr>
          </w:p>
          <w:p w14:paraId="25EA7D22" w14:textId="77777777" w:rsidR="00806472" w:rsidRDefault="00806472" w:rsidP="00806472">
            <w:pPr>
              <w:ind w:firstLine="0"/>
              <w:jc w:val="center"/>
              <w:rPr>
                <w:lang w:val="en-US"/>
              </w:rPr>
            </w:pPr>
          </w:p>
          <w:p w14:paraId="6B81B23D" w14:textId="161A57CE" w:rsidR="00806472" w:rsidRPr="00806472" w:rsidRDefault="00806472" w:rsidP="00806472">
            <w:pPr>
              <w:ind w:firstLine="0"/>
              <w:jc w:val="center"/>
              <w:rPr>
                <w:b/>
                <w:bCs/>
                <w:lang w:val="en-US"/>
              </w:rPr>
            </w:pPr>
            <w:r>
              <w:rPr>
                <w:b/>
                <w:bCs/>
                <w:lang w:val="en-US"/>
              </w:rPr>
              <w:t>(b)</w:t>
            </w:r>
          </w:p>
        </w:tc>
      </w:tr>
    </w:tbl>
    <w:p w14:paraId="2C100119" w14:textId="1020B2D9" w:rsidR="00802124" w:rsidRPr="004A3589" w:rsidRDefault="00806472" w:rsidP="00806472">
      <w:pPr>
        <w:pStyle w:val="Caption"/>
        <w:ind w:firstLine="708"/>
        <w:rPr>
          <w:sz w:val="22"/>
          <w:szCs w:val="22"/>
        </w:rPr>
      </w:pPr>
      <w:r w:rsidRPr="004A3589">
        <w:rPr>
          <w:sz w:val="22"/>
          <w:szCs w:val="22"/>
        </w:rPr>
        <w:t xml:space="preserve">Figure </w:t>
      </w:r>
      <w:r w:rsidR="00D71500">
        <w:rPr>
          <w:sz w:val="22"/>
          <w:szCs w:val="22"/>
        </w:rPr>
        <w:fldChar w:fldCharType="begin"/>
      </w:r>
      <w:r w:rsidR="00D71500">
        <w:rPr>
          <w:sz w:val="22"/>
          <w:szCs w:val="22"/>
        </w:rPr>
        <w:instrText xml:space="preserve"> STYLEREF 1 \s </w:instrText>
      </w:r>
      <w:r w:rsidR="00D71500">
        <w:rPr>
          <w:sz w:val="22"/>
          <w:szCs w:val="22"/>
        </w:rPr>
        <w:fldChar w:fldCharType="separate"/>
      </w:r>
      <w:r w:rsidR="00D71500">
        <w:rPr>
          <w:noProof/>
          <w:sz w:val="22"/>
          <w:szCs w:val="22"/>
        </w:rPr>
        <w:t>1</w:t>
      </w:r>
      <w:r w:rsidR="00D71500">
        <w:rPr>
          <w:sz w:val="22"/>
          <w:szCs w:val="22"/>
        </w:rPr>
        <w:fldChar w:fldCharType="end"/>
      </w:r>
      <w:r w:rsidR="00D71500">
        <w:rPr>
          <w:sz w:val="22"/>
          <w:szCs w:val="22"/>
        </w:rPr>
        <w:t>.</w:t>
      </w:r>
      <w:r w:rsidR="00D71500">
        <w:rPr>
          <w:sz w:val="22"/>
          <w:szCs w:val="22"/>
        </w:rPr>
        <w:fldChar w:fldCharType="begin"/>
      </w:r>
      <w:r w:rsidR="00D71500">
        <w:rPr>
          <w:sz w:val="22"/>
          <w:szCs w:val="22"/>
        </w:rPr>
        <w:instrText xml:space="preserve"> SEQ Figure \* ARABIC \s 1 </w:instrText>
      </w:r>
      <w:r w:rsidR="00D71500">
        <w:rPr>
          <w:sz w:val="22"/>
          <w:szCs w:val="22"/>
        </w:rPr>
        <w:fldChar w:fldCharType="separate"/>
      </w:r>
      <w:r w:rsidR="00D71500">
        <w:rPr>
          <w:noProof/>
          <w:sz w:val="22"/>
          <w:szCs w:val="22"/>
        </w:rPr>
        <w:t>2</w:t>
      </w:r>
      <w:r w:rsidR="00D71500">
        <w:rPr>
          <w:sz w:val="22"/>
          <w:szCs w:val="22"/>
        </w:rPr>
        <w:fldChar w:fldCharType="end"/>
      </w:r>
      <w:r w:rsidRPr="004A3589">
        <w:rPr>
          <w:sz w:val="22"/>
          <w:szCs w:val="22"/>
        </w:rPr>
        <w:t xml:space="preserve"> (</w:t>
      </w:r>
      <w:r w:rsidRPr="004A3589">
        <w:rPr>
          <w:b/>
          <w:bCs/>
          <w:sz w:val="22"/>
          <w:szCs w:val="22"/>
        </w:rPr>
        <w:t>a</w:t>
      </w:r>
      <w:r w:rsidRPr="004A3589">
        <w:rPr>
          <w:sz w:val="22"/>
          <w:szCs w:val="22"/>
        </w:rPr>
        <w:t xml:space="preserve">) Schematic representation of a synchrotron </w:t>
      </w:r>
      <w:sdt>
        <w:sdtPr>
          <w:rPr>
            <w:sz w:val="22"/>
            <w:szCs w:val="22"/>
          </w:rPr>
          <w:id w:val="1336428465"/>
          <w:citation/>
        </w:sdtPr>
        <w:sdtContent>
          <w:r w:rsidRPr="004A3589">
            <w:rPr>
              <w:sz w:val="22"/>
              <w:szCs w:val="22"/>
            </w:rPr>
            <w:fldChar w:fldCharType="begin"/>
          </w:r>
          <w:r w:rsidRPr="004A3589">
            <w:rPr>
              <w:sz w:val="22"/>
              <w:szCs w:val="22"/>
            </w:rPr>
            <w:instrText xml:space="preserve"> CITATION Syn \l 1033 </w:instrText>
          </w:r>
          <w:r w:rsidRPr="004A3589">
            <w:rPr>
              <w:sz w:val="22"/>
              <w:szCs w:val="22"/>
            </w:rPr>
            <w:fldChar w:fldCharType="separate"/>
          </w:r>
          <w:r w:rsidRPr="004A3589">
            <w:rPr>
              <w:noProof/>
              <w:sz w:val="22"/>
              <w:szCs w:val="22"/>
            </w:rPr>
            <w:t>(Synchrotron: Learn its Working Principle, Advantages, &amp; Applications, n.d.)</w:t>
          </w:r>
          <w:r w:rsidRPr="004A3589">
            <w:rPr>
              <w:sz w:val="22"/>
              <w:szCs w:val="22"/>
            </w:rPr>
            <w:fldChar w:fldCharType="end"/>
          </w:r>
        </w:sdtContent>
      </w:sdt>
      <w:r w:rsidRPr="004A3589">
        <w:rPr>
          <w:sz w:val="22"/>
          <w:szCs w:val="22"/>
        </w:rPr>
        <w:t>; as depicted, different tools can be used for electron beam deflection, which results in X-ray emission. (</w:t>
      </w:r>
      <w:r w:rsidRPr="004A3589">
        <w:rPr>
          <w:b/>
          <w:bCs/>
          <w:sz w:val="22"/>
          <w:szCs w:val="22"/>
        </w:rPr>
        <w:t>b</w:t>
      </w:r>
      <w:r w:rsidRPr="004A3589">
        <w:rPr>
          <w:sz w:val="22"/>
          <w:szCs w:val="22"/>
        </w:rPr>
        <w:t xml:space="preserve">) A ring-shaped synchrotron ESRF constructed in Grenoble, France </w:t>
      </w:r>
      <w:sdt>
        <w:sdtPr>
          <w:rPr>
            <w:sz w:val="22"/>
            <w:szCs w:val="22"/>
          </w:rPr>
          <w:id w:val="-453093134"/>
          <w:citation/>
        </w:sdtPr>
        <w:sdtContent>
          <w:r w:rsidRPr="004A3589">
            <w:rPr>
              <w:sz w:val="22"/>
              <w:szCs w:val="22"/>
            </w:rPr>
            <w:fldChar w:fldCharType="begin"/>
          </w:r>
          <w:r w:rsidRPr="004A3589">
            <w:rPr>
              <w:sz w:val="22"/>
              <w:szCs w:val="22"/>
            </w:rPr>
            <w:instrText xml:space="preserve"> CITATION Adr20 \l 1033 </w:instrText>
          </w:r>
          <w:r w:rsidRPr="004A3589">
            <w:rPr>
              <w:sz w:val="22"/>
              <w:szCs w:val="22"/>
            </w:rPr>
            <w:fldChar w:fldCharType="separate"/>
          </w:r>
          <w:r w:rsidRPr="004A3589">
            <w:rPr>
              <w:noProof/>
              <w:sz w:val="22"/>
              <w:szCs w:val="22"/>
            </w:rPr>
            <w:t>(Cho, 2020)</w:t>
          </w:r>
          <w:r w:rsidRPr="004A3589">
            <w:rPr>
              <w:sz w:val="22"/>
              <w:szCs w:val="22"/>
            </w:rPr>
            <w:fldChar w:fldCharType="end"/>
          </w:r>
        </w:sdtContent>
      </w:sdt>
      <w:r w:rsidRPr="004A3589">
        <w:rPr>
          <w:sz w:val="22"/>
          <w:szCs w:val="22"/>
        </w:rPr>
        <w:t>.</w:t>
      </w:r>
    </w:p>
    <w:p w14:paraId="75550879" w14:textId="1D6FAB21" w:rsidR="00806472" w:rsidRPr="00806472" w:rsidRDefault="00806472" w:rsidP="00051E97">
      <w:pPr>
        <w:ind w:firstLine="0"/>
        <w:rPr>
          <w:lang w:val="en-US"/>
        </w:rPr>
      </w:pPr>
    </w:p>
    <w:p w14:paraId="559A9B46" w14:textId="77777777" w:rsidR="00206AAD" w:rsidRDefault="00206AAD" w:rsidP="00206AAD">
      <w:pPr>
        <w:pStyle w:val="Heading2"/>
      </w:pPr>
      <w:commentRangeStart w:id="14"/>
      <w:r>
        <w:t>X-ray tube</w:t>
      </w:r>
      <w:commentRangeEnd w:id="14"/>
      <w:r>
        <w:rPr>
          <w:rStyle w:val="CommentReference"/>
          <w:rFonts w:eastAsiaTheme="minorHAnsi" w:cstheme="minorBidi"/>
          <w:b w:val="0"/>
          <w:bCs w:val="0"/>
          <w:color w:val="auto"/>
          <w:lang w:val="en-GB"/>
        </w:rPr>
        <w:commentReference w:id="14"/>
      </w:r>
    </w:p>
    <w:p w14:paraId="2743A5E5" w14:textId="77777777" w:rsidR="00206AAD" w:rsidRDefault="00206AAD" w:rsidP="00206AAD">
      <w:pPr>
        <w:rPr>
          <w:lang w:val="en-US"/>
        </w:rPr>
      </w:pPr>
      <w:r>
        <w:rPr>
          <w:lang w:val="en-US"/>
        </w:rPr>
        <w:t>In this section I would like to focus more on a specific radiation source – an X-ray tube, that is broadly employed in numerous laboratories and medical departments. Since such device was also used during the experimental part of my research, a comprehensive description of the architecture and working principle of an X-ray tube is necessary to have full perception of how the X-ray measurements were performed.</w:t>
      </w:r>
    </w:p>
    <w:p w14:paraId="69401762" w14:textId="77777777" w:rsidR="00206AAD" w:rsidRPr="00BE23B7" w:rsidRDefault="00206AAD" w:rsidP="00206AAD">
      <w:pPr>
        <w:keepNext/>
        <w:rPr>
          <w:lang w:val="ru-RU"/>
        </w:rPr>
      </w:pPr>
      <w:r>
        <w:rPr>
          <w:noProof/>
          <w:lang w:val="en-US"/>
        </w:rPr>
        <w:lastRenderedPageBreak/>
        <w:drawing>
          <wp:inline distT="0" distB="0" distL="0" distR="0" wp14:anchorId="730ACD44" wp14:editId="00719288">
            <wp:extent cx="3779520" cy="2309183"/>
            <wp:effectExtent l="0" t="0" r="0" b="0"/>
            <wp:docPr id="168998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37" cy="2316525"/>
                    </a:xfrm>
                    <a:prstGeom prst="rect">
                      <a:avLst/>
                    </a:prstGeom>
                    <a:noFill/>
                    <a:ln>
                      <a:noFill/>
                    </a:ln>
                  </pic:spPr>
                </pic:pic>
              </a:graphicData>
            </a:graphic>
          </wp:inline>
        </w:drawing>
      </w:r>
    </w:p>
    <w:p w14:paraId="5ACDF898" w14:textId="405E03FB" w:rsidR="00206AAD" w:rsidRDefault="00206AAD" w:rsidP="00206AAD">
      <w:pPr>
        <w:pStyle w:val="Caption"/>
        <w:rPr>
          <w:sz w:val="22"/>
          <w:szCs w:val="22"/>
        </w:rPr>
      </w:pPr>
      <w:r w:rsidRPr="004A3589">
        <w:rPr>
          <w:sz w:val="22"/>
          <w:szCs w:val="22"/>
        </w:rPr>
        <w:t xml:space="preserve">Figure </w:t>
      </w:r>
      <w:r w:rsidR="00D71500">
        <w:rPr>
          <w:sz w:val="22"/>
          <w:szCs w:val="22"/>
        </w:rPr>
        <w:fldChar w:fldCharType="begin"/>
      </w:r>
      <w:r w:rsidR="00D71500">
        <w:rPr>
          <w:sz w:val="22"/>
          <w:szCs w:val="22"/>
        </w:rPr>
        <w:instrText xml:space="preserve"> STYLEREF 1 \s </w:instrText>
      </w:r>
      <w:r w:rsidR="00D71500">
        <w:rPr>
          <w:sz w:val="22"/>
          <w:szCs w:val="22"/>
        </w:rPr>
        <w:fldChar w:fldCharType="separate"/>
      </w:r>
      <w:r w:rsidR="00D71500">
        <w:rPr>
          <w:noProof/>
          <w:sz w:val="22"/>
          <w:szCs w:val="22"/>
        </w:rPr>
        <w:t>1</w:t>
      </w:r>
      <w:r w:rsidR="00D71500">
        <w:rPr>
          <w:sz w:val="22"/>
          <w:szCs w:val="22"/>
        </w:rPr>
        <w:fldChar w:fldCharType="end"/>
      </w:r>
      <w:r w:rsidR="00D71500">
        <w:rPr>
          <w:sz w:val="22"/>
          <w:szCs w:val="22"/>
        </w:rPr>
        <w:t>.</w:t>
      </w:r>
      <w:r w:rsidR="00D71500">
        <w:rPr>
          <w:sz w:val="22"/>
          <w:szCs w:val="22"/>
        </w:rPr>
        <w:fldChar w:fldCharType="begin"/>
      </w:r>
      <w:r w:rsidR="00D71500">
        <w:rPr>
          <w:sz w:val="22"/>
          <w:szCs w:val="22"/>
        </w:rPr>
        <w:instrText xml:space="preserve"> SEQ Figure \* ARABIC \s 1 </w:instrText>
      </w:r>
      <w:r w:rsidR="00D71500">
        <w:rPr>
          <w:sz w:val="22"/>
          <w:szCs w:val="22"/>
        </w:rPr>
        <w:fldChar w:fldCharType="separate"/>
      </w:r>
      <w:r w:rsidR="00D71500">
        <w:rPr>
          <w:noProof/>
          <w:sz w:val="22"/>
          <w:szCs w:val="22"/>
        </w:rPr>
        <w:t>3</w:t>
      </w:r>
      <w:r w:rsidR="00D71500">
        <w:rPr>
          <w:sz w:val="22"/>
          <w:szCs w:val="22"/>
        </w:rPr>
        <w:fldChar w:fldCharType="end"/>
      </w:r>
      <w:r w:rsidRPr="004A3589">
        <w:rPr>
          <w:sz w:val="22"/>
          <w:szCs w:val="22"/>
        </w:rPr>
        <w:t xml:space="preserve"> Schematic representation of an X-ray tube [1].</w:t>
      </w:r>
    </w:p>
    <w:p w14:paraId="7FADC2FE" w14:textId="77777777" w:rsidR="002D3343" w:rsidRPr="002D3343" w:rsidRDefault="002D3343" w:rsidP="002D3343">
      <w:pPr>
        <w:rPr>
          <w:lang w:val="en-US"/>
        </w:rPr>
      </w:pPr>
    </w:p>
    <w:p w14:paraId="2AC6D1F0" w14:textId="3902BD7E" w:rsidR="00206AAD" w:rsidRDefault="00206AAD" w:rsidP="00206AAD">
      <w:pPr>
        <w:rPr>
          <w:lang w:val="en-US"/>
        </w:rPr>
      </w:pPr>
      <w:r>
        <w:rPr>
          <w:lang w:val="en-US"/>
        </w:rPr>
        <w:t xml:space="preserve">As depicted in Fig.1.3, X-rays are generated from the conversion of kinetic energy of electrons into electromagnetic radiation when they become decelerated by interaction with a target material. A high voltage in the range of 20-150 kV is generated between the anode and the cathode </w:t>
      </w:r>
      <w:r w:rsidR="004A3589">
        <w:rPr>
          <w:lang w:val="en-US"/>
        </w:rPr>
        <w:t>of</w:t>
      </w:r>
      <w:r>
        <w:rPr>
          <w:lang w:val="en-US"/>
        </w:rPr>
        <w:t xml:space="preserve"> an X-ray </w:t>
      </w:r>
      <w:commentRangeStart w:id="15"/>
      <w:r>
        <w:rPr>
          <w:lang w:val="en-US"/>
        </w:rPr>
        <w:t>tube</w:t>
      </w:r>
      <w:commentRangeEnd w:id="15"/>
      <w:r>
        <w:rPr>
          <w:rStyle w:val="CommentReference"/>
        </w:rPr>
        <w:commentReference w:id="15"/>
      </w:r>
      <w:r>
        <w:rPr>
          <w:lang w:val="en-US"/>
        </w:rPr>
        <w:t>.</w:t>
      </w:r>
      <w:sdt>
        <w:sdtPr>
          <w:rPr>
            <w:lang w:val="en-US"/>
          </w:rPr>
          <w:id w:val="-616362420"/>
          <w:citation/>
        </w:sdtPr>
        <w:sdtContent>
          <w:r>
            <w:rPr>
              <w:lang w:val="en-US"/>
            </w:rPr>
            <w:fldChar w:fldCharType="begin"/>
          </w:r>
          <w:r w:rsidR="004A3589">
            <w:rPr>
              <w:lang w:val="en-US"/>
            </w:rPr>
            <w:instrText xml:space="preserve">CITATION XrayVoltage \l 1033 </w:instrText>
          </w:r>
          <w:r>
            <w:rPr>
              <w:lang w:val="en-US"/>
            </w:rPr>
            <w:fldChar w:fldCharType="separate"/>
          </w:r>
          <w:r w:rsidR="004A3589">
            <w:rPr>
              <w:noProof/>
              <w:lang w:val="en-US"/>
            </w:rPr>
            <w:t xml:space="preserve"> (al., 2020)</w:t>
          </w:r>
          <w:r>
            <w:rPr>
              <w:lang w:val="en-US"/>
            </w:rPr>
            <w:fldChar w:fldCharType="end"/>
          </w:r>
        </w:sdtContent>
      </w:sdt>
      <w:r>
        <w:rPr>
          <w:lang w:val="en-US"/>
        </w:rPr>
        <w:t xml:space="preserve">. The negative pole of the voltage is applied to the cathode, considered as the source of electrons, and the positive pole is applied to the anode, which is the target for the electrons. In order to eject electrons from the cathode, a current through a filament at the cathode is generated by a separate voltage circuit. The thermionic emission effect causes the filament to heat up and </w:t>
      </w:r>
      <w:r w:rsidR="00195B2F">
        <w:rPr>
          <w:lang w:val="en-US"/>
        </w:rPr>
        <w:t xml:space="preserve">to </w:t>
      </w:r>
      <w:r>
        <w:rPr>
          <w:lang w:val="en-US"/>
        </w:rPr>
        <w:t xml:space="preserve">expel the electrons into vacuum. Once the electrons are ejected, they are accelerated by the X-ray tube voltage and strikes the anode. </w:t>
      </w:r>
    </w:p>
    <w:p w14:paraId="28709B30" w14:textId="319251A8" w:rsidR="00206AAD" w:rsidRDefault="00206AAD" w:rsidP="00206AAD">
      <w:pPr>
        <w:rPr>
          <w:lang w:val="en-US"/>
        </w:rPr>
      </w:pPr>
      <w:r>
        <w:rPr>
          <w:lang w:val="en-US"/>
        </w:rPr>
        <w:t xml:space="preserve">At the anode, electrons start to interact with the atoms of the anode. In particular, the positive nuclei start to attract negatively charged electrons, causing their deflection and deceleration and resulting into emission of </w:t>
      </w:r>
      <w:r w:rsidRPr="007E5725">
        <w:rPr>
          <w:i/>
          <w:iCs/>
          <w:lang w:val="en-US"/>
        </w:rPr>
        <w:t>bremsstrahlung</w:t>
      </w:r>
      <w:r>
        <w:rPr>
          <w:i/>
          <w:iCs/>
          <w:lang w:val="en-US"/>
        </w:rPr>
        <w:t xml:space="preserve"> </w:t>
      </w:r>
      <w:r>
        <w:rPr>
          <w:lang w:val="en-US"/>
        </w:rPr>
        <w:t xml:space="preserve">X-ray radiation from the anode in different directions. By providing a small window at different angle in the tube, a collimated beam of X-ray photons is </w:t>
      </w:r>
      <w:commentRangeStart w:id="16"/>
      <w:r>
        <w:rPr>
          <w:lang w:val="en-US"/>
        </w:rPr>
        <w:t>obtained</w:t>
      </w:r>
      <w:commentRangeEnd w:id="16"/>
      <w:r>
        <w:rPr>
          <w:rStyle w:val="CommentReference"/>
        </w:rPr>
        <w:commentReference w:id="16"/>
      </w:r>
      <w:r>
        <w:rPr>
          <w:lang w:val="en-US"/>
        </w:rPr>
        <w:t xml:space="preserve"> </w:t>
      </w:r>
      <w:sdt>
        <w:sdtPr>
          <w:rPr>
            <w:lang w:val="en-US"/>
          </w:rPr>
          <w:id w:val="-1024392648"/>
          <w:citation/>
        </w:sdtPr>
        <w:sdtContent>
          <w:r>
            <w:rPr>
              <w:lang w:val="en-US"/>
            </w:rPr>
            <w:fldChar w:fldCharType="begin"/>
          </w:r>
          <w:r w:rsidR="004A3589">
            <w:rPr>
              <w:lang w:val="en-US"/>
            </w:rPr>
            <w:instrText xml:space="preserve">CITATION XrayVoltage \l 1033 </w:instrText>
          </w:r>
          <w:r>
            <w:rPr>
              <w:lang w:val="en-US"/>
            </w:rPr>
            <w:fldChar w:fldCharType="separate"/>
          </w:r>
          <w:r w:rsidR="004A3589">
            <w:rPr>
              <w:noProof/>
              <w:lang w:val="en-US"/>
            </w:rPr>
            <w:t>(al., 2020)</w:t>
          </w:r>
          <w:r>
            <w:rPr>
              <w:lang w:val="en-US"/>
            </w:rPr>
            <w:fldChar w:fldCharType="end"/>
          </w:r>
        </w:sdtContent>
      </w:sdt>
      <w:r>
        <w:rPr>
          <w:lang w:val="en-US"/>
        </w:rPr>
        <w:t xml:space="preserve">, </w:t>
      </w:r>
      <w:sdt>
        <w:sdtPr>
          <w:rPr>
            <w:lang w:val="en-US"/>
          </w:rPr>
          <w:id w:val="1922378231"/>
          <w:citation/>
        </w:sdtPr>
        <w:sdtContent>
          <w:r>
            <w:rPr>
              <w:lang w:val="en-US"/>
            </w:rPr>
            <w:fldChar w:fldCharType="begin"/>
          </w:r>
          <w:r>
            <w:rPr>
              <w:lang w:val="en-US"/>
            </w:rPr>
            <w:instrText xml:space="preserve"> CITATION Xra \l 1033 </w:instrText>
          </w:r>
          <w:r>
            <w:rPr>
              <w:lang w:val="en-US"/>
            </w:rPr>
            <w:fldChar w:fldCharType="separate"/>
          </w:r>
          <w:r>
            <w:rPr>
              <w:noProof/>
              <w:lang w:val="en-US"/>
            </w:rPr>
            <w:t>(X-ray Production, Tubes, and Generators, n.d.)</w:t>
          </w:r>
          <w:r>
            <w:rPr>
              <w:lang w:val="en-US"/>
            </w:rPr>
            <w:fldChar w:fldCharType="end"/>
          </w:r>
        </w:sdtContent>
      </w:sdt>
      <w:r>
        <w:rPr>
          <w:lang w:val="en-US"/>
        </w:rPr>
        <w:t>.</w:t>
      </w:r>
    </w:p>
    <w:p w14:paraId="02FE405B" w14:textId="77777777" w:rsidR="00206AAD" w:rsidRDefault="00206AAD" w:rsidP="00206AAD">
      <w:pPr>
        <w:rPr>
          <w:lang w:val="en-US"/>
        </w:rPr>
      </w:pPr>
      <w:r>
        <w:rPr>
          <w:lang w:val="en-US"/>
        </w:rPr>
        <w:t>The operational characteristics of an X-ray tube include mainly the voltage and the current between the cathode and the anode. The first one allows to control kinetic energy of the electrons and thus, the energy of generated X-ray photons. The latter is used to tune the number of electrons impinging on the anode and to vary the number of generated photons. Therefore, controlling both these values allows us to establish the desired energy spectra and intensity of X-rays.</w:t>
      </w:r>
    </w:p>
    <w:p w14:paraId="6EF79436" w14:textId="77777777" w:rsidR="00206AAD" w:rsidRDefault="00206AAD" w:rsidP="00206AAD">
      <w:pPr>
        <w:rPr>
          <w:lang w:val="en-US"/>
        </w:rPr>
      </w:pPr>
      <w:r>
        <w:rPr>
          <w:lang w:val="en-US"/>
        </w:rPr>
        <w:t xml:space="preserve">Main factors that affect X-ray production efficiency include the kinetic energy of the incident electrons and the atomic number </w:t>
      </w:r>
      <w:r>
        <w:rPr>
          <w:i/>
          <w:iCs/>
          <w:lang w:val="en-US"/>
        </w:rPr>
        <w:t>Z</w:t>
      </w:r>
      <w:r>
        <w:rPr>
          <w:lang w:val="en-US"/>
        </w:rPr>
        <w:t xml:space="preserve"> of the anode (target material). The approximate ratio of radiative energy loss (bremsstrahlung X-rays) to collisional energy loss (excitation of atoms)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206AAD" w:rsidRPr="003D3FDA" w14:paraId="0ABDF64A" w14:textId="77777777" w:rsidTr="00900EF5">
        <w:tc>
          <w:tcPr>
            <w:tcW w:w="8642" w:type="dxa"/>
          </w:tcPr>
          <w:p w14:paraId="2AFDBB74" w14:textId="77777777" w:rsidR="00206AAD" w:rsidRPr="003D3FDA" w:rsidRDefault="00000000" w:rsidP="00900EF5">
            <w:pPr>
              <w:pStyle w:val="Caption"/>
              <w:ind w:firstLine="0"/>
            </w:pPr>
            <m:oMathPara>
              <m:oMath>
                <m:f>
                  <m:fPr>
                    <m:ctrlPr>
                      <w:rPr>
                        <w:rFonts w:ascii="Cambria Math" w:hAnsi="Cambria Math"/>
                        <w:i/>
                      </w:rPr>
                    </m:ctrlPr>
                  </m:fPr>
                  <m:num>
                    <m:r>
                      <w:rPr>
                        <w:rFonts w:ascii="Cambria Math" w:hAnsi="Cambria Math"/>
                      </w:rPr>
                      <m:t>Radiative energy loss</m:t>
                    </m:r>
                  </m:num>
                  <m:den>
                    <m:r>
                      <w:rPr>
                        <w:rFonts w:ascii="Cambria Math" w:hAnsi="Cambria Math"/>
                      </w:rPr>
                      <m:t>Collisional energy loss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Z</m:t>
                    </m:r>
                  </m:num>
                  <m:den>
                    <m:r>
                      <w:rPr>
                        <w:rFonts w:ascii="Cambria Math" w:hAnsi="Cambria Math"/>
                      </w:rPr>
                      <m:t>820,0</m:t>
                    </m:r>
                  </m:den>
                </m:f>
                <m:r>
                  <w:rPr>
                    <w:rFonts w:ascii="Cambria Math" w:hAnsi="Cambria Math"/>
                  </w:rPr>
                  <m:t xml:space="preserve">, </m:t>
                </m:r>
                <m:r>
                  <m:rPr>
                    <m:sty m:val="p"/>
                  </m:rPr>
                  <w:rPr>
                    <w:rFonts w:ascii="Cambria Math" w:hAnsi="Cambria Math"/>
                  </w:rPr>
                  <m:t>for</m:t>
                </m:r>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≤150 </m:t>
                </m:r>
                <m:r>
                  <m:rPr>
                    <m:sty m:val="p"/>
                  </m:rPr>
                  <w:rPr>
                    <w:rFonts w:ascii="Cambria Math" w:hAnsi="Cambria Math"/>
                  </w:rPr>
                  <m:t>keV</m:t>
                </m:r>
                <m:r>
                  <w:rPr>
                    <w:rFonts w:ascii="Cambria Math" w:hAnsi="Cambria Math"/>
                  </w:rPr>
                  <m:t xml:space="preserve"> </m:t>
                </m:r>
              </m:oMath>
            </m:oMathPara>
          </w:p>
        </w:tc>
        <w:tc>
          <w:tcPr>
            <w:tcW w:w="986" w:type="dxa"/>
          </w:tcPr>
          <w:p w14:paraId="630D27D5" w14:textId="77777777" w:rsidR="00206AAD" w:rsidRPr="003D3FDA" w:rsidRDefault="00206AAD" w:rsidP="00900EF5">
            <w:pPr>
              <w:pStyle w:val="Caption"/>
              <w:ind w:firstLine="0"/>
            </w:pPr>
            <w:r w:rsidRPr="003D3FDA">
              <w:fldChar w:fldCharType="begin"/>
            </w:r>
            <w:r w:rsidRPr="003D3FDA">
              <w:instrText xml:space="preserve"> STYLEREF 1 \s </w:instrText>
            </w:r>
            <w:r w:rsidRPr="003D3FDA">
              <w:fldChar w:fldCharType="separate"/>
            </w:r>
            <w:r>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Pr>
                <w:noProof/>
              </w:rPr>
              <w:t>1</w:t>
            </w:r>
            <w:r w:rsidRPr="003D3FDA">
              <w:fldChar w:fldCharType="end"/>
            </w:r>
          </w:p>
        </w:tc>
      </w:tr>
    </w:tbl>
    <w:p w14:paraId="349E3B8B" w14:textId="77777777" w:rsidR="00206AAD" w:rsidRPr="002A1B55" w:rsidRDefault="00206AAD" w:rsidP="00206AAD">
      <w:pPr>
        <w:ind w:firstLine="0"/>
        <w:rPr>
          <w:lang w:val="en-US"/>
        </w:rPr>
      </w:pPr>
      <w:r>
        <w:rPr>
          <w:lang w:val="en-US"/>
        </w:rPr>
        <w:t xml:space="preserve">where </w:t>
      </w:r>
      <w:r>
        <w:rPr>
          <w:i/>
          <w:iCs/>
          <w:lang w:val="en-US"/>
        </w:rPr>
        <w:t>E</w:t>
      </w:r>
      <w:r>
        <w:rPr>
          <w:i/>
          <w:iCs/>
          <w:vertAlign w:val="subscript"/>
          <w:lang w:val="en-US"/>
        </w:rPr>
        <w:t>k</w:t>
      </w:r>
      <w:r>
        <w:rPr>
          <w:i/>
          <w:iCs/>
          <w:lang w:val="en-US"/>
        </w:rPr>
        <w:t xml:space="preserve"> </w:t>
      </w:r>
      <w:r>
        <w:rPr>
          <w:lang w:val="en-US"/>
        </w:rPr>
        <w:t xml:space="preserve">is the kinetic energy of incident electrons </w:t>
      </w:r>
      <w:sdt>
        <w:sdtPr>
          <w:rPr>
            <w:lang w:val="en-US"/>
          </w:rPr>
          <w:id w:val="680941726"/>
          <w:citation/>
        </w:sdtPr>
        <w:sdtContent>
          <w:r>
            <w:rPr>
              <w:lang w:val="en-US"/>
            </w:rPr>
            <w:fldChar w:fldCharType="begin"/>
          </w:r>
          <w:r>
            <w:rPr>
              <w:lang w:val="en-US"/>
            </w:rPr>
            <w:instrText xml:space="preserve"> CITATION Xra \l 1033 </w:instrText>
          </w:r>
          <w:r>
            <w:rPr>
              <w:lang w:val="en-US"/>
            </w:rPr>
            <w:fldChar w:fldCharType="separate"/>
          </w:r>
          <w:r>
            <w:rPr>
              <w:noProof/>
              <w:lang w:val="en-US"/>
            </w:rPr>
            <w:t>(X-ray Production, Tubes, and Generators, n.d.)</w:t>
          </w:r>
          <w:r>
            <w:rPr>
              <w:lang w:val="en-US"/>
            </w:rPr>
            <w:fldChar w:fldCharType="end"/>
          </w:r>
        </w:sdtContent>
      </w:sdt>
      <w:r>
        <w:rPr>
          <w:lang w:val="en-US"/>
        </w:rPr>
        <w:t>. Most X-ray tube anodes are made of tungsten, due to its high atomic number (</w:t>
      </w:r>
      <w:r>
        <w:rPr>
          <w:i/>
          <w:iCs/>
          <w:lang w:val="en-US"/>
        </w:rPr>
        <w:t>Z</w:t>
      </w:r>
      <w:r>
        <w:rPr>
          <w:lang w:val="en-US"/>
        </w:rPr>
        <w:t xml:space="preserve"> = 74) and exceptionally high melting point of 3422 </w:t>
      </w:r>
      <w:r>
        <w:rPr>
          <w:rFonts w:cs="Times New Roman"/>
          <w:lang w:val="en-US"/>
        </w:rPr>
        <w:t xml:space="preserve">℃ </w:t>
      </w:r>
      <w:sdt>
        <w:sdtPr>
          <w:rPr>
            <w:rFonts w:cs="Times New Roman"/>
            <w:lang w:val="en-US"/>
          </w:rPr>
          <w:id w:val="-146055451"/>
          <w:citation/>
        </w:sdtPr>
        <w:sdtContent>
          <w:r>
            <w:rPr>
              <w:rFonts w:cs="Times New Roman"/>
              <w:lang w:val="en-US"/>
            </w:rPr>
            <w:fldChar w:fldCharType="begin"/>
          </w:r>
          <w:r>
            <w:rPr>
              <w:rFonts w:cs="Times New Roman"/>
              <w:lang w:val="en-US"/>
            </w:rPr>
            <w:instrText xml:space="preserve"> CITATION WOL24 \l 1033 </w:instrText>
          </w:r>
          <w:r>
            <w:rPr>
              <w:rFonts w:cs="Times New Roman"/>
              <w:lang w:val="en-US"/>
            </w:rPr>
            <w:fldChar w:fldCharType="separate"/>
          </w:r>
          <w:r w:rsidRPr="00B86268">
            <w:rPr>
              <w:rFonts w:cs="Times New Roman"/>
              <w:noProof/>
              <w:lang w:val="en-US"/>
            </w:rPr>
            <w:t>(WOLFMET, 2024)</w:t>
          </w:r>
          <w:r>
            <w:rPr>
              <w:rFonts w:cs="Times New Roman"/>
              <w:lang w:val="en-US"/>
            </w:rPr>
            <w:fldChar w:fldCharType="end"/>
          </w:r>
        </w:sdtContent>
      </w:sdt>
      <w:r>
        <w:rPr>
          <w:rFonts w:cs="Times New Roman"/>
          <w:lang w:val="en-US"/>
        </w:rPr>
        <w:t xml:space="preserve"> with a correspondingly low rate of evaporation. In mammography, molybdenum (</w:t>
      </w:r>
      <w:r>
        <w:rPr>
          <w:rFonts w:cs="Times New Roman"/>
          <w:i/>
          <w:iCs/>
          <w:lang w:val="en-US"/>
        </w:rPr>
        <w:t>Z</w:t>
      </w:r>
      <w:r>
        <w:rPr>
          <w:rFonts w:cs="Times New Roman"/>
          <w:lang w:val="en-US"/>
        </w:rPr>
        <w:t xml:space="preserve"> = 42) and rhodium (</w:t>
      </w:r>
      <w:r>
        <w:rPr>
          <w:rFonts w:cs="Times New Roman"/>
          <w:i/>
          <w:iCs/>
          <w:lang w:val="en-US"/>
        </w:rPr>
        <w:t>Z</w:t>
      </w:r>
      <w:r>
        <w:rPr>
          <w:rFonts w:cs="Times New Roman"/>
          <w:lang w:val="en-US"/>
        </w:rPr>
        <w:t xml:space="preserve">=45) are also used. For instance, if we consider incident electrons with kinetic energy of 100 keV impinging on a tungsten anode, the ratio of radiative to collisional losses will be ≈ 0.9%, meaning that more than 99% of the incident electron energy gets converted to heat. Consequently, the heat dissipation problem is a significant concern for employment of X-ray tubes </w:t>
      </w:r>
      <w:sdt>
        <w:sdtPr>
          <w:rPr>
            <w:rFonts w:cs="Times New Roman"/>
            <w:lang w:val="en-US"/>
          </w:rPr>
          <w:id w:val="-850335195"/>
          <w:citation/>
        </w:sdtPr>
        <w:sdtContent>
          <w:r>
            <w:rPr>
              <w:rFonts w:cs="Times New Roman"/>
              <w:lang w:val="en-US"/>
            </w:rPr>
            <w:fldChar w:fldCharType="begin"/>
          </w:r>
          <w:r>
            <w:rPr>
              <w:rFonts w:cs="Times New Roman"/>
              <w:lang w:val="en-US"/>
            </w:rPr>
            <w:instrText xml:space="preserve"> CITATION Xra \l 1033 </w:instrText>
          </w:r>
          <w:r>
            <w:rPr>
              <w:rFonts w:cs="Times New Roman"/>
              <w:lang w:val="en-US"/>
            </w:rPr>
            <w:fldChar w:fldCharType="separate"/>
          </w:r>
          <w:r w:rsidRPr="00B86268">
            <w:rPr>
              <w:rFonts w:cs="Times New Roman"/>
              <w:noProof/>
              <w:lang w:val="en-US"/>
            </w:rPr>
            <w:t>(X-ray Production, Tubes, and Generators, n.d.)</w:t>
          </w:r>
          <w:r>
            <w:rPr>
              <w:rFonts w:cs="Times New Roman"/>
              <w:lang w:val="en-US"/>
            </w:rPr>
            <w:fldChar w:fldCharType="end"/>
          </w:r>
        </w:sdtContent>
      </w:sdt>
      <w:r>
        <w:rPr>
          <w:rFonts w:cs="Times New Roman"/>
          <w:lang w:val="en-US"/>
        </w:rPr>
        <w:t xml:space="preserve">, </w:t>
      </w:r>
      <w:sdt>
        <w:sdtPr>
          <w:rPr>
            <w:rFonts w:cs="Times New Roman"/>
            <w:lang w:val="en-US"/>
          </w:rPr>
          <w:id w:val="-400678421"/>
          <w:citation/>
        </w:sdtPr>
        <w:sdtContent>
          <w:r>
            <w:rPr>
              <w:rFonts w:cs="Times New Roman"/>
              <w:lang w:val="en-US"/>
            </w:rPr>
            <w:fldChar w:fldCharType="begin"/>
          </w:r>
          <w:r>
            <w:rPr>
              <w:rFonts w:cs="Times New Roman"/>
              <w:lang w:val="en-US"/>
            </w:rPr>
            <w:instrText xml:space="preserve"> CITATION Oxf24 \l 1033 </w:instrText>
          </w:r>
          <w:r>
            <w:rPr>
              <w:rFonts w:cs="Times New Roman"/>
              <w:lang w:val="en-US"/>
            </w:rPr>
            <w:fldChar w:fldCharType="separate"/>
          </w:r>
          <w:r w:rsidRPr="00B86268">
            <w:rPr>
              <w:rFonts w:cs="Times New Roman"/>
              <w:noProof/>
              <w:lang w:val="en-US"/>
            </w:rPr>
            <w:t>(Technologies, 2024)</w:t>
          </w:r>
          <w:r>
            <w:rPr>
              <w:rFonts w:cs="Times New Roman"/>
              <w:lang w:val="en-US"/>
            </w:rPr>
            <w:fldChar w:fldCharType="end"/>
          </w:r>
        </w:sdtContent>
      </w:sdt>
      <w:r>
        <w:rPr>
          <w:rFonts w:cs="Times New Roman"/>
          <w:lang w:val="en-US"/>
        </w:rPr>
        <w:t>.</w:t>
      </w:r>
    </w:p>
    <w:p w14:paraId="628157EC" w14:textId="77777777" w:rsidR="00B50AFD" w:rsidRDefault="00206AAD" w:rsidP="00206AAD">
      <w:pPr>
        <w:pStyle w:val="Caption"/>
      </w:pPr>
      <w:commentRangeStart w:id="17"/>
      <w:r>
        <w:rPr>
          <w:noProof/>
          <w:color w:val="FF0000"/>
        </w:rPr>
        <w:drawing>
          <wp:inline distT="0" distB="0" distL="0" distR="0" wp14:anchorId="200F2361" wp14:editId="4FAF885E">
            <wp:extent cx="3054279" cy="2354580"/>
            <wp:effectExtent l="0" t="0" r="0" b="7620"/>
            <wp:docPr id="602266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924" cy="2358161"/>
                    </a:xfrm>
                    <a:prstGeom prst="rect">
                      <a:avLst/>
                    </a:prstGeom>
                    <a:noFill/>
                    <a:ln>
                      <a:noFill/>
                    </a:ln>
                  </pic:spPr>
                </pic:pic>
              </a:graphicData>
            </a:graphic>
          </wp:inline>
        </w:drawing>
      </w:r>
    </w:p>
    <w:p w14:paraId="18DC0D1F" w14:textId="10CFD05B" w:rsidR="00206AAD" w:rsidRDefault="00206AAD" w:rsidP="002D3343">
      <w:pPr>
        <w:pStyle w:val="Caption"/>
        <w:rPr>
          <w:color w:val="FF0000"/>
        </w:rPr>
      </w:pPr>
      <w:r w:rsidRPr="00B50AFD">
        <w:rPr>
          <w:sz w:val="22"/>
          <w:szCs w:val="22"/>
        </w:rPr>
        <w:t xml:space="preserve">Figure </w:t>
      </w:r>
      <w:r w:rsidR="00D71500">
        <w:rPr>
          <w:sz w:val="22"/>
          <w:szCs w:val="22"/>
        </w:rPr>
        <w:fldChar w:fldCharType="begin"/>
      </w:r>
      <w:r w:rsidR="00D71500">
        <w:rPr>
          <w:sz w:val="22"/>
          <w:szCs w:val="22"/>
        </w:rPr>
        <w:instrText xml:space="preserve"> STYLEREF 1 \s </w:instrText>
      </w:r>
      <w:r w:rsidR="00D71500">
        <w:rPr>
          <w:sz w:val="22"/>
          <w:szCs w:val="22"/>
        </w:rPr>
        <w:fldChar w:fldCharType="separate"/>
      </w:r>
      <w:r w:rsidR="00D71500">
        <w:rPr>
          <w:noProof/>
          <w:sz w:val="22"/>
          <w:szCs w:val="22"/>
        </w:rPr>
        <w:t>1</w:t>
      </w:r>
      <w:r w:rsidR="00D71500">
        <w:rPr>
          <w:sz w:val="22"/>
          <w:szCs w:val="22"/>
        </w:rPr>
        <w:fldChar w:fldCharType="end"/>
      </w:r>
      <w:r w:rsidR="00D71500">
        <w:rPr>
          <w:sz w:val="22"/>
          <w:szCs w:val="22"/>
        </w:rPr>
        <w:t>.</w:t>
      </w:r>
      <w:r w:rsidR="00D71500">
        <w:rPr>
          <w:sz w:val="22"/>
          <w:szCs w:val="22"/>
        </w:rPr>
        <w:fldChar w:fldCharType="begin"/>
      </w:r>
      <w:r w:rsidR="00D71500">
        <w:rPr>
          <w:sz w:val="22"/>
          <w:szCs w:val="22"/>
        </w:rPr>
        <w:instrText xml:space="preserve"> SEQ Figure \* ARABIC \s 1 </w:instrText>
      </w:r>
      <w:r w:rsidR="00D71500">
        <w:rPr>
          <w:sz w:val="22"/>
          <w:szCs w:val="22"/>
        </w:rPr>
        <w:fldChar w:fldCharType="separate"/>
      </w:r>
      <w:r w:rsidR="00D71500">
        <w:rPr>
          <w:noProof/>
          <w:sz w:val="22"/>
          <w:szCs w:val="22"/>
        </w:rPr>
        <w:t>4</w:t>
      </w:r>
      <w:r w:rsidR="00D71500">
        <w:rPr>
          <w:sz w:val="22"/>
          <w:szCs w:val="22"/>
        </w:rPr>
        <w:fldChar w:fldCharType="end"/>
      </w:r>
      <w:commentRangeEnd w:id="17"/>
      <w:r w:rsidRPr="00B50AFD">
        <w:rPr>
          <w:rStyle w:val="CommentReference"/>
          <w:rFonts w:eastAsiaTheme="minorHAnsi"/>
          <w:iCs w:val="0"/>
          <w:color w:val="auto"/>
          <w:sz w:val="22"/>
          <w:szCs w:val="22"/>
          <w:lang w:val="en-GB"/>
        </w:rPr>
        <w:commentReference w:id="17"/>
      </w:r>
      <w:r w:rsidRPr="00B50AFD">
        <w:rPr>
          <w:sz w:val="22"/>
          <w:szCs w:val="22"/>
        </w:rPr>
        <w:t xml:space="preserve"> Mechanisms of formation of bremsstrahlung radiation and characteristic X-rays. Events 1, 2 and 3 demonstrate the interaction of incident electrons in vicinity of the target nucleus producing bremsstrahlung X-rays by the deceleration and deflection of the electrons through Coulomb interaction. Event 4 depicts emission of characteristic X-rays by ejecting of an orbital electron from the K-shell. An unstable vacancy is formed and an outer shell electron occupies the vacancy emitting energy in the form of a characteristic X-ray photon </w:t>
      </w:r>
      <w:sdt>
        <w:sdtPr>
          <w:rPr>
            <w:sz w:val="22"/>
            <w:szCs w:val="22"/>
          </w:rPr>
          <w:id w:val="-1819332286"/>
          <w:citation/>
        </w:sdtPr>
        <w:sdtEndPr>
          <w:rPr>
            <w:sz w:val="24"/>
            <w:szCs w:val="18"/>
          </w:rPr>
        </w:sdtEndPr>
        <w:sdtContent>
          <w:r w:rsidRPr="00B50AFD">
            <w:rPr>
              <w:sz w:val="22"/>
              <w:szCs w:val="22"/>
            </w:rPr>
            <w:fldChar w:fldCharType="begin"/>
          </w:r>
          <w:r w:rsidRPr="00B50AFD">
            <w:rPr>
              <w:sz w:val="22"/>
              <w:szCs w:val="22"/>
            </w:rPr>
            <w:instrText xml:space="preserve"> CITATION JAn04 \l 1033 </w:instrText>
          </w:r>
          <w:r w:rsidRPr="00B50AFD">
            <w:rPr>
              <w:sz w:val="22"/>
              <w:szCs w:val="22"/>
            </w:rPr>
            <w:fldChar w:fldCharType="separate"/>
          </w:r>
          <w:r w:rsidRPr="00B50AFD">
            <w:rPr>
              <w:noProof/>
              <w:sz w:val="22"/>
              <w:szCs w:val="22"/>
            </w:rPr>
            <w:t>(Seibert, 204)</w:t>
          </w:r>
          <w:r w:rsidRPr="00B50AFD">
            <w:rPr>
              <w:sz w:val="22"/>
              <w:szCs w:val="22"/>
            </w:rPr>
            <w:fldChar w:fldCharType="end"/>
          </w:r>
        </w:sdtContent>
      </w:sdt>
      <w:r>
        <w:t>.</w:t>
      </w:r>
    </w:p>
    <w:p w14:paraId="51251B8F" w14:textId="77777777" w:rsidR="00B22FBE" w:rsidRDefault="00B22FBE" w:rsidP="00B22FBE">
      <w:pPr>
        <w:keepNext/>
      </w:pPr>
      <w:r>
        <w:rPr>
          <w:noProof/>
          <w:color w:val="FF0000"/>
          <w:lang w:val="en-US"/>
        </w:rPr>
        <w:drawing>
          <wp:inline distT="0" distB="0" distL="0" distR="0" wp14:anchorId="1555AB18" wp14:editId="305805D1">
            <wp:extent cx="3512820" cy="2080535"/>
            <wp:effectExtent l="0" t="0" r="0" b="0"/>
            <wp:docPr id="124519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2579" cy="2086315"/>
                    </a:xfrm>
                    <a:prstGeom prst="rect">
                      <a:avLst/>
                    </a:prstGeom>
                    <a:noFill/>
                    <a:ln>
                      <a:noFill/>
                    </a:ln>
                  </pic:spPr>
                </pic:pic>
              </a:graphicData>
            </a:graphic>
          </wp:inline>
        </w:drawing>
      </w:r>
    </w:p>
    <w:p w14:paraId="356B4B80" w14:textId="0F78ED0E" w:rsidR="00B22FBE" w:rsidRPr="002D3343" w:rsidRDefault="00B22FBE" w:rsidP="002D3343">
      <w:pPr>
        <w:pStyle w:val="Caption"/>
        <w:rPr>
          <w:sz w:val="22"/>
          <w:szCs w:val="22"/>
        </w:rPr>
      </w:pPr>
      <w:r w:rsidRPr="00B50AFD">
        <w:rPr>
          <w:sz w:val="22"/>
          <w:szCs w:val="22"/>
        </w:rPr>
        <w:t xml:space="preserve">Figure </w:t>
      </w:r>
      <w:r w:rsidR="00D71500">
        <w:rPr>
          <w:sz w:val="22"/>
          <w:szCs w:val="22"/>
        </w:rPr>
        <w:fldChar w:fldCharType="begin"/>
      </w:r>
      <w:r w:rsidR="00D71500">
        <w:rPr>
          <w:sz w:val="22"/>
          <w:szCs w:val="22"/>
        </w:rPr>
        <w:instrText xml:space="preserve"> STYLEREF 1 \s </w:instrText>
      </w:r>
      <w:r w:rsidR="00D71500">
        <w:rPr>
          <w:sz w:val="22"/>
          <w:szCs w:val="22"/>
        </w:rPr>
        <w:fldChar w:fldCharType="separate"/>
      </w:r>
      <w:r w:rsidR="00D71500">
        <w:rPr>
          <w:noProof/>
          <w:sz w:val="22"/>
          <w:szCs w:val="22"/>
        </w:rPr>
        <w:t>1</w:t>
      </w:r>
      <w:r w:rsidR="00D71500">
        <w:rPr>
          <w:sz w:val="22"/>
          <w:szCs w:val="22"/>
        </w:rPr>
        <w:fldChar w:fldCharType="end"/>
      </w:r>
      <w:r w:rsidR="00D71500">
        <w:rPr>
          <w:sz w:val="22"/>
          <w:szCs w:val="22"/>
        </w:rPr>
        <w:t>.</w:t>
      </w:r>
      <w:r w:rsidR="00D71500">
        <w:rPr>
          <w:sz w:val="22"/>
          <w:szCs w:val="22"/>
        </w:rPr>
        <w:fldChar w:fldCharType="begin"/>
      </w:r>
      <w:r w:rsidR="00D71500">
        <w:rPr>
          <w:sz w:val="22"/>
          <w:szCs w:val="22"/>
        </w:rPr>
        <w:instrText xml:space="preserve"> SEQ Figure \* ARABIC \s 1 </w:instrText>
      </w:r>
      <w:r w:rsidR="00D71500">
        <w:rPr>
          <w:sz w:val="22"/>
          <w:szCs w:val="22"/>
        </w:rPr>
        <w:fldChar w:fldCharType="separate"/>
      </w:r>
      <w:r w:rsidR="00D71500">
        <w:rPr>
          <w:noProof/>
          <w:sz w:val="22"/>
          <w:szCs w:val="22"/>
        </w:rPr>
        <w:t>5</w:t>
      </w:r>
      <w:r w:rsidR="00D71500">
        <w:rPr>
          <w:sz w:val="22"/>
          <w:szCs w:val="22"/>
        </w:rPr>
        <w:fldChar w:fldCharType="end"/>
      </w:r>
      <w:r w:rsidRPr="00B50AFD">
        <w:rPr>
          <w:sz w:val="22"/>
          <w:szCs w:val="22"/>
        </w:rPr>
        <w:t xml:space="preserve"> Bremsstrahlung and characteristic X-ray energy spectrum for a tungsten anode with the X-ray tube operating at 80, 100, 120 and 140 kV at equal tube current</w:t>
      </w:r>
      <w:sdt>
        <w:sdtPr>
          <w:rPr>
            <w:sz w:val="22"/>
            <w:szCs w:val="22"/>
          </w:rPr>
          <w:id w:val="1736888180"/>
          <w:citation/>
        </w:sdtPr>
        <w:sdtContent>
          <w:r w:rsidRPr="00B50AFD">
            <w:rPr>
              <w:sz w:val="22"/>
              <w:szCs w:val="22"/>
            </w:rPr>
            <w:fldChar w:fldCharType="begin"/>
          </w:r>
          <w:r w:rsidRPr="00B50AFD">
            <w:rPr>
              <w:sz w:val="22"/>
              <w:szCs w:val="22"/>
            </w:rPr>
            <w:instrText xml:space="preserve"> CITATION JAn04 \l 1033 </w:instrText>
          </w:r>
          <w:r w:rsidRPr="00B50AFD">
            <w:rPr>
              <w:sz w:val="22"/>
              <w:szCs w:val="22"/>
            </w:rPr>
            <w:fldChar w:fldCharType="separate"/>
          </w:r>
          <w:r w:rsidRPr="00B50AFD">
            <w:rPr>
              <w:noProof/>
              <w:sz w:val="22"/>
              <w:szCs w:val="22"/>
            </w:rPr>
            <w:t xml:space="preserve"> (Seibert, 204)</w:t>
          </w:r>
          <w:r w:rsidRPr="00B50AFD">
            <w:rPr>
              <w:sz w:val="22"/>
              <w:szCs w:val="22"/>
            </w:rPr>
            <w:fldChar w:fldCharType="end"/>
          </w:r>
        </w:sdtContent>
      </w:sdt>
      <w:r w:rsidRPr="00B50AFD">
        <w:rPr>
          <w:sz w:val="22"/>
          <w:szCs w:val="22"/>
        </w:rPr>
        <w:t>.</w:t>
      </w:r>
    </w:p>
    <w:p w14:paraId="4CF0194E" w14:textId="58BF13E6" w:rsidR="00206AAD" w:rsidRPr="00E60DFF" w:rsidRDefault="00206AAD" w:rsidP="00206AAD">
      <w:pPr>
        <w:rPr>
          <w:lang w:val="en-US"/>
        </w:rPr>
      </w:pPr>
      <w:r w:rsidRPr="00E60DFF">
        <w:rPr>
          <w:lang w:val="en-US"/>
        </w:rPr>
        <w:lastRenderedPageBreak/>
        <w:t>The X-ray spectrum (Fig.</w:t>
      </w:r>
      <w:r w:rsidR="00B50AFD">
        <w:rPr>
          <w:lang w:val="en-US"/>
        </w:rPr>
        <w:t xml:space="preserve"> 1.</w:t>
      </w:r>
      <w:r w:rsidRPr="00E60DFF">
        <w:rPr>
          <w:lang w:val="en-US"/>
        </w:rPr>
        <w:t xml:space="preserve">5) output by an X-ray tube consists of discrete characteristic X-rays and continuous bremsstrahlung radiation spectrum with the maximum X-ray energy determined by the potential difference between electrodes. The closer the incident electrons travel to the absorber nucleus, the more intense will be their interaction and the higher will be the emitted photon energy. However, probability of close interaction with the nucleus decreases, thus, decreasing the number of high-energy photons. Therefore, an unfiltered bremsstrahlung radiation energy spectrum is formed the minimum rate at the highest energy and its linear increase with decreasing energy. At the same time low-energy photons are easily attenuated from the beam exiting the X-ray tube window (by Al </w:t>
      </w:r>
      <w:r>
        <w:rPr>
          <w:lang w:val="en-US"/>
        </w:rPr>
        <w:t xml:space="preserve">or Be </w:t>
      </w:r>
      <w:r w:rsidRPr="00E60DFF">
        <w:rPr>
          <w:lang w:val="en-US"/>
        </w:rPr>
        <w:t xml:space="preserve">filters, for example). The measured bremsstrahlung spectrum will have its peak at intermediate energy decreasing to zero at low X-ray energy </w:t>
      </w:r>
      <w:sdt>
        <w:sdtPr>
          <w:rPr>
            <w:lang w:val="en-US"/>
          </w:rPr>
          <w:id w:val="-104114422"/>
          <w:citation/>
        </w:sdtPr>
        <w:sdtContent>
          <w:r w:rsidRPr="00E60DFF">
            <w:rPr>
              <w:lang w:val="en-US"/>
            </w:rPr>
            <w:fldChar w:fldCharType="begin"/>
          </w:r>
          <w:r w:rsidRPr="00E60DFF">
            <w:rPr>
              <w:lang w:val="en-US"/>
            </w:rPr>
            <w:instrText xml:space="preserve"> CITATION JAn04 \l 1033 </w:instrText>
          </w:r>
          <w:r w:rsidRPr="00E60DFF">
            <w:rPr>
              <w:lang w:val="en-US"/>
            </w:rPr>
            <w:fldChar w:fldCharType="separate"/>
          </w:r>
          <w:r>
            <w:rPr>
              <w:noProof/>
              <w:lang w:val="en-US"/>
            </w:rPr>
            <w:t>(Seibert, 204)</w:t>
          </w:r>
          <w:r w:rsidRPr="00E60DFF">
            <w:rPr>
              <w:lang w:val="en-US"/>
            </w:rPr>
            <w:fldChar w:fldCharType="end"/>
          </w:r>
        </w:sdtContent>
      </w:sdt>
      <w:r w:rsidRPr="00E60DFF">
        <w:rPr>
          <w:lang w:val="en-US"/>
        </w:rPr>
        <w:t>.</w:t>
      </w:r>
    </w:p>
    <w:p w14:paraId="2C9BE0C6" w14:textId="4EDA6F76" w:rsidR="00206AAD" w:rsidRDefault="00206AAD" w:rsidP="00B22FBE">
      <w:pPr>
        <w:keepNext/>
        <w:ind w:firstLine="708"/>
        <w:rPr>
          <w:lang w:val="en-US"/>
        </w:rPr>
      </w:pPr>
      <w:commentRangeStart w:id="18"/>
      <w:commentRangeEnd w:id="18"/>
      <w:del w:id="19" w:author="Mikhail Bandurist" w:date="2024-02-19T20:26:00Z" w16du:dateUtc="2024-02-19T19:26:00Z">
        <w:r w:rsidDel="000F42C2">
          <w:rPr>
            <w:rStyle w:val="CommentReference"/>
          </w:rPr>
          <w:commentReference w:id="18"/>
        </w:r>
      </w:del>
      <w:r w:rsidRPr="00E60DFF">
        <w:rPr>
          <w:lang w:val="en-US"/>
        </w:rPr>
        <w:t xml:space="preserve">Discrete characteristic X-ray spectrum is created by the removal of orbital electrons from the target atoms through their interaction with incident electrons. Each electron shell (denoted by K, L, M etc.) have certain biding energies, which for tungsten are 69.5 keV, 11.5 keV and 2.5 keV for the K, L and M shells, respectively. If a highly energetic incident electron has its kinetic energy of at least 69.5 keV, it can potentially eject a K-shell electron leaving a vacancy in the K-shell. Since the atom becomes energetically unstable, another electron for outer shells (L, M, N etc.) will occupy the vacancy in the K-shell (Fig.1.4, event 4), emitting its energy in the form of an X-ray photon. The energy of the photon is defined as the difference in the binding energies of the K-shell and the outer shell. For example, an electron passing from the L-shell to the K-shell will emit a photon with the energy of 69.5-11.5 = 57.0 keV. Since each element has different electron binding energies, the emitted X-ray energies are characteristic of a specific anode element. These characteristic X-rays will create discrete energy spectrum, which shall be added to the continuous bremsstrahlung spectrum. It is worth noting that characteristic X-rays fully depend on the applied voltage, for example, the K-characteristic radiation from a tungsten anode will occur only of the X-ray tube is operated at voltage of </w:t>
      </w:r>
      <w:r w:rsidRPr="00E60DFF">
        <w:rPr>
          <w:rFonts w:cs="Times New Roman"/>
          <w:lang w:val="en-US"/>
        </w:rPr>
        <w:t>≥</w:t>
      </w:r>
      <w:r w:rsidRPr="00E60DFF">
        <w:rPr>
          <w:lang w:val="en-US"/>
        </w:rPr>
        <w:t xml:space="preserve"> 69.5 kV. As the tube voltage is increased above the minimum value, characteristic X-ray production will also increase its fraction in the X-ray spectrum </w:t>
      </w:r>
      <w:sdt>
        <w:sdtPr>
          <w:rPr>
            <w:lang w:val="en-US"/>
          </w:rPr>
          <w:id w:val="153576575"/>
          <w:citation/>
        </w:sdtPr>
        <w:sdtContent>
          <w:r w:rsidRPr="00E60DFF">
            <w:rPr>
              <w:lang w:val="en-US"/>
            </w:rPr>
            <w:fldChar w:fldCharType="begin"/>
          </w:r>
          <w:r w:rsidRPr="00E60DFF">
            <w:rPr>
              <w:lang w:val="en-US"/>
            </w:rPr>
            <w:instrText xml:space="preserve"> CITATION JAn04 \l 1033 </w:instrText>
          </w:r>
          <w:r w:rsidRPr="00E60DFF">
            <w:rPr>
              <w:lang w:val="en-US"/>
            </w:rPr>
            <w:fldChar w:fldCharType="separate"/>
          </w:r>
          <w:r>
            <w:rPr>
              <w:noProof/>
              <w:lang w:val="en-US"/>
            </w:rPr>
            <w:t>(Seibert, 204)</w:t>
          </w:r>
          <w:r w:rsidRPr="00E60DFF">
            <w:rPr>
              <w:lang w:val="en-US"/>
            </w:rPr>
            <w:fldChar w:fldCharType="end"/>
          </w:r>
        </w:sdtContent>
      </w:sdt>
      <w:r w:rsidRPr="00E60DFF">
        <w:rPr>
          <w:lang w:val="en-US"/>
        </w:rPr>
        <w:t>.</w:t>
      </w:r>
    </w:p>
    <w:p w14:paraId="6762A510" w14:textId="77777777" w:rsidR="002D3343" w:rsidRDefault="002D3343" w:rsidP="00B22FBE">
      <w:pPr>
        <w:keepNext/>
        <w:ind w:firstLine="708"/>
        <w:rPr>
          <w:lang w:val="en-US"/>
        </w:rPr>
      </w:pPr>
    </w:p>
    <w:p w14:paraId="53111181" w14:textId="77777777" w:rsidR="002D3343" w:rsidRDefault="002D3343" w:rsidP="00B22FBE">
      <w:pPr>
        <w:keepNext/>
        <w:ind w:firstLine="708"/>
        <w:rPr>
          <w:lang w:val="en-US"/>
        </w:rPr>
      </w:pPr>
    </w:p>
    <w:p w14:paraId="40297CD6" w14:textId="77777777" w:rsidR="002D3343" w:rsidRPr="00B22FBE" w:rsidRDefault="002D3343" w:rsidP="00B22FBE">
      <w:pPr>
        <w:keepNext/>
        <w:ind w:firstLine="708"/>
      </w:pPr>
    </w:p>
    <w:p w14:paraId="7BF12841" w14:textId="77777777" w:rsidR="00206AAD" w:rsidRPr="00C90727" w:rsidRDefault="00206AAD" w:rsidP="00C90727">
      <w:pPr>
        <w:rPr>
          <w:lang w:val="en-US"/>
        </w:rPr>
      </w:pPr>
    </w:p>
    <w:p w14:paraId="372CA61A" w14:textId="244987EB" w:rsidR="00C3056B" w:rsidRDefault="00C3056B" w:rsidP="00C3056B">
      <w:pPr>
        <w:pStyle w:val="Heading2"/>
      </w:pPr>
      <w:bookmarkStart w:id="20" w:name="_Toc158247086"/>
      <w:commentRangeStart w:id="21"/>
      <w:r w:rsidRPr="00C3056B">
        <w:lastRenderedPageBreak/>
        <w:t>Interaction mechanisms of X-rays with matter</w:t>
      </w:r>
      <w:bookmarkEnd w:id="20"/>
      <w:commentRangeEnd w:id="21"/>
      <w:r w:rsidR="00B46D03">
        <w:rPr>
          <w:rStyle w:val="CommentReference"/>
          <w:rFonts w:eastAsiaTheme="minorHAnsi" w:cstheme="minorBidi"/>
          <w:b w:val="0"/>
          <w:bCs w:val="0"/>
          <w:color w:val="auto"/>
          <w:lang w:val="en-GB"/>
        </w:rPr>
        <w:commentReference w:id="21"/>
      </w:r>
    </w:p>
    <w:p w14:paraId="44003AE9" w14:textId="26042199" w:rsidR="00C3056B" w:rsidRDefault="00F1271D" w:rsidP="00F1271D">
      <w:pPr>
        <w:rPr>
          <w:lang w:val="en-US"/>
        </w:rPr>
      </w:pPr>
      <w:r w:rsidRPr="00F1271D">
        <w:rPr>
          <w:lang w:val="en-US"/>
        </w:rPr>
        <w:t xml:space="preserve">Although a large number </w:t>
      </w:r>
      <w:r w:rsidR="0075607B" w:rsidRPr="00F1271D">
        <w:rPr>
          <w:lang w:val="en-US"/>
        </w:rPr>
        <w:t xml:space="preserve">mechanisms </w:t>
      </w:r>
      <w:r w:rsidRPr="00F1271D">
        <w:rPr>
          <w:lang w:val="en-US"/>
        </w:rPr>
        <w:t>of interaction between electromagnetic radiation and matter are known, the three major types are usually taken into consideration:</w:t>
      </w:r>
    </w:p>
    <w:p w14:paraId="059FF031" w14:textId="799C6388" w:rsidR="00F1271D" w:rsidRDefault="00F1271D" w:rsidP="00F1271D">
      <w:pPr>
        <w:pStyle w:val="ListParagraph"/>
        <w:numPr>
          <w:ilvl w:val="0"/>
          <w:numId w:val="8"/>
        </w:numPr>
        <w:rPr>
          <w:lang w:val="en-US"/>
        </w:rPr>
      </w:pPr>
      <w:r>
        <w:rPr>
          <w:lang w:val="en-US"/>
        </w:rPr>
        <w:t>Photoelectric absorption</w:t>
      </w:r>
    </w:p>
    <w:p w14:paraId="3A5155FC" w14:textId="0E5FE8B5" w:rsidR="00F1271D" w:rsidRDefault="00F1271D" w:rsidP="00F1271D">
      <w:pPr>
        <w:pStyle w:val="ListParagraph"/>
        <w:numPr>
          <w:ilvl w:val="0"/>
          <w:numId w:val="8"/>
        </w:numPr>
        <w:rPr>
          <w:lang w:val="en-US"/>
        </w:rPr>
      </w:pPr>
      <w:r>
        <w:rPr>
          <w:lang w:val="en-US"/>
        </w:rPr>
        <w:t>Compton scattering</w:t>
      </w:r>
    </w:p>
    <w:p w14:paraId="10944232" w14:textId="6E0F6186" w:rsidR="00F1271D" w:rsidRDefault="00F1271D" w:rsidP="00F1271D">
      <w:pPr>
        <w:pStyle w:val="ListParagraph"/>
        <w:numPr>
          <w:ilvl w:val="0"/>
          <w:numId w:val="8"/>
        </w:numPr>
        <w:rPr>
          <w:lang w:val="en-US"/>
        </w:rPr>
      </w:pPr>
      <w:r>
        <w:rPr>
          <w:lang w:val="en-US"/>
        </w:rPr>
        <w:t>Pair production</w:t>
      </w:r>
    </w:p>
    <w:p w14:paraId="00EF95CE" w14:textId="28646F7B" w:rsidR="008D26B7" w:rsidRPr="00CB2FC4" w:rsidRDefault="00F1271D" w:rsidP="00206AAD">
      <w:pPr>
        <w:rPr>
          <w:lang w:val="en-US"/>
        </w:rPr>
      </w:pPr>
      <w:r>
        <w:rPr>
          <w:lang w:val="en-US"/>
        </w:rPr>
        <w:t>The common feature of these interactions is partial or complete transfer</w:t>
      </w:r>
      <w:r w:rsidR="008D26B7">
        <w:rPr>
          <w:lang w:val="en-US"/>
        </w:rPr>
        <w:t xml:space="preserve"> of the photon energy to an orbital electron, which results in abrupt disappearance of an impinging photon or change of its trajectory by scattering on the electron</w:t>
      </w:r>
      <w:r w:rsidR="00510FFF">
        <w:rPr>
          <w:lang w:val="en-US"/>
        </w:rPr>
        <w:t xml:space="preserve"> </w:t>
      </w:r>
      <w:sdt>
        <w:sdtPr>
          <w:rPr>
            <w:lang w:val="en-US"/>
          </w:rPr>
          <w:id w:val="-1299215628"/>
          <w:citation/>
        </w:sdtPr>
        <w:sdtContent>
          <w:r w:rsidR="00510FFF">
            <w:rPr>
              <w:lang w:val="en-US"/>
            </w:rPr>
            <w:fldChar w:fldCharType="begin"/>
          </w:r>
          <w:r w:rsidR="00510FFF">
            <w:rPr>
              <w:lang w:val="en-US"/>
            </w:rPr>
            <w:instrText xml:space="preserve"> CITATION Gle10 \l 1033 </w:instrText>
          </w:r>
          <w:r w:rsidR="00510FFF">
            <w:rPr>
              <w:lang w:val="en-US"/>
            </w:rPr>
            <w:fldChar w:fldCharType="separate"/>
          </w:r>
          <w:r w:rsidR="00B86268">
            <w:rPr>
              <w:noProof/>
              <w:lang w:val="en-US"/>
            </w:rPr>
            <w:t>(Knoll, 2010)</w:t>
          </w:r>
          <w:r w:rsidR="00510FFF">
            <w:rPr>
              <w:lang w:val="en-US"/>
            </w:rPr>
            <w:fldChar w:fldCharType="end"/>
          </w:r>
        </w:sdtContent>
      </w:sdt>
      <w:r w:rsidR="008D26B7">
        <w:rPr>
          <w:lang w:val="en-US"/>
        </w:rPr>
        <w:t>.</w:t>
      </w:r>
      <w:commentRangeStart w:id="22"/>
      <w:commentRangeEnd w:id="22"/>
      <w:r w:rsidR="00643BDB">
        <w:rPr>
          <w:rStyle w:val="CommentReference"/>
        </w:rPr>
        <w:commentReference w:id="22"/>
      </w:r>
      <w:r w:rsidR="00CB2FC4">
        <w:rPr>
          <w:lang w:val="en-US"/>
        </w:rPr>
        <w:t xml:space="preserve"> Besides, each interaction mechanism probability depends both on the energy of an impinging photon and the atomic number </w:t>
      </w:r>
      <w:r w:rsidR="00CB2FC4">
        <w:rPr>
          <w:i/>
          <w:iCs/>
          <w:lang w:val="en-US"/>
        </w:rPr>
        <w:t>Z</w:t>
      </w:r>
      <w:r w:rsidR="00CB2FC4">
        <w:rPr>
          <w:lang w:val="en-US"/>
        </w:rPr>
        <w:t xml:space="preserve"> of </w:t>
      </w:r>
      <w:r w:rsidR="00D71500">
        <w:rPr>
          <w:lang w:val="en-US"/>
        </w:rPr>
        <w:t xml:space="preserve">an absorber. </w:t>
      </w:r>
    </w:p>
    <w:p w14:paraId="6D8CBA97" w14:textId="77777777" w:rsidR="00D71500" w:rsidRDefault="00D71500" w:rsidP="00D71500">
      <w:pPr>
        <w:keepNext/>
      </w:pPr>
      <w:r>
        <w:rPr>
          <w:noProof/>
          <w:lang w:val="en-US"/>
        </w:rPr>
        <w:drawing>
          <wp:inline distT="0" distB="0" distL="0" distR="0" wp14:anchorId="058D1FAA" wp14:editId="3606A0A8">
            <wp:extent cx="3657600" cy="3022885"/>
            <wp:effectExtent l="0" t="0" r="0" b="6350"/>
            <wp:docPr id="14544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1317" cy="3025957"/>
                    </a:xfrm>
                    <a:prstGeom prst="rect">
                      <a:avLst/>
                    </a:prstGeom>
                    <a:noFill/>
                    <a:ln>
                      <a:noFill/>
                    </a:ln>
                  </pic:spPr>
                </pic:pic>
              </a:graphicData>
            </a:graphic>
          </wp:inline>
        </w:drawing>
      </w:r>
    </w:p>
    <w:p w14:paraId="2AEF8E8B" w14:textId="27D774F7" w:rsidR="00B22FBE" w:rsidRDefault="00D71500" w:rsidP="00FD2967">
      <w:pPr>
        <w:pStyle w:val="Caption"/>
        <w:rPr>
          <w:sz w:val="22"/>
          <w:szCs w:val="22"/>
        </w:rPr>
      </w:pPr>
      <w:r w:rsidRPr="00FD2967">
        <w:rPr>
          <w:sz w:val="22"/>
          <w:szCs w:val="22"/>
        </w:rPr>
        <w:t xml:space="preserve">Figure </w:t>
      </w:r>
      <w:r w:rsidRPr="00FD2967">
        <w:rPr>
          <w:sz w:val="22"/>
          <w:szCs w:val="22"/>
        </w:rPr>
        <w:fldChar w:fldCharType="begin"/>
      </w:r>
      <w:r w:rsidRPr="00FD2967">
        <w:rPr>
          <w:sz w:val="22"/>
          <w:szCs w:val="22"/>
        </w:rPr>
        <w:instrText xml:space="preserve"> STYLEREF 1 \s </w:instrText>
      </w:r>
      <w:r w:rsidRPr="00FD2967">
        <w:rPr>
          <w:sz w:val="22"/>
          <w:szCs w:val="22"/>
        </w:rPr>
        <w:fldChar w:fldCharType="separate"/>
      </w:r>
      <w:r w:rsidRPr="00FD2967">
        <w:rPr>
          <w:noProof/>
          <w:sz w:val="22"/>
          <w:szCs w:val="22"/>
        </w:rPr>
        <w:t>1</w:t>
      </w:r>
      <w:r w:rsidRPr="00FD2967">
        <w:rPr>
          <w:sz w:val="22"/>
          <w:szCs w:val="22"/>
        </w:rPr>
        <w:fldChar w:fldCharType="end"/>
      </w:r>
      <w:r w:rsidRPr="00FD2967">
        <w:rPr>
          <w:sz w:val="22"/>
          <w:szCs w:val="22"/>
        </w:rPr>
        <w:t>.</w:t>
      </w:r>
      <w:r w:rsidRPr="00FD2967">
        <w:rPr>
          <w:sz w:val="22"/>
          <w:szCs w:val="22"/>
        </w:rPr>
        <w:fldChar w:fldCharType="begin"/>
      </w:r>
      <w:r w:rsidRPr="00FD2967">
        <w:rPr>
          <w:sz w:val="22"/>
          <w:szCs w:val="22"/>
        </w:rPr>
        <w:instrText xml:space="preserve"> SEQ Figure \* ARABIC \s 1 </w:instrText>
      </w:r>
      <w:r w:rsidRPr="00FD2967">
        <w:rPr>
          <w:sz w:val="22"/>
          <w:szCs w:val="22"/>
        </w:rPr>
        <w:fldChar w:fldCharType="separate"/>
      </w:r>
      <w:r w:rsidRPr="00FD2967">
        <w:rPr>
          <w:noProof/>
          <w:sz w:val="22"/>
          <w:szCs w:val="22"/>
        </w:rPr>
        <w:t>6</w:t>
      </w:r>
      <w:r w:rsidRPr="00FD2967">
        <w:rPr>
          <w:sz w:val="22"/>
          <w:szCs w:val="22"/>
        </w:rPr>
        <w:fldChar w:fldCharType="end"/>
      </w:r>
      <w:r w:rsidRPr="00FD2967">
        <w:rPr>
          <w:sz w:val="22"/>
          <w:szCs w:val="22"/>
        </w:rPr>
        <w:t xml:space="preserve"> Schematic representation of X-ray interactions. (</w:t>
      </w:r>
      <w:r w:rsidRPr="00FD2967">
        <w:rPr>
          <w:b/>
          <w:bCs/>
          <w:sz w:val="22"/>
          <w:szCs w:val="22"/>
        </w:rPr>
        <w:t>A</w:t>
      </w:r>
      <w:r w:rsidRPr="00FD2967">
        <w:rPr>
          <w:sz w:val="22"/>
          <w:szCs w:val="22"/>
        </w:rPr>
        <w:t>) Incident photons perform no interaction with the absorber material; (</w:t>
      </w:r>
      <w:r w:rsidRPr="00FD2967">
        <w:rPr>
          <w:b/>
          <w:bCs/>
          <w:sz w:val="22"/>
          <w:szCs w:val="22"/>
        </w:rPr>
        <w:t>B</w:t>
      </w:r>
      <w:r w:rsidRPr="00FD2967">
        <w:rPr>
          <w:sz w:val="22"/>
          <w:szCs w:val="22"/>
        </w:rPr>
        <w:t>) Photoelectric absorption results in total removal of impinging X-ray photon with energy greater than binding energy of an electron in its shell</w:t>
      </w:r>
      <w:r w:rsidR="00243F3A" w:rsidRPr="00FD2967">
        <w:rPr>
          <w:sz w:val="22"/>
          <w:szCs w:val="22"/>
        </w:rPr>
        <w:t>, with excess energy transformed into kinetic energy of the photoelectron; (</w:t>
      </w:r>
      <w:r w:rsidR="00243F3A" w:rsidRPr="00FD2967">
        <w:rPr>
          <w:b/>
          <w:bCs/>
          <w:sz w:val="22"/>
          <w:szCs w:val="22"/>
        </w:rPr>
        <w:t>C</w:t>
      </w:r>
      <w:r w:rsidR="00243F3A" w:rsidRPr="00FD2967">
        <w:rPr>
          <w:sz w:val="22"/>
          <w:szCs w:val="22"/>
        </w:rPr>
        <w:t>) coherent (Rayleigh) scattering is the interaction between the photon and an electron (or an atom), in which no energy is exchanged and the photon is deflected from its original direction; (</w:t>
      </w:r>
      <w:r w:rsidR="00243F3A" w:rsidRPr="00FD2967">
        <w:rPr>
          <w:b/>
          <w:bCs/>
          <w:sz w:val="22"/>
          <w:szCs w:val="22"/>
        </w:rPr>
        <w:t>D</w:t>
      </w:r>
      <w:r w:rsidR="00243F3A" w:rsidRPr="00FD2967">
        <w:rPr>
          <w:sz w:val="22"/>
          <w:szCs w:val="22"/>
        </w:rPr>
        <w:t xml:space="preserve">) </w:t>
      </w:r>
      <w:r w:rsidR="00FD2967" w:rsidRPr="00FD2967">
        <w:rPr>
          <w:sz w:val="22"/>
          <w:szCs w:val="22"/>
        </w:rPr>
        <w:t xml:space="preserve">Compton scattering interactions occur with essentially unbound electrons, with transfer of energy shared between the recoil electron and scattered photon </w:t>
      </w:r>
      <w:sdt>
        <w:sdtPr>
          <w:rPr>
            <w:sz w:val="22"/>
            <w:szCs w:val="22"/>
          </w:rPr>
          <w:id w:val="-260370569"/>
          <w:citation/>
        </w:sdtPr>
        <w:sdtContent>
          <w:r w:rsidR="00FD2967" w:rsidRPr="00FD2967">
            <w:rPr>
              <w:sz w:val="22"/>
              <w:szCs w:val="22"/>
            </w:rPr>
            <w:fldChar w:fldCharType="begin"/>
          </w:r>
          <w:r w:rsidR="00FD2967" w:rsidRPr="00FD2967">
            <w:rPr>
              <w:sz w:val="22"/>
              <w:szCs w:val="22"/>
            </w:rPr>
            <w:instrText xml:space="preserve"> CITATION JAn05 \l 1033 </w:instrText>
          </w:r>
          <w:r w:rsidR="00FD2967" w:rsidRPr="00FD2967">
            <w:rPr>
              <w:sz w:val="22"/>
              <w:szCs w:val="22"/>
            </w:rPr>
            <w:fldChar w:fldCharType="separate"/>
          </w:r>
          <w:r w:rsidR="00FD2967" w:rsidRPr="00FD2967">
            <w:rPr>
              <w:noProof/>
              <w:sz w:val="22"/>
              <w:szCs w:val="22"/>
            </w:rPr>
            <w:t>(J, 2005)</w:t>
          </w:r>
          <w:r w:rsidR="00FD2967" w:rsidRPr="00FD2967">
            <w:rPr>
              <w:sz w:val="22"/>
              <w:szCs w:val="22"/>
            </w:rPr>
            <w:fldChar w:fldCharType="end"/>
          </w:r>
        </w:sdtContent>
      </w:sdt>
      <w:r w:rsidR="00FD2967" w:rsidRPr="00FD2967">
        <w:rPr>
          <w:sz w:val="22"/>
          <w:szCs w:val="22"/>
        </w:rPr>
        <w:t>.</w:t>
      </w:r>
    </w:p>
    <w:p w14:paraId="480A0DA4" w14:textId="77777777" w:rsidR="00FD2967" w:rsidRPr="00FD2967" w:rsidRDefault="00FD2967" w:rsidP="00FD2967">
      <w:pPr>
        <w:rPr>
          <w:lang w:val="en-US"/>
        </w:rPr>
      </w:pPr>
    </w:p>
    <w:p w14:paraId="7CBE84F1" w14:textId="77777777" w:rsidR="00B22FBE" w:rsidRDefault="00B22FBE" w:rsidP="00B22FBE">
      <w:pPr>
        <w:keepNext/>
      </w:pPr>
      <w:r>
        <w:rPr>
          <w:noProof/>
          <w:lang w:val="en-US"/>
        </w:rPr>
        <w:lastRenderedPageBreak/>
        <w:drawing>
          <wp:inline distT="0" distB="0" distL="0" distR="0" wp14:anchorId="3D934BF5" wp14:editId="56D5BBB0">
            <wp:extent cx="3686907" cy="2436535"/>
            <wp:effectExtent l="0" t="0" r="8890" b="1905"/>
            <wp:docPr id="750050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7637" cy="2443626"/>
                    </a:xfrm>
                    <a:prstGeom prst="rect">
                      <a:avLst/>
                    </a:prstGeom>
                    <a:noFill/>
                    <a:ln>
                      <a:noFill/>
                    </a:ln>
                  </pic:spPr>
                </pic:pic>
              </a:graphicData>
            </a:graphic>
          </wp:inline>
        </w:drawing>
      </w:r>
    </w:p>
    <w:p w14:paraId="58815733" w14:textId="7B64C4A0" w:rsidR="00FD2967" w:rsidRDefault="00B22FBE" w:rsidP="00FD2967">
      <w:pPr>
        <w:pStyle w:val="Caption"/>
        <w:rPr>
          <w:noProof/>
          <w:sz w:val="22"/>
          <w:szCs w:val="22"/>
        </w:rPr>
      </w:pPr>
      <w:r w:rsidRPr="00B22FBE">
        <w:rPr>
          <w:sz w:val="22"/>
          <w:szCs w:val="22"/>
        </w:rPr>
        <w:t xml:space="preserve">Figure </w:t>
      </w:r>
      <w:r w:rsidR="00D71500">
        <w:rPr>
          <w:sz w:val="22"/>
          <w:szCs w:val="22"/>
        </w:rPr>
        <w:fldChar w:fldCharType="begin"/>
      </w:r>
      <w:r w:rsidR="00D71500">
        <w:rPr>
          <w:sz w:val="22"/>
          <w:szCs w:val="22"/>
        </w:rPr>
        <w:instrText xml:space="preserve"> STYLEREF 1 \s </w:instrText>
      </w:r>
      <w:r w:rsidR="00D71500">
        <w:rPr>
          <w:sz w:val="22"/>
          <w:szCs w:val="22"/>
        </w:rPr>
        <w:fldChar w:fldCharType="separate"/>
      </w:r>
      <w:r w:rsidR="00D71500">
        <w:rPr>
          <w:noProof/>
          <w:sz w:val="22"/>
          <w:szCs w:val="22"/>
        </w:rPr>
        <w:t>1</w:t>
      </w:r>
      <w:r w:rsidR="00D71500">
        <w:rPr>
          <w:sz w:val="22"/>
          <w:szCs w:val="22"/>
        </w:rPr>
        <w:fldChar w:fldCharType="end"/>
      </w:r>
      <w:r w:rsidR="00D71500">
        <w:rPr>
          <w:sz w:val="22"/>
          <w:szCs w:val="22"/>
        </w:rPr>
        <w:t>.</w:t>
      </w:r>
      <w:r w:rsidR="00D71500">
        <w:rPr>
          <w:sz w:val="22"/>
          <w:szCs w:val="22"/>
        </w:rPr>
        <w:fldChar w:fldCharType="begin"/>
      </w:r>
      <w:r w:rsidR="00D71500">
        <w:rPr>
          <w:sz w:val="22"/>
          <w:szCs w:val="22"/>
        </w:rPr>
        <w:instrText xml:space="preserve"> SEQ Figure \* ARABIC \s 1 </w:instrText>
      </w:r>
      <w:r w:rsidR="00D71500">
        <w:rPr>
          <w:sz w:val="22"/>
          <w:szCs w:val="22"/>
        </w:rPr>
        <w:fldChar w:fldCharType="separate"/>
      </w:r>
      <w:r w:rsidR="00D71500">
        <w:rPr>
          <w:noProof/>
          <w:sz w:val="22"/>
          <w:szCs w:val="22"/>
        </w:rPr>
        <w:t>7</w:t>
      </w:r>
      <w:r w:rsidR="00D71500">
        <w:rPr>
          <w:sz w:val="22"/>
          <w:szCs w:val="22"/>
        </w:rPr>
        <w:fldChar w:fldCharType="end"/>
      </w:r>
      <w:r w:rsidRPr="00B22FBE">
        <w:rPr>
          <w:sz w:val="22"/>
          <w:szCs w:val="22"/>
        </w:rPr>
        <w:t xml:space="preserve"> </w:t>
      </w:r>
      <w:r w:rsidRPr="00B22FBE">
        <w:rPr>
          <w:sz w:val="22"/>
          <w:szCs w:val="22"/>
        </w:rPr>
        <w:t xml:space="preserve">Schematic representation of relative probability for different interaction types </w:t>
      </w:r>
      <w:r w:rsidRPr="00B22FBE">
        <w:rPr>
          <w:noProof/>
          <w:sz w:val="22"/>
          <w:szCs w:val="22"/>
        </w:rPr>
        <w:t xml:space="preserve">depending on the </w:t>
      </w:r>
      <w:r w:rsidRPr="00B22FBE">
        <w:rPr>
          <w:i/>
          <w:noProof/>
          <w:sz w:val="22"/>
          <w:szCs w:val="22"/>
        </w:rPr>
        <w:t>Z</w:t>
      </w:r>
      <w:r w:rsidRPr="00B22FBE">
        <w:rPr>
          <w:noProof/>
          <w:sz w:val="22"/>
          <w:szCs w:val="22"/>
        </w:rPr>
        <w:t xml:space="preserve"> of an absorber atom and on the photon energy </w:t>
      </w:r>
      <w:r w:rsidRPr="00B22FBE">
        <w:rPr>
          <w:i/>
          <w:noProof/>
          <w:sz w:val="22"/>
          <w:szCs w:val="22"/>
        </w:rPr>
        <w:t>hν</w:t>
      </w:r>
      <w:r w:rsidRPr="00B22FBE">
        <w:rPr>
          <w:noProof/>
          <w:sz w:val="22"/>
          <w:szCs w:val="22"/>
        </w:rPr>
        <w:t xml:space="preserve">. The lines illustrate the values of </w:t>
      </w:r>
      <w:r w:rsidRPr="00B22FBE">
        <w:rPr>
          <w:i/>
          <w:noProof/>
          <w:sz w:val="22"/>
          <w:szCs w:val="22"/>
        </w:rPr>
        <w:t xml:space="preserve">hν </w:t>
      </w:r>
      <w:r w:rsidRPr="00B22FBE">
        <w:rPr>
          <w:noProof/>
          <w:sz w:val="22"/>
          <w:szCs w:val="22"/>
        </w:rPr>
        <w:t xml:space="preserve">for which the two neighbouring effects are equally probable </w:t>
      </w:r>
      <w:sdt>
        <w:sdtPr>
          <w:rPr>
            <w:noProof/>
            <w:sz w:val="22"/>
            <w:szCs w:val="22"/>
          </w:rPr>
          <w:id w:val="380453336"/>
          <w:citation/>
        </w:sdtPr>
        <w:sdtContent>
          <w:r w:rsidRPr="00B22FBE">
            <w:rPr>
              <w:noProof/>
              <w:sz w:val="22"/>
              <w:szCs w:val="22"/>
            </w:rPr>
            <w:fldChar w:fldCharType="begin"/>
          </w:r>
          <w:r w:rsidRPr="00B22FBE">
            <w:rPr>
              <w:noProof/>
              <w:sz w:val="22"/>
              <w:szCs w:val="22"/>
            </w:rPr>
            <w:instrText xml:space="preserve"> CITATION Gle10 \l 1033 </w:instrText>
          </w:r>
          <w:r w:rsidRPr="00B22FBE">
            <w:rPr>
              <w:noProof/>
              <w:sz w:val="22"/>
              <w:szCs w:val="22"/>
            </w:rPr>
            <w:fldChar w:fldCharType="separate"/>
          </w:r>
          <w:r w:rsidRPr="00B22FBE">
            <w:rPr>
              <w:noProof/>
              <w:sz w:val="22"/>
              <w:szCs w:val="22"/>
            </w:rPr>
            <w:t>(Knoll, 2010)</w:t>
          </w:r>
          <w:r w:rsidRPr="00B22FBE">
            <w:rPr>
              <w:noProof/>
              <w:sz w:val="22"/>
              <w:szCs w:val="22"/>
            </w:rPr>
            <w:fldChar w:fldCharType="end"/>
          </w:r>
        </w:sdtContent>
      </w:sdt>
      <w:r w:rsidRPr="00B22FBE">
        <w:rPr>
          <w:noProof/>
          <w:sz w:val="22"/>
          <w:szCs w:val="22"/>
        </w:rPr>
        <w:t>.</w:t>
      </w:r>
    </w:p>
    <w:p w14:paraId="28CB73F1" w14:textId="77777777" w:rsidR="002D3343" w:rsidRPr="002D3343" w:rsidRDefault="002D3343" w:rsidP="002D3343">
      <w:pPr>
        <w:rPr>
          <w:lang w:val="en-US"/>
        </w:rPr>
      </w:pPr>
    </w:p>
    <w:p w14:paraId="5DE89E24" w14:textId="237F2F17" w:rsidR="00F1271D" w:rsidRPr="007D79B6" w:rsidRDefault="00D62FC7" w:rsidP="007D79B6">
      <w:pPr>
        <w:pStyle w:val="ListParagraph"/>
        <w:numPr>
          <w:ilvl w:val="0"/>
          <w:numId w:val="20"/>
        </w:numPr>
        <w:rPr>
          <w:b/>
          <w:bCs/>
        </w:rPr>
      </w:pPr>
      <w:r w:rsidRPr="007D79B6">
        <w:rPr>
          <w:b/>
          <w:bCs/>
        </w:rPr>
        <w:t>Photoelectric absorption</w:t>
      </w:r>
    </w:p>
    <w:p w14:paraId="5B55130A" w14:textId="1797F206" w:rsidR="008D26B7" w:rsidRDefault="008D26B7" w:rsidP="00A9057D">
      <w:pPr>
        <w:rPr>
          <w:lang w:val="en-US"/>
        </w:rPr>
      </w:pPr>
      <w:r>
        <w:rPr>
          <w:lang w:val="en-US"/>
        </w:rPr>
        <w:t xml:space="preserve">In the photoelectric absorption process, a photon interacts </w:t>
      </w:r>
      <w:r w:rsidR="00510FFF">
        <w:rPr>
          <w:lang w:val="en-US"/>
        </w:rPr>
        <w:t xml:space="preserve">with an absorber atom, in which the photon passes its energy to an orbital electron and disappears. Instead, an energetic </w:t>
      </w:r>
      <w:r w:rsidR="00510FFF">
        <w:rPr>
          <w:i/>
          <w:iCs/>
          <w:lang w:val="en-US"/>
        </w:rPr>
        <w:t>photoelectron</w:t>
      </w:r>
      <w:r w:rsidR="00510FFF">
        <w:rPr>
          <w:lang w:val="en-US"/>
        </w:rPr>
        <w:t xml:space="preserve"> is ejected by the atom from one of its bound shells. The photoelectron energy is calculated according to the energy conservation law:</w:t>
      </w:r>
      <w:r w:rsidR="00C50A3B">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3"/>
        <w:gridCol w:w="1225"/>
      </w:tblGrid>
      <w:tr w:rsidR="00450F33" w:rsidRPr="00450F33" w14:paraId="3CE6ECA8" w14:textId="77777777" w:rsidTr="00450F33">
        <w:tc>
          <w:tcPr>
            <w:tcW w:w="8642" w:type="dxa"/>
          </w:tcPr>
          <w:p w14:paraId="2A842ACE" w14:textId="6186ADB4" w:rsidR="00450F33" w:rsidRPr="00450F33" w:rsidRDefault="00000000" w:rsidP="00A9057D">
            <w:pPr>
              <w:pStyle w:val="Caption"/>
            </w:pPr>
            <m:oMathPara>
              <m:oMath>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e</m:t>
                        </m:r>
                      </m:e>
                      <m:sup>
                        <m:r>
                          <w:rPr>
                            <w:rFonts w:ascii="Cambria Math" w:hAnsi="Cambria Math"/>
                          </w:rPr>
                          <m:t>-</m:t>
                        </m:r>
                      </m:sup>
                    </m:sSup>
                  </m:sub>
                </m:sSub>
                <m:r>
                  <w:rPr>
                    <w:rFonts w:ascii="Cambria Math" w:hAnsi="Cambria Math"/>
                  </w:rPr>
                  <m:t xml:space="preserve">=hν- </m:t>
                </m:r>
                <m:sSub>
                  <m:sSubPr>
                    <m:ctrlPr>
                      <w:rPr>
                        <w:rFonts w:ascii="Cambria Math" w:hAnsi="Cambria Math"/>
                        <w:i/>
                      </w:rPr>
                    </m:ctrlPr>
                  </m:sSubPr>
                  <m:e>
                    <m:r>
                      <w:rPr>
                        <w:rFonts w:ascii="Cambria Math" w:hAnsi="Cambria Math"/>
                      </w:rPr>
                      <m:t>E</m:t>
                    </m:r>
                  </m:e>
                  <m:sub>
                    <m:r>
                      <w:rPr>
                        <w:rFonts w:ascii="Cambria Math" w:hAnsi="Cambria Math"/>
                      </w:rPr>
                      <m:t>b</m:t>
                    </m:r>
                  </m:sub>
                </m:sSub>
              </m:oMath>
            </m:oMathPara>
          </w:p>
        </w:tc>
        <w:bookmarkStart w:id="23" w:name="_Ref157800201"/>
        <w:tc>
          <w:tcPr>
            <w:tcW w:w="986" w:type="dxa"/>
          </w:tcPr>
          <w:p w14:paraId="2B6AD7D6" w14:textId="1476EA42" w:rsidR="00450F33" w:rsidRPr="00450F33" w:rsidRDefault="00450F33" w:rsidP="00A9057D">
            <w:pPr>
              <w:pStyle w:val="Caption"/>
            </w:pPr>
            <w:r w:rsidRPr="00450F33">
              <w:fldChar w:fldCharType="begin"/>
            </w:r>
            <w:r w:rsidRPr="00450F33">
              <w:instrText xml:space="preserve"> STYLEREF 1 \s </w:instrText>
            </w:r>
            <w:r w:rsidRPr="00450F33">
              <w:fldChar w:fldCharType="separate"/>
            </w:r>
            <w:r w:rsidR="00187E00">
              <w:rPr>
                <w:noProof/>
              </w:rPr>
              <w:t>1</w:t>
            </w:r>
            <w:r w:rsidRPr="00450F33">
              <w:fldChar w:fldCharType="end"/>
            </w:r>
            <w:r w:rsidRPr="00450F33">
              <w:t>.</w:t>
            </w:r>
            <w:r w:rsidRPr="00450F33">
              <w:fldChar w:fldCharType="begin"/>
            </w:r>
            <w:r w:rsidRPr="00450F33">
              <w:instrText xml:space="preserve"> SEQ Equation \* ARABIC \s 1 </w:instrText>
            </w:r>
            <w:r w:rsidRPr="00450F33">
              <w:fldChar w:fldCharType="separate"/>
            </w:r>
            <w:r w:rsidR="00187E00">
              <w:rPr>
                <w:noProof/>
              </w:rPr>
              <w:t>1</w:t>
            </w:r>
            <w:r w:rsidRPr="00450F33">
              <w:fldChar w:fldCharType="end"/>
            </w:r>
            <w:bookmarkEnd w:id="23"/>
          </w:p>
        </w:tc>
      </w:tr>
    </w:tbl>
    <w:p w14:paraId="64831FBF" w14:textId="2DC2DB2F" w:rsidR="00450F33" w:rsidRDefault="00795583" w:rsidP="00A9057D">
      <w:pPr>
        <w:ind w:firstLine="0"/>
        <w:rPr>
          <w:lang w:val="en-US"/>
        </w:rPr>
      </w:pPr>
      <w:r>
        <w:rPr>
          <w:lang w:val="en-US"/>
        </w:rPr>
        <w:t xml:space="preserve">where </w:t>
      </w:r>
      <w:r>
        <w:rPr>
          <w:i/>
          <w:iCs/>
          <w:lang w:val="en-US"/>
        </w:rPr>
        <w:t>E</w:t>
      </w:r>
      <w:r>
        <w:rPr>
          <w:i/>
          <w:iCs/>
          <w:vertAlign w:val="subscript"/>
          <w:lang w:val="en-US"/>
        </w:rPr>
        <w:t>b</w:t>
      </w:r>
      <w:r>
        <w:rPr>
          <w:i/>
          <w:iCs/>
          <w:lang w:val="en-US"/>
        </w:rPr>
        <w:t xml:space="preserve"> </w:t>
      </w:r>
      <w:r>
        <w:rPr>
          <w:lang w:val="en-US"/>
        </w:rPr>
        <w:t xml:space="preserve">is the binding energy of the photoelectron in its original shell. In addition to the photoelectron, the photoelectron absorption also generates an ionized absorber atom with a vacancy in one of its shells. This vacancy is quickly filled through capture of a free electron or rearrangement of electrons from the other shells. As a result, one or more characteristic </w:t>
      </w:r>
      <w:r w:rsidR="004376E9">
        <w:rPr>
          <w:lang w:val="en-US"/>
        </w:rPr>
        <w:t xml:space="preserve">X-ray photons may be generated. In most cases these X-rays </w:t>
      </w:r>
      <w:r w:rsidR="00A9057D">
        <w:rPr>
          <w:lang w:val="en-US"/>
        </w:rPr>
        <w:t>are reabsorbed close to the original site through photoelectric absorption involving less tightly bound shells. However, their possible escape from radiation detectors can influence their response. In some fraction of the cases, the emission of an Auger electron may substitute the characteristic X-ray in carrying away the atomic excitation energy.</w:t>
      </w:r>
    </w:p>
    <w:p w14:paraId="48B08C07" w14:textId="59770851" w:rsidR="00A9057D" w:rsidRDefault="001455D3" w:rsidP="004A5593">
      <w:pPr>
        <w:rPr>
          <w:lang w:val="en-US"/>
        </w:rPr>
      </w:pPr>
      <w:r>
        <w:rPr>
          <w:lang w:val="en-US"/>
        </w:rPr>
        <w:t xml:space="preserve">According to Fig. 1.7, a </w:t>
      </w:r>
      <w:r w:rsidR="00A9057D">
        <w:rPr>
          <w:lang w:val="en-US"/>
        </w:rPr>
        <w:t>photoelectric absorption process is the predominant type of interaction for X-rays (and gamma</w:t>
      </w:r>
      <w:r w:rsidR="004A5593">
        <w:rPr>
          <w:lang w:val="en-US"/>
        </w:rPr>
        <w:t>-</w:t>
      </w:r>
      <w:r w:rsidR="00A9057D">
        <w:rPr>
          <w:lang w:val="en-US"/>
        </w:rPr>
        <w:t xml:space="preserve">rays) of relatively low </w:t>
      </w:r>
      <w:commentRangeStart w:id="24"/>
      <w:r w:rsidR="00A9057D">
        <w:rPr>
          <w:lang w:val="en-US"/>
        </w:rPr>
        <w:t>energy</w:t>
      </w:r>
      <w:commentRangeEnd w:id="24"/>
      <w:r w:rsidR="009A75D1">
        <w:rPr>
          <w:rStyle w:val="CommentReference"/>
        </w:rPr>
        <w:commentReference w:id="24"/>
      </w:r>
      <w:r>
        <w:t xml:space="preserve"> for low-</w:t>
      </w:r>
      <w:r>
        <w:rPr>
          <w:i/>
          <w:iCs/>
        </w:rPr>
        <w:t xml:space="preserve">Z </w:t>
      </w:r>
      <w:r>
        <w:t xml:space="preserve">absorbers. For example, in water photoelectric absorption is dominant up to ~26 keV, while in bones it stays dominant up to ~45 keV </w:t>
      </w:r>
      <w:sdt>
        <w:sdtPr>
          <w:id w:val="1056201127"/>
          <w:citation/>
        </w:sdtPr>
        <w:sdtContent>
          <w:r>
            <w:fldChar w:fldCharType="begin"/>
          </w:r>
          <w:r>
            <w:rPr>
              <w:lang w:val="en-US"/>
            </w:rPr>
            <w:instrText xml:space="preserve"> CITATION Bri \l 1033 </w:instrText>
          </w:r>
          <w:r>
            <w:fldChar w:fldCharType="separate"/>
          </w:r>
          <w:r>
            <w:rPr>
              <w:noProof/>
              <w:lang w:val="en-US"/>
            </w:rPr>
            <w:t>(Nett, n.d.)</w:t>
          </w:r>
          <w:r>
            <w:fldChar w:fldCharType="end"/>
          </w:r>
        </w:sdtContent>
      </w:sdt>
      <w:r>
        <w:t xml:space="preserve">. </w:t>
      </w:r>
      <w:r w:rsidR="00A9057D">
        <w:rPr>
          <w:lang w:val="en-US"/>
        </w:rPr>
        <w:t xml:space="preserve">The process is also enhanced for absorber materials of high atomic number </w:t>
      </w:r>
      <w:r w:rsidR="00A9057D">
        <w:rPr>
          <w:i/>
          <w:iCs/>
          <w:lang w:val="en-US"/>
        </w:rPr>
        <w:t>Z</w:t>
      </w:r>
      <w:r w:rsidR="00A9057D">
        <w:rPr>
          <w:lang w:val="en-US"/>
        </w:rPr>
        <w:t xml:space="preserve">. Although there is no single analytic expression for the probability of photoelectric absorption per atom over all ranges of photon energy </w:t>
      </w:r>
      <w:r w:rsidR="00A9057D">
        <w:rPr>
          <w:i/>
          <w:iCs/>
          <w:lang w:val="en-US"/>
        </w:rPr>
        <w:softHyphen/>
      </w:r>
      <w:r w:rsidR="00A9057D">
        <w:rPr>
          <w:i/>
          <w:iCs/>
          <w:lang w:val="en-US"/>
        </w:rPr>
        <w:softHyphen/>
      </w:r>
      <w:proofErr w:type="spellStart"/>
      <w:r w:rsidR="00A9057D">
        <w:rPr>
          <w:i/>
          <w:iCs/>
          <w:lang w:val="en-US"/>
        </w:rPr>
        <w:t>E</w:t>
      </w:r>
      <w:r w:rsidR="00A9057D">
        <w:rPr>
          <w:rFonts w:cs="Times New Roman"/>
          <w:i/>
          <w:iCs/>
          <w:vertAlign w:val="subscript"/>
          <w:lang w:val="en-US"/>
        </w:rPr>
        <w:t>γ</w:t>
      </w:r>
      <w:proofErr w:type="spellEnd"/>
      <w:r w:rsidR="00A9057D">
        <w:rPr>
          <w:lang w:val="en-US"/>
        </w:rPr>
        <w:t xml:space="preserve"> and </w:t>
      </w:r>
      <w:r w:rsidR="00A9057D">
        <w:rPr>
          <w:i/>
          <w:iCs/>
          <w:lang w:val="en-US"/>
        </w:rPr>
        <w:t>Z</w:t>
      </w:r>
      <w:r w:rsidR="00A9057D">
        <w:rPr>
          <w:lang w:val="en-US"/>
        </w:rPr>
        <w:t>, its rough approximation is present: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A9057D" w:rsidRPr="003D3FDA" w14:paraId="1CAB3F4C" w14:textId="77777777" w:rsidTr="00450F33">
        <w:tc>
          <w:tcPr>
            <w:tcW w:w="8642" w:type="dxa"/>
          </w:tcPr>
          <w:p w14:paraId="39D4E0B7" w14:textId="77777777" w:rsidR="00A9057D" w:rsidRPr="004A5593" w:rsidRDefault="00A9057D" w:rsidP="00535D78">
            <w:pPr>
              <w:pStyle w:val="Caption"/>
              <w:ind w:firstLine="0"/>
            </w:pPr>
            <m:oMathPara>
              <m:oMath>
                <m:r>
                  <w:rPr>
                    <w:rFonts w:ascii="Cambria Math" w:hAnsi="Cambria Math"/>
                  </w:rPr>
                  <w:lastRenderedPageBreak/>
                  <m:t xml:space="preserve">τ ≅const × </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num>
                  <m:den>
                    <m:sSubSup>
                      <m:sSubSupPr>
                        <m:ctrlPr>
                          <w:rPr>
                            <w:rFonts w:ascii="Cambria Math" w:hAnsi="Cambria Math"/>
                            <w:i/>
                          </w:rPr>
                        </m:ctrlPr>
                      </m:sSubSupPr>
                      <m:e>
                        <m:r>
                          <w:rPr>
                            <w:rFonts w:ascii="Cambria Math" w:hAnsi="Cambria Math"/>
                          </w:rPr>
                          <m:t>E</m:t>
                        </m:r>
                      </m:e>
                      <m:sub>
                        <m:r>
                          <w:rPr>
                            <w:rFonts w:ascii="Cambria Math" w:hAnsi="Cambria Math"/>
                          </w:rPr>
                          <m:t>γ</m:t>
                        </m:r>
                      </m:sub>
                      <m:sup>
                        <m:r>
                          <w:rPr>
                            <w:rFonts w:ascii="Cambria Math" w:hAnsi="Cambria Math"/>
                          </w:rPr>
                          <m:t>3.5</m:t>
                        </m:r>
                      </m:sup>
                    </m:sSubSup>
                  </m:den>
                </m:f>
              </m:oMath>
            </m:oMathPara>
          </w:p>
          <w:p w14:paraId="092D06D5" w14:textId="2D11ADDC" w:rsidR="004A5593" w:rsidRDefault="004A5593" w:rsidP="004A5593">
            <w:pPr>
              <w:ind w:firstLine="0"/>
              <w:rPr>
                <w:lang w:val="en-US"/>
              </w:rPr>
            </w:pPr>
            <w:r>
              <w:rPr>
                <w:lang w:val="en-US"/>
              </w:rPr>
              <w:t xml:space="preserve">where </w:t>
            </w:r>
            <w:r>
              <w:rPr>
                <w:i/>
                <w:iCs/>
                <w:lang w:val="en-US"/>
              </w:rPr>
              <w:t>n</w:t>
            </w:r>
            <w:r>
              <w:rPr>
                <w:lang w:val="en-US"/>
              </w:rPr>
              <w:t xml:space="preserve"> varies between 4 and 5 over gamma-ray energy region </w:t>
            </w:r>
            <w:sdt>
              <w:sdtPr>
                <w:rPr>
                  <w:lang w:val="en-US"/>
                </w:rPr>
                <w:id w:val="1415742362"/>
                <w:citation/>
              </w:sdtPr>
              <w:sdtContent>
                <w:r>
                  <w:rPr>
                    <w:lang w:val="en-US"/>
                  </w:rPr>
                  <w:fldChar w:fldCharType="begin"/>
                </w:r>
                <w:r>
                  <w:rPr>
                    <w:lang w:val="en-US"/>
                  </w:rPr>
                  <w:instrText xml:space="preserve"> CITATION Gle10 \l 1033 </w:instrText>
                </w:r>
                <w:r>
                  <w:rPr>
                    <w:lang w:val="en-US"/>
                  </w:rPr>
                  <w:fldChar w:fldCharType="separate"/>
                </w:r>
                <w:r w:rsidR="00B86268">
                  <w:rPr>
                    <w:noProof/>
                    <w:lang w:val="en-US"/>
                  </w:rPr>
                  <w:t>(Knoll, 2010)</w:t>
                </w:r>
                <w:r>
                  <w:rPr>
                    <w:lang w:val="en-US"/>
                  </w:rPr>
                  <w:fldChar w:fldCharType="end"/>
                </w:r>
              </w:sdtContent>
            </w:sdt>
            <w:r>
              <w:rPr>
                <w:lang w:val="en-US"/>
              </w:rPr>
              <w:t>.</w:t>
            </w:r>
          </w:p>
          <w:p w14:paraId="13517283" w14:textId="6A94A11D" w:rsidR="004A5593" w:rsidRPr="004A5593" w:rsidRDefault="004A5593" w:rsidP="004A5593">
            <w:pPr>
              <w:spacing w:line="360" w:lineRule="auto"/>
              <w:rPr>
                <w:lang w:val="en-US"/>
              </w:rPr>
            </w:pPr>
          </w:p>
        </w:tc>
        <w:tc>
          <w:tcPr>
            <w:tcW w:w="986" w:type="dxa"/>
          </w:tcPr>
          <w:p w14:paraId="36A2BFF7" w14:textId="28D88CCC" w:rsidR="00A9057D" w:rsidRPr="003D3FDA" w:rsidRDefault="00A9057D" w:rsidP="00535D78">
            <w:pPr>
              <w:pStyle w:val="Caption"/>
              <w:ind w:firstLine="0"/>
            </w:pPr>
            <w:r w:rsidRPr="003D3FDA">
              <w:fldChar w:fldCharType="begin"/>
            </w:r>
            <w:r w:rsidRPr="003D3FDA">
              <w:instrText xml:space="preserve"> STYLEREF 1 \s </w:instrText>
            </w:r>
            <w:r w:rsidRPr="003D3FDA">
              <w:fldChar w:fldCharType="separate"/>
            </w:r>
            <w:r w:rsidR="00187E00">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sidR="00187E00">
              <w:rPr>
                <w:noProof/>
              </w:rPr>
              <w:t>2</w:t>
            </w:r>
            <w:r w:rsidRPr="003D3FDA">
              <w:fldChar w:fldCharType="end"/>
            </w:r>
          </w:p>
        </w:tc>
      </w:tr>
    </w:tbl>
    <w:p w14:paraId="5CD24E3F" w14:textId="17F2D0DF" w:rsidR="00D62FC7" w:rsidRPr="00D62FC7" w:rsidRDefault="00D62FC7" w:rsidP="00D62FC7">
      <w:pPr>
        <w:pStyle w:val="ListParagraph"/>
        <w:numPr>
          <w:ilvl w:val="0"/>
          <w:numId w:val="18"/>
        </w:numPr>
        <w:rPr>
          <w:lang w:val="en-US"/>
        </w:rPr>
      </w:pPr>
      <w:r>
        <w:rPr>
          <w:b/>
          <w:bCs/>
          <w:lang w:val="en-US"/>
        </w:rPr>
        <w:t>Compton scattering</w:t>
      </w:r>
    </w:p>
    <w:p w14:paraId="6A49D745" w14:textId="6DCCD77B" w:rsidR="004A5593" w:rsidRDefault="004A5593" w:rsidP="00D62FC7">
      <w:pPr>
        <w:ind w:firstLine="708"/>
        <w:rPr>
          <w:lang w:val="en-US"/>
        </w:rPr>
      </w:pPr>
      <w:r>
        <w:rPr>
          <w:lang w:val="en-US"/>
        </w:rPr>
        <w:t xml:space="preserve">In Compton scattering, the incoming X-ray (or gamma-ray) photon is deflected through an angle </w:t>
      </w:r>
      <w:r>
        <w:rPr>
          <w:rFonts w:cs="Times New Roman"/>
          <w:i/>
          <w:iCs/>
          <w:lang w:val="en-US"/>
        </w:rPr>
        <w:t>θ</w:t>
      </w:r>
      <w:r>
        <w:rPr>
          <w:lang w:val="en-US"/>
        </w:rPr>
        <w:t xml:space="preserve"> with respect to its original direction (Fig.</w:t>
      </w:r>
      <w:r w:rsidR="00CB2FC4">
        <w:rPr>
          <w:lang w:val="en-US"/>
        </w:rPr>
        <w:t xml:space="preserve"> </w:t>
      </w:r>
      <w:r>
        <w:rPr>
          <w:lang w:val="en-US"/>
        </w:rPr>
        <w:t>1</w:t>
      </w:r>
      <w:r w:rsidR="007A7087">
        <w:rPr>
          <w:lang w:val="en-US"/>
        </w:rPr>
        <w:t>.</w:t>
      </w:r>
      <w:r w:rsidR="00CB2FC4">
        <w:rPr>
          <w:lang w:val="en-US"/>
        </w:rPr>
        <w:t>7</w:t>
      </w:r>
      <w:r>
        <w:rPr>
          <w:lang w:val="en-US"/>
        </w:rPr>
        <w:t xml:space="preserve">) by its interaction with an electron in </w:t>
      </w:r>
      <w:r w:rsidR="005303DF">
        <w:rPr>
          <w:lang w:val="en-US"/>
        </w:rPr>
        <w:t>an absorber atom</w:t>
      </w:r>
      <w:r>
        <w:rPr>
          <w:lang w:val="en-US"/>
        </w:rPr>
        <w:t xml:space="preserve">. The photon transfers a portion of its energy to the electron (assumed to be initially at rest), which is </w:t>
      </w:r>
      <w:r w:rsidR="007A7087">
        <w:rPr>
          <w:lang w:val="en-US"/>
        </w:rPr>
        <w:t>called</w:t>
      </w:r>
      <w:r>
        <w:rPr>
          <w:lang w:val="en-US"/>
        </w:rPr>
        <w:t xml:space="preserve"> </w:t>
      </w:r>
      <w:r>
        <w:rPr>
          <w:i/>
          <w:iCs/>
          <w:lang w:val="en-US"/>
        </w:rPr>
        <w:t>recoil electron</w:t>
      </w:r>
      <w:r>
        <w:rPr>
          <w:lang w:val="en-US"/>
        </w:rPr>
        <w:t xml:space="preserve">. </w:t>
      </w:r>
      <w:r w:rsidR="005303DF">
        <w:rPr>
          <w:lang w:val="en-US"/>
        </w:rPr>
        <w:t xml:space="preserve">Since any angle of scattering is possible, the energy transferred to the electron can vary from zero to a large fraction of the impinging photon energy </w:t>
      </w:r>
      <w:sdt>
        <w:sdtPr>
          <w:rPr>
            <w:lang w:val="en-US"/>
          </w:rPr>
          <w:id w:val="433408027"/>
          <w:citation/>
        </w:sdtPr>
        <w:sdtContent>
          <w:r w:rsidR="005303DF">
            <w:rPr>
              <w:lang w:val="en-US"/>
            </w:rPr>
            <w:fldChar w:fldCharType="begin"/>
          </w:r>
          <w:r w:rsidR="005303DF">
            <w:rPr>
              <w:lang w:val="en-US"/>
            </w:rPr>
            <w:instrText xml:space="preserve"> CITATION Gle10 \l 1033 </w:instrText>
          </w:r>
          <w:r w:rsidR="005303DF">
            <w:rPr>
              <w:lang w:val="en-US"/>
            </w:rPr>
            <w:fldChar w:fldCharType="separate"/>
          </w:r>
          <w:r w:rsidR="00B86268">
            <w:rPr>
              <w:noProof/>
              <w:lang w:val="en-US"/>
            </w:rPr>
            <w:t>(Knoll, 2010)</w:t>
          </w:r>
          <w:r w:rsidR="005303DF">
            <w:rPr>
              <w:lang w:val="en-US"/>
            </w:rPr>
            <w:fldChar w:fldCharType="end"/>
          </w:r>
        </w:sdtContent>
      </w:sdt>
      <w:r w:rsidR="005303DF">
        <w:rPr>
          <w:lang w:val="en-US"/>
        </w:rPr>
        <w:t>.</w:t>
      </w:r>
    </w:p>
    <w:p w14:paraId="2786EFA0" w14:textId="7EA392BB" w:rsidR="0001639C" w:rsidRDefault="005303DF" w:rsidP="0001639C">
      <w:pPr>
        <w:rPr>
          <w:lang w:val="en-US"/>
        </w:rPr>
      </w:pPr>
      <w:r>
        <w:rPr>
          <w:lang w:val="en-US"/>
        </w:rPr>
        <w:t xml:space="preserve">The </w:t>
      </w:r>
      <w:r w:rsidR="0001639C">
        <w:rPr>
          <w:lang w:val="en-US"/>
        </w:rPr>
        <w:t>expression that relates the energy transfer and the scattering angle can be derived by combining the energy and momentum conservation laws: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01639C" w:rsidRPr="003D3FDA" w14:paraId="278D478E" w14:textId="77777777" w:rsidTr="00450F33">
        <w:tc>
          <w:tcPr>
            <w:tcW w:w="8642" w:type="dxa"/>
          </w:tcPr>
          <w:p w14:paraId="650734D9" w14:textId="58ECD1C2" w:rsidR="0001639C" w:rsidRPr="0001639C" w:rsidRDefault="0001639C" w:rsidP="00535D78">
            <w:pPr>
              <w:pStyle w:val="Caption"/>
              <w:ind w:firstLine="0"/>
              <w:rPr>
                <w:i/>
                <w:lang w:val="ru-RU"/>
              </w:rPr>
            </w:pPr>
            <m:oMathPara>
              <m:oMath>
                <m:r>
                  <w:rPr>
                    <w:rFonts w:ascii="Cambria Math" w:hAnsi="Cambria Math"/>
                  </w:rPr>
                  <m:t>h</m:t>
                </m:r>
                <m:sSup>
                  <m:sSupPr>
                    <m:ctrlPr>
                      <w:rPr>
                        <w:rFonts w:ascii="Cambria Math" w:hAnsi="Cambria Math"/>
                        <w:i/>
                      </w:rPr>
                    </m:ctrlPr>
                  </m:sSupPr>
                  <m:e>
                    <m:r>
                      <w:rPr>
                        <w:rFonts w:ascii="Cambria Math" w:hAnsi="Cambria Math"/>
                      </w:rPr>
                      <m:t>ν</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hν</m:t>
                    </m:r>
                  </m:num>
                  <m:den>
                    <m:r>
                      <w:rPr>
                        <w:rFonts w:ascii="Cambria Math" w:hAnsi="Cambria Math"/>
                      </w:rPr>
                      <m:t xml:space="preserve">1+ </m:t>
                    </m:r>
                    <m:f>
                      <m:fPr>
                        <m:ctrlPr>
                          <w:rPr>
                            <w:rFonts w:ascii="Cambria Math" w:hAnsi="Cambria Math"/>
                            <w:i/>
                          </w:rPr>
                        </m:ctrlPr>
                      </m:fPr>
                      <m:num>
                        <m:r>
                          <w:rPr>
                            <w:rFonts w:ascii="Cambria Math" w:hAnsi="Cambria Math"/>
                          </w:rPr>
                          <m:t>hν</m:t>
                        </m:r>
                      </m:num>
                      <m:den>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den>
                </m:f>
              </m:oMath>
            </m:oMathPara>
          </w:p>
        </w:tc>
        <w:tc>
          <w:tcPr>
            <w:tcW w:w="986" w:type="dxa"/>
          </w:tcPr>
          <w:p w14:paraId="608348D0" w14:textId="63805290" w:rsidR="0001639C" w:rsidRPr="003D3FDA" w:rsidRDefault="0001639C" w:rsidP="00535D78">
            <w:pPr>
              <w:pStyle w:val="Caption"/>
              <w:ind w:firstLine="0"/>
            </w:pPr>
            <w:r w:rsidRPr="003D3FDA">
              <w:fldChar w:fldCharType="begin"/>
            </w:r>
            <w:r w:rsidRPr="003D3FDA">
              <w:instrText xml:space="preserve"> STYLEREF 1 \s </w:instrText>
            </w:r>
            <w:r w:rsidRPr="003D3FDA">
              <w:fldChar w:fldCharType="separate"/>
            </w:r>
            <w:r w:rsidR="00187E00">
              <w:rPr>
                <w:noProof/>
              </w:rPr>
              <w:t>1</w:t>
            </w:r>
            <w:r w:rsidRPr="003D3FDA">
              <w:fldChar w:fldCharType="end"/>
            </w:r>
            <w:r w:rsidRPr="003D3FDA">
              <w:t>.</w:t>
            </w:r>
            <w:r w:rsidRPr="003D3FDA">
              <w:fldChar w:fldCharType="begin"/>
            </w:r>
            <w:r w:rsidRPr="003D3FDA">
              <w:instrText xml:space="preserve"> SEQ Equation \* ARABIC \s 1 </w:instrText>
            </w:r>
            <w:r w:rsidRPr="003D3FDA">
              <w:fldChar w:fldCharType="separate"/>
            </w:r>
            <w:r w:rsidR="00187E00">
              <w:rPr>
                <w:noProof/>
              </w:rPr>
              <w:t>3</w:t>
            </w:r>
            <w:r w:rsidRPr="003D3FDA">
              <w:fldChar w:fldCharType="end"/>
            </w:r>
          </w:p>
        </w:tc>
      </w:tr>
    </w:tbl>
    <w:p w14:paraId="74EE8FB7" w14:textId="77777777" w:rsidR="00CB2FC4" w:rsidRDefault="00CB2FC4" w:rsidP="00FD2967">
      <w:pPr>
        <w:keepNext/>
        <w:ind w:firstLine="0"/>
      </w:pPr>
    </w:p>
    <w:p w14:paraId="4D11978F" w14:textId="66736B77" w:rsidR="00D07188" w:rsidRDefault="00D07188" w:rsidP="000F0165">
      <w:pPr>
        <w:keepNext/>
      </w:pPr>
      <w:r>
        <w:rPr>
          <w:noProof/>
          <w:lang w:val="en-US"/>
        </w:rPr>
        <w:drawing>
          <wp:inline distT="0" distB="0" distL="0" distR="0" wp14:anchorId="455402AF" wp14:editId="12CCE2D1">
            <wp:extent cx="3796665" cy="1745615"/>
            <wp:effectExtent l="0" t="0" r="0" b="6985"/>
            <wp:docPr id="15995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665" cy="1745615"/>
                    </a:xfrm>
                    <a:prstGeom prst="rect">
                      <a:avLst/>
                    </a:prstGeom>
                    <a:noFill/>
                    <a:ln>
                      <a:noFill/>
                    </a:ln>
                  </pic:spPr>
                </pic:pic>
              </a:graphicData>
            </a:graphic>
          </wp:inline>
        </w:drawing>
      </w:r>
    </w:p>
    <w:p w14:paraId="2D9C5154" w14:textId="3BF4B65D" w:rsidR="0001639C" w:rsidRDefault="00D07188" w:rsidP="00D07188">
      <w:pPr>
        <w:pStyle w:val="Caption"/>
        <w:rPr>
          <w:sz w:val="22"/>
          <w:szCs w:val="22"/>
        </w:rPr>
      </w:pPr>
      <w:r w:rsidRPr="00FD2967">
        <w:rPr>
          <w:sz w:val="22"/>
          <w:szCs w:val="22"/>
        </w:rPr>
        <w:t xml:space="preserve">Figure </w:t>
      </w:r>
      <w:r w:rsidR="00D71500" w:rsidRPr="00FD2967">
        <w:rPr>
          <w:sz w:val="22"/>
          <w:szCs w:val="22"/>
        </w:rPr>
        <w:fldChar w:fldCharType="begin"/>
      </w:r>
      <w:r w:rsidR="00D71500" w:rsidRPr="00FD2967">
        <w:rPr>
          <w:sz w:val="22"/>
          <w:szCs w:val="22"/>
        </w:rPr>
        <w:instrText xml:space="preserve"> STYLEREF 1 \s </w:instrText>
      </w:r>
      <w:r w:rsidR="00D71500" w:rsidRPr="00FD2967">
        <w:rPr>
          <w:sz w:val="22"/>
          <w:szCs w:val="22"/>
        </w:rPr>
        <w:fldChar w:fldCharType="separate"/>
      </w:r>
      <w:r w:rsidR="00D71500" w:rsidRPr="00FD2967">
        <w:rPr>
          <w:noProof/>
          <w:sz w:val="22"/>
          <w:szCs w:val="22"/>
        </w:rPr>
        <w:t>1</w:t>
      </w:r>
      <w:r w:rsidR="00D71500" w:rsidRPr="00FD2967">
        <w:rPr>
          <w:sz w:val="22"/>
          <w:szCs w:val="22"/>
        </w:rPr>
        <w:fldChar w:fldCharType="end"/>
      </w:r>
      <w:r w:rsidR="00D71500" w:rsidRPr="00FD2967">
        <w:rPr>
          <w:sz w:val="22"/>
          <w:szCs w:val="22"/>
        </w:rPr>
        <w:t>.</w:t>
      </w:r>
      <w:r w:rsidR="00D71500" w:rsidRPr="00FD2967">
        <w:rPr>
          <w:sz w:val="22"/>
          <w:szCs w:val="22"/>
        </w:rPr>
        <w:fldChar w:fldCharType="begin"/>
      </w:r>
      <w:r w:rsidR="00D71500" w:rsidRPr="00FD2967">
        <w:rPr>
          <w:sz w:val="22"/>
          <w:szCs w:val="22"/>
        </w:rPr>
        <w:instrText xml:space="preserve"> SEQ Figure \* ARABIC \s 1 </w:instrText>
      </w:r>
      <w:r w:rsidR="00D71500" w:rsidRPr="00FD2967">
        <w:rPr>
          <w:sz w:val="22"/>
          <w:szCs w:val="22"/>
        </w:rPr>
        <w:fldChar w:fldCharType="separate"/>
      </w:r>
      <w:r w:rsidR="00D71500" w:rsidRPr="00FD2967">
        <w:rPr>
          <w:noProof/>
          <w:sz w:val="22"/>
          <w:szCs w:val="22"/>
        </w:rPr>
        <w:t>8</w:t>
      </w:r>
      <w:r w:rsidR="00D71500" w:rsidRPr="00FD2967">
        <w:rPr>
          <w:sz w:val="22"/>
          <w:szCs w:val="22"/>
        </w:rPr>
        <w:fldChar w:fldCharType="end"/>
      </w:r>
      <w:r w:rsidRPr="00FD2967">
        <w:rPr>
          <w:sz w:val="22"/>
          <w:szCs w:val="22"/>
        </w:rPr>
        <w:t xml:space="preserve"> Schematic representation of the Compton scattering process</w:t>
      </w:r>
      <w:r w:rsidR="00F726DF" w:rsidRPr="00FD2967">
        <w:rPr>
          <w:sz w:val="22"/>
          <w:szCs w:val="22"/>
        </w:rPr>
        <w:t xml:space="preserve"> </w:t>
      </w:r>
      <w:sdt>
        <w:sdtPr>
          <w:rPr>
            <w:sz w:val="22"/>
            <w:szCs w:val="22"/>
          </w:rPr>
          <w:id w:val="-271482313"/>
          <w:citation/>
        </w:sdtPr>
        <w:sdtContent>
          <w:r w:rsidR="00F726DF" w:rsidRPr="00FD2967">
            <w:rPr>
              <w:sz w:val="22"/>
              <w:szCs w:val="22"/>
            </w:rPr>
            <w:fldChar w:fldCharType="begin"/>
          </w:r>
          <w:r w:rsidR="00F726DF" w:rsidRPr="00FD2967">
            <w:rPr>
              <w:sz w:val="22"/>
              <w:szCs w:val="22"/>
            </w:rPr>
            <w:instrText xml:space="preserve"> CITATION Gle10 \l 1033 </w:instrText>
          </w:r>
          <w:r w:rsidR="00F726DF" w:rsidRPr="00FD2967">
            <w:rPr>
              <w:sz w:val="22"/>
              <w:szCs w:val="22"/>
            </w:rPr>
            <w:fldChar w:fldCharType="separate"/>
          </w:r>
          <w:r w:rsidR="00B86268" w:rsidRPr="00FD2967">
            <w:rPr>
              <w:noProof/>
              <w:sz w:val="22"/>
              <w:szCs w:val="22"/>
            </w:rPr>
            <w:t>(Knoll, 2010)</w:t>
          </w:r>
          <w:r w:rsidR="00F726DF" w:rsidRPr="00FD2967">
            <w:rPr>
              <w:sz w:val="22"/>
              <w:szCs w:val="22"/>
            </w:rPr>
            <w:fldChar w:fldCharType="end"/>
          </w:r>
        </w:sdtContent>
      </w:sdt>
      <w:r w:rsidRPr="00FD2967">
        <w:rPr>
          <w:sz w:val="22"/>
          <w:szCs w:val="22"/>
        </w:rPr>
        <w:t>.</w:t>
      </w:r>
    </w:p>
    <w:p w14:paraId="120A6285" w14:textId="77777777" w:rsidR="002D3343" w:rsidRPr="002D3343" w:rsidRDefault="002D3343" w:rsidP="002D3343">
      <w:pPr>
        <w:rPr>
          <w:lang w:val="en-US"/>
        </w:rPr>
      </w:pPr>
    </w:p>
    <w:p w14:paraId="03A0FB37" w14:textId="0777B598" w:rsidR="000F0165" w:rsidRDefault="000F0165" w:rsidP="000F0165">
      <w:pPr>
        <w:keepNext/>
        <w:ind w:firstLine="0"/>
        <w:rPr>
          <w:noProof/>
          <w:lang w:val="en-US"/>
        </w:rPr>
      </w:pPr>
      <w:r>
        <w:rPr>
          <w:noProof/>
          <w:lang w:val="en-US"/>
        </w:rPr>
        <w:t xml:space="preserve">where </w:t>
      </w:r>
      <w:r>
        <w:rPr>
          <w:i/>
          <w:iCs/>
          <w:noProof/>
          <w:lang w:val="en-US"/>
        </w:rPr>
        <w:t>m</w:t>
      </w:r>
      <w:r>
        <w:rPr>
          <w:i/>
          <w:iCs/>
          <w:noProof/>
          <w:vertAlign w:val="subscript"/>
          <w:lang w:val="en-US"/>
        </w:rPr>
        <w:t>0</w:t>
      </w:r>
      <w:r>
        <w:rPr>
          <w:i/>
          <w:iCs/>
          <w:noProof/>
          <w:lang w:val="en-US"/>
        </w:rPr>
        <w:t>c</w:t>
      </w:r>
      <w:r>
        <w:rPr>
          <w:i/>
          <w:iCs/>
          <w:noProof/>
          <w:vertAlign w:val="superscript"/>
          <w:lang w:val="en-US"/>
        </w:rPr>
        <w:t>2</w:t>
      </w:r>
      <w:r>
        <w:rPr>
          <w:noProof/>
          <w:lang w:val="en-US"/>
        </w:rPr>
        <w:t xml:space="preserve"> is the rest mass energy of the electron (0.511 MeV). The probability of Compton scattering per atom depends on the number of electrons availble as scattering targets and thus, increases linearly with </w:t>
      </w:r>
      <w:r>
        <w:rPr>
          <w:i/>
          <w:iCs/>
          <w:noProof/>
          <w:lang w:val="en-US"/>
        </w:rPr>
        <w:t>Z</w:t>
      </w:r>
      <w:r>
        <w:rPr>
          <w:noProof/>
          <w:lang w:val="en-US"/>
        </w:rPr>
        <w:t xml:space="preserve"> </w:t>
      </w:r>
      <w:sdt>
        <w:sdtPr>
          <w:rPr>
            <w:noProof/>
            <w:lang w:val="en-US"/>
          </w:rPr>
          <w:id w:val="-581834849"/>
          <w:citation/>
        </w:sdtPr>
        <w:sdtContent>
          <w:r>
            <w:rPr>
              <w:noProof/>
              <w:lang w:val="en-US"/>
            </w:rPr>
            <w:fldChar w:fldCharType="begin"/>
          </w:r>
          <w:r>
            <w:rPr>
              <w:noProof/>
              <w:lang w:val="en-US"/>
            </w:rPr>
            <w:instrText xml:space="preserve"> CITATION Gle10 \l 1033 </w:instrText>
          </w:r>
          <w:r>
            <w:rPr>
              <w:noProof/>
              <w:lang w:val="en-US"/>
            </w:rPr>
            <w:fldChar w:fldCharType="separate"/>
          </w:r>
          <w:r w:rsidR="00B86268">
            <w:rPr>
              <w:noProof/>
              <w:lang w:val="en-US"/>
            </w:rPr>
            <w:t>(Knoll, 2010)</w:t>
          </w:r>
          <w:r>
            <w:rPr>
              <w:noProof/>
              <w:lang w:val="en-US"/>
            </w:rPr>
            <w:fldChar w:fldCharType="end"/>
          </w:r>
        </w:sdtContent>
      </w:sdt>
      <w:r>
        <w:rPr>
          <w:noProof/>
          <w:lang w:val="en-US"/>
        </w:rPr>
        <w:t>.</w:t>
      </w:r>
    </w:p>
    <w:p w14:paraId="1849D7E4" w14:textId="79918036" w:rsidR="00D62FC7" w:rsidRPr="00D62FC7" w:rsidRDefault="00D62FC7" w:rsidP="00D62FC7">
      <w:pPr>
        <w:pStyle w:val="ListParagraph"/>
        <w:numPr>
          <w:ilvl w:val="0"/>
          <w:numId w:val="18"/>
        </w:numPr>
        <w:rPr>
          <w:lang w:val="en-US"/>
        </w:rPr>
      </w:pPr>
      <w:r>
        <w:rPr>
          <w:b/>
          <w:bCs/>
          <w:lang w:val="en-US"/>
        </w:rPr>
        <w:t>Coherent scattering</w:t>
      </w:r>
    </w:p>
    <w:p w14:paraId="4FD52547" w14:textId="571835F7" w:rsidR="00DF0886" w:rsidRDefault="009A7316" w:rsidP="00D62FC7">
      <w:pPr>
        <w:rPr>
          <w:lang w:val="en-US"/>
        </w:rPr>
      </w:pPr>
      <w:r>
        <w:rPr>
          <w:lang w:val="en-US"/>
        </w:rPr>
        <w:t xml:space="preserve">In addition to Compton scattering, another type of scattering can occur, when an X-ray (or gamma-ray) photon interacts coherently with an absorber atom. Such </w:t>
      </w:r>
      <w:r>
        <w:rPr>
          <w:i/>
          <w:iCs/>
          <w:lang w:val="en-US"/>
        </w:rPr>
        <w:t xml:space="preserve">coherent scattering </w:t>
      </w:r>
      <w:r>
        <w:rPr>
          <w:lang w:val="en-US"/>
        </w:rPr>
        <w:t xml:space="preserve">or </w:t>
      </w:r>
      <w:r>
        <w:rPr>
          <w:i/>
          <w:iCs/>
          <w:lang w:val="en-US"/>
        </w:rPr>
        <w:t xml:space="preserve">Rayleigh scattering </w:t>
      </w:r>
      <w:r>
        <w:rPr>
          <w:lang w:val="en-US"/>
        </w:rPr>
        <w:t xml:space="preserve">process neither excites nor ionizes the atom and the scattered photon retains its original </w:t>
      </w:r>
      <w:r>
        <w:rPr>
          <w:lang w:val="en-US"/>
        </w:rPr>
        <w:lastRenderedPageBreak/>
        <w:t>energy, although its direction is changed. The probability of Rayleigh scattering is significant only for low photon energies (usually below a few hundred keV for common materials) and in high-</w:t>
      </w:r>
      <w:r>
        <w:rPr>
          <w:i/>
          <w:iCs/>
          <w:lang w:val="en-US"/>
        </w:rPr>
        <w:t>Z</w:t>
      </w:r>
      <w:r>
        <w:rPr>
          <w:lang w:val="en-US"/>
        </w:rPr>
        <w:t xml:space="preserve"> absorbers. Since the average deflection angle decreases with increasing energy, the practical importance of coherent scattering is restricted to low photon energies </w:t>
      </w:r>
      <w:sdt>
        <w:sdtPr>
          <w:rPr>
            <w:lang w:val="en-US"/>
          </w:rPr>
          <w:id w:val="1709685231"/>
          <w:citation/>
        </w:sdtPr>
        <w:sdtContent>
          <w:r>
            <w:rPr>
              <w:lang w:val="en-US"/>
            </w:rPr>
            <w:fldChar w:fldCharType="begin"/>
          </w:r>
          <w:r>
            <w:rPr>
              <w:lang w:val="en-US"/>
            </w:rPr>
            <w:instrText xml:space="preserve"> CITATION Gle10 \l 1033 </w:instrText>
          </w:r>
          <w:r>
            <w:rPr>
              <w:lang w:val="en-US"/>
            </w:rPr>
            <w:fldChar w:fldCharType="separate"/>
          </w:r>
          <w:r w:rsidR="00B86268">
            <w:rPr>
              <w:noProof/>
              <w:lang w:val="en-US"/>
            </w:rPr>
            <w:t>(Knoll, 2010)</w:t>
          </w:r>
          <w:r>
            <w:rPr>
              <w:lang w:val="en-US"/>
            </w:rPr>
            <w:fldChar w:fldCharType="end"/>
          </w:r>
        </w:sdtContent>
      </w:sdt>
      <w:r>
        <w:rPr>
          <w:lang w:val="en-US"/>
        </w:rPr>
        <w:t>.</w:t>
      </w:r>
    </w:p>
    <w:p w14:paraId="2F7DEC1C" w14:textId="00FA50FE" w:rsidR="00D62FC7" w:rsidRPr="00D62FC7" w:rsidRDefault="00D62FC7" w:rsidP="00D62FC7">
      <w:pPr>
        <w:pStyle w:val="ListParagraph"/>
        <w:numPr>
          <w:ilvl w:val="0"/>
          <w:numId w:val="18"/>
        </w:numPr>
        <w:rPr>
          <w:lang w:val="en-US"/>
        </w:rPr>
      </w:pPr>
      <w:r>
        <w:rPr>
          <w:b/>
          <w:bCs/>
          <w:lang w:val="en-US"/>
        </w:rPr>
        <w:t>Pair production</w:t>
      </w:r>
    </w:p>
    <w:p w14:paraId="5213A557" w14:textId="202BBA0C" w:rsidR="00F726DF" w:rsidRPr="002D3343" w:rsidRDefault="00DF0886" w:rsidP="002D3343">
      <w:pPr>
        <w:rPr>
          <w:rFonts w:eastAsiaTheme="minorEastAsia"/>
          <w:lang w:val="en-US"/>
        </w:rPr>
      </w:pPr>
      <w:r>
        <w:rPr>
          <w:lang w:val="en-US"/>
        </w:rPr>
        <w:t>If the gamma-ray energy exceeds twice the rest-mass energy of an electron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m:t>
            </m:r>
          </m:sub>
        </m:sSub>
        <m:r>
          <w:rPr>
            <w:rFonts w:ascii="Cambria Math" w:hAnsi="Cambria Math"/>
            <w:lang w:val="en-US"/>
          </w:rPr>
          <m:t>≥1.02</m:t>
        </m:r>
      </m:oMath>
      <w:r w:rsidR="00F726DF">
        <w:rPr>
          <w:rFonts w:eastAsiaTheme="minorEastAsia"/>
          <w:lang w:val="en-US"/>
        </w:rPr>
        <w:t xml:space="preserve"> MeV), the process of pair production becomes energetically possible. In this interaction (which must take place in the Coulomb field of the nucleus), the gamma-ray photon disappears generating an electron-positron pair. All the excess energy goes into kinetic energy shared by the positron and the electron. Since the positron will subsequently annihilate after slowing down in the absorbing medium, two annihilation photons are normally produced as secondary products of the interaction. No precise expression exists for the probability of pair per nucleus, but its magnitude varies approximately as the square of the absorber atomic number </w:t>
      </w:r>
      <w:sdt>
        <w:sdtPr>
          <w:rPr>
            <w:rFonts w:eastAsiaTheme="minorEastAsia"/>
            <w:lang w:val="en-US"/>
          </w:rPr>
          <w:id w:val="518507175"/>
          <w:citation/>
        </w:sdtPr>
        <w:sdtContent>
          <w:r w:rsidR="00F726DF">
            <w:rPr>
              <w:rFonts w:eastAsiaTheme="minorEastAsia"/>
              <w:lang w:val="en-US"/>
            </w:rPr>
            <w:fldChar w:fldCharType="begin"/>
          </w:r>
          <w:r w:rsidR="00F726DF">
            <w:rPr>
              <w:rFonts w:eastAsiaTheme="minorEastAsia"/>
              <w:lang w:val="en-US"/>
            </w:rPr>
            <w:instrText xml:space="preserve"> CITATION Gle10 \l 1033 </w:instrText>
          </w:r>
          <w:r w:rsidR="00F726DF">
            <w:rPr>
              <w:rFonts w:eastAsiaTheme="minorEastAsia"/>
              <w:lang w:val="en-US"/>
            </w:rPr>
            <w:fldChar w:fldCharType="separate"/>
          </w:r>
          <w:r w:rsidR="00B86268" w:rsidRPr="00B86268">
            <w:rPr>
              <w:rFonts w:eastAsiaTheme="minorEastAsia"/>
              <w:noProof/>
              <w:lang w:val="en-US"/>
            </w:rPr>
            <w:t>(Knoll, 2010)</w:t>
          </w:r>
          <w:r w:rsidR="00F726DF">
            <w:rPr>
              <w:rFonts w:eastAsiaTheme="minorEastAsia"/>
              <w:lang w:val="en-US"/>
            </w:rPr>
            <w:fldChar w:fldCharType="end"/>
          </w:r>
        </w:sdtContent>
      </w:sdt>
      <w:r w:rsidR="00F726DF">
        <w:rPr>
          <w:rFonts w:eastAsiaTheme="minorEastAsia"/>
          <w:lang w:val="en-US"/>
        </w:rPr>
        <w:t>.</w:t>
      </w:r>
    </w:p>
    <w:p w14:paraId="54CB64E1" w14:textId="7600B7A0" w:rsidR="00DF0886" w:rsidRDefault="001709A4" w:rsidP="001709A4">
      <w:pPr>
        <w:pStyle w:val="ListParagraph"/>
        <w:keepNext/>
        <w:numPr>
          <w:ilvl w:val="0"/>
          <w:numId w:val="18"/>
        </w:numPr>
      </w:pPr>
      <w:r>
        <w:rPr>
          <w:b/>
          <w:bCs/>
        </w:rPr>
        <w:t>Absorbed dose</w:t>
      </w:r>
    </w:p>
    <w:p w14:paraId="57FCD938" w14:textId="0789AB2D" w:rsidR="00350047" w:rsidRDefault="00DE0BF0" w:rsidP="0053705F">
      <w:pPr>
        <w:rPr>
          <w:lang w:val="en-US"/>
        </w:rPr>
      </w:pPr>
      <w:commentRangeStart w:id="25"/>
      <w:r>
        <w:rPr>
          <w:lang w:val="en-US"/>
        </w:rPr>
        <w:t xml:space="preserve">The mean absorbed radiation energy per unit mass of the absorber is </w:t>
      </w:r>
      <w:r w:rsidR="00B46D03">
        <w:rPr>
          <w:lang w:val="en-US"/>
        </w:rPr>
        <w:t xml:space="preserve">called </w:t>
      </w:r>
      <w:r>
        <w:rPr>
          <w:i/>
          <w:iCs/>
          <w:lang w:val="en-US"/>
        </w:rPr>
        <w:t>absorbed dose</w:t>
      </w:r>
      <w:r>
        <w:rPr>
          <w:lang w:val="en-US"/>
        </w:rPr>
        <w:t xml:space="preserve">. The SI unit of absorbed dose is defined as </w:t>
      </w:r>
      <w:r w:rsidR="004E1CD1">
        <w:rPr>
          <w:i/>
          <w:iCs/>
          <w:lang w:val="en-US"/>
        </w:rPr>
        <w:t xml:space="preserve">gray </w:t>
      </w:r>
      <w:r w:rsidR="004E1CD1">
        <w:rPr>
          <w:lang w:val="en-US"/>
        </w:rPr>
        <w:t>(</w:t>
      </w:r>
      <w:proofErr w:type="spellStart"/>
      <w:r w:rsidR="004E1CD1">
        <w:rPr>
          <w:lang w:val="en-US"/>
        </w:rPr>
        <w:t>Gy</w:t>
      </w:r>
      <w:proofErr w:type="spellEnd"/>
      <w:r w:rsidR="004E1CD1">
        <w:rPr>
          <w:lang w:val="en-US"/>
        </w:rPr>
        <w:t xml:space="preserve">) which is 1 joule per kilogram. </w:t>
      </w:r>
      <w:commentRangeStart w:id="26"/>
      <w:r w:rsidR="004E1CD1">
        <w:rPr>
          <w:lang w:val="en-US"/>
        </w:rPr>
        <w:t xml:space="preserve">The absorbed dose is a reasonable measure of the chemical or physical effects created by a given radiation exposure in an absorbing material </w:t>
      </w:r>
      <w:sdt>
        <w:sdtPr>
          <w:rPr>
            <w:lang w:val="en-US"/>
          </w:rPr>
          <w:id w:val="-216825696"/>
          <w:citation/>
        </w:sdtPr>
        <w:sdtContent>
          <w:r w:rsidR="004E1CD1">
            <w:rPr>
              <w:lang w:val="en-US"/>
            </w:rPr>
            <w:fldChar w:fldCharType="begin"/>
          </w:r>
          <w:r w:rsidR="004E1CD1">
            <w:rPr>
              <w:lang w:val="en-US"/>
            </w:rPr>
            <w:instrText xml:space="preserve"> CITATION Gle10 \l 1033 </w:instrText>
          </w:r>
          <w:r w:rsidR="004E1CD1">
            <w:rPr>
              <w:lang w:val="en-US"/>
            </w:rPr>
            <w:fldChar w:fldCharType="separate"/>
          </w:r>
          <w:r w:rsidR="00B86268">
            <w:rPr>
              <w:noProof/>
              <w:lang w:val="en-US"/>
            </w:rPr>
            <w:t>(Knoll, 2010)</w:t>
          </w:r>
          <w:r w:rsidR="004E1CD1">
            <w:rPr>
              <w:lang w:val="en-US"/>
            </w:rPr>
            <w:fldChar w:fldCharType="end"/>
          </w:r>
        </w:sdtContent>
      </w:sdt>
      <w:r w:rsidR="004E1CD1">
        <w:rPr>
          <w:lang w:val="en-US"/>
        </w:rPr>
        <w:t>.</w:t>
      </w:r>
      <w:commentRangeEnd w:id="26"/>
      <w:r w:rsidR="00B46D03">
        <w:rPr>
          <w:rStyle w:val="CommentReference"/>
        </w:rPr>
        <w:commentReference w:id="26"/>
      </w:r>
      <w:commentRangeEnd w:id="25"/>
      <w:r w:rsidR="00B46D03">
        <w:rPr>
          <w:rStyle w:val="CommentReference"/>
        </w:rPr>
        <w:commentReference w:id="25"/>
      </w:r>
    </w:p>
    <w:p w14:paraId="2CE65E81" w14:textId="21A57DA3" w:rsidR="00A2361C" w:rsidRPr="00D54949" w:rsidRDefault="007D79B6" w:rsidP="0053705F">
      <w:pPr>
        <w:pStyle w:val="Heading2"/>
        <w:rPr>
          <w:color w:val="00B050"/>
        </w:rPr>
      </w:pPr>
      <w:bookmarkStart w:id="27" w:name="_Toc158247088"/>
      <w:r>
        <w:t>Inorganic semiconducting materials for X-ray detection</w:t>
      </w:r>
      <w:bookmarkEnd w:id="27"/>
    </w:p>
    <w:p w14:paraId="7C9F33DB" w14:textId="0FAC1A65" w:rsidR="00D54949" w:rsidRPr="00E60DFF" w:rsidRDefault="00D54949" w:rsidP="00D54949">
      <w:pPr>
        <w:rPr>
          <w:lang w:val="en-US"/>
        </w:rPr>
      </w:pPr>
      <w:r w:rsidRPr="00E60DFF">
        <w:rPr>
          <w:lang w:val="en-US"/>
        </w:rPr>
        <w:t xml:space="preserve">The whole multitude of X-ray detection devices might be unified by the principle of creation of charges (free electrons and </w:t>
      </w:r>
      <w:r w:rsidR="003275D2">
        <w:rPr>
          <w:lang w:val="en-US"/>
        </w:rPr>
        <w:t>holes</w:t>
      </w:r>
      <w:r w:rsidRPr="00E60DFF">
        <w:rPr>
          <w:lang w:val="en-US"/>
        </w:rPr>
        <w:t xml:space="preserve">) by </w:t>
      </w:r>
      <w:r w:rsidR="005465D6">
        <w:rPr>
          <w:lang w:val="en-US"/>
        </w:rPr>
        <w:t xml:space="preserve">absorption of energy due to the </w:t>
      </w:r>
      <w:r w:rsidRPr="00E60DFF">
        <w:rPr>
          <w:lang w:val="en-US"/>
        </w:rPr>
        <w:t>passing of X-rays through a material. The most commonly used examples are gas ionization chambers, scintillation counters and semiconductor-based detectors. While the first two types have quite complex configuration, the semiconductor-based devices provide outstanding combination of compact size, high speed, spatial resolution and sensitivity</w:t>
      </w:r>
      <w:sdt>
        <w:sdtPr>
          <w:rPr>
            <w:lang w:val="en-US"/>
          </w:rPr>
          <w:id w:val="-458945895"/>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B86268">
            <w:rPr>
              <w:noProof/>
              <w:lang w:val="en-US"/>
            </w:rPr>
            <w:t xml:space="preserve"> (David Pennicard, 2017)</w:t>
          </w:r>
          <w:r w:rsidRPr="00E60DFF">
            <w:rPr>
              <w:lang w:val="en-US"/>
            </w:rPr>
            <w:fldChar w:fldCharType="end"/>
          </w:r>
        </w:sdtContent>
      </w:sdt>
      <w:r w:rsidRPr="00E60DFF">
        <w:rPr>
          <w:lang w:val="en-US"/>
        </w:rPr>
        <w:t>. The use of semiconductor materials as radiation detectors can result in a much larger number of carriers for a given incident radiation event that is possible for any other common detector type</w:t>
      </w:r>
      <w:sdt>
        <w:sdtPr>
          <w:rPr>
            <w:lang w:val="en-US"/>
          </w:rPr>
          <w:id w:val="-554232181"/>
          <w:citation/>
        </w:sdtPr>
        <w:sdtContent>
          <w:r w:rsidRPr="00E60DFF">
            <w:rPr>
              <w:lang w:val="en-US"/>
            </w:rPr>
            <w:fldChar w:fldCharType="begin"/>
          </w:r>
          <w:r w:rsidRPr="00E60DFF">
            <w:rPr>
              <w:lang w:val="en-US"/>
            </w:rPr>
            <w:instrText xml:space="preserve"> CITATION Gle10 \l 1033 </w:instrText>
          </w:r>
          <w:r w:rsidRPr="00E60DFF">
            <w:rPr>
              <w:lang w:val="en-US"/>
            </w:rPr>
            <w:fldChar w:fldCharType="separate"/>
          </w:r>
          <w:r w:rsidR="00B86268">
            <w:rPr>
              <w:noProof/>
              <w:lang w:val="en-US"/>
            </w:rPr>
            <w:t xml:space="preserve"> (Knoll, 2010)</w:t>
          </w:r>
          <w:r w:rsidRPr="00E60DFF">
            <w:rPr>
              <w:lang w:val="en-US"/>
            </w:rPr>
            <w:fldChar w:fldCharType="end"/>
          </w:r>
        </w:sdtContent>
      </w:sdt>
      <w:r w:rsidRPr="00E60DFF">
        <w:rPr>
          <w:lang w:val="en-US"/>
        </w:rPr>
        <w:t xml:space="preserve">. The fundamental information carriers are </w:t>
      </w:r>
      <w:r w:rsidRPr="00E60DFF">
        <w:rPr>
          <w:i/>
          <w:iCs/>
          <w:lang w:val="en-US"/>
        </w:rPr>
        <w:t xml:space="preserve">electron-hole </w:t>
      </w:r>
      <w:r w:rsidRPr="00E60DFF">
        <w:rPr>
          <w:lang w:val="en-US"/>
        </w:rPr>
        <w:t xml:space="preserve">pairs created by a charged particle or a photon (as primary radiation or its secondary products) in the detector. The motion of generated electrons and holes in an applied electric field generates the basic electrical signal </w:t>
      </w:r>
      <w:r w:rsidR="00173CF7" w:rsidRPr="00E60DFF">
        <w:rPr>
          <w:lang w:val="en-US"/>
        </w:rPr>
        <w:t xml:space="preserve">(also called photocurrent) </w:t>
      </w:r>
      <w:r w:rsidRPr="00E60DFF">
        <w:rPr>
          <w:lang w:val="en-US"/>
        </w:rPr>
        <w:t xml:space="preserve">from the semiconductor detector </w:t>
      </w:r>
      <w:sdt>
        <w:sdtPr>
          <w:rPr>
            <w:lang w:val="en-US"/>
          </w:rPr>
          <w:id w:val="1132289433"/>
          <w:citation/>
        </w:sdtPr>
        <w:sdtContent>
          <w:r w:rsidRPr="00E60DFF">
            <w:rPr>
              <w:lang w:val="en-US"/>
            </w:rPr>
            <w:fldChar w:fldCharType="begin"/>
          </w:r>
          <w:r w:rsidRPr="00E60DFF">
            <w:rPr>
              <w:lang w:val="en-US"/>
            </w:rPr>
            <w:instrText xml:space="preserve"> CITATION Gle10 \l 1033 </w:instrText>
          </w:r>
          <w:r w:rsidRPr="00E60DFF">
            <w:rPr>
              <w:lang w:val="en-US"/>
            </w:rPr>
            <w:fldChar w:fldCharType="separate"/>
          </w:r>
          <w:r w:rsidR="00B86268">
            <w:rPr>
              <w:noProof/>
              <w:lang w:val="en-US"/>
            </w:rPr>
            <w:t>(Knoll, 2010)</w:t>
          </w:r>
          <w:r w:rsidRPr="00E60DFF">
            <w:rPr>
              <w:lang w:val="en-US"/>
            </w:rPr>
            <w:fldChar w:fldCharType="end"/>
          </w:r>
        </w:sdtContent>
      </w:sdt>
      <w:r w:rsidRPr="00E60DFF">
        <w:rPr>
          <w:lang w:val="en-US"/>
        </w:rPr>
        <w:t>.</w:t>
      </w:r>
    </w:p>
    <w:p w14:paraId="4EAA76DF" w14:textId="75C11363" w:rsidR="00D54949" w:rsidRPr="00E60DFF" w:rsidRDefault="00D54949" w:rsidP="00D54949">
      <w:pPr>
        <w:rPr>
          <w:lang w:val="en-US"/>
        </w:rPr>
      </w:pPr>
      <w:r w:rsidRPr="00E60DFF">
        <w:rPr>
          <w:lang w:val="en-US"/>
        </w:rPr>
        <w:lastRenderedPageBreak/>
        <w:t>Before discussing concrete solid-state X-ray detectors</w:t>
      </w:r>
      <w:r w:rsidR="00173CF7" w:rsidRPr="00E60DFF">
        <w:rPr>
          <w:lang w:val="en-US"/>
        </w:rPr>
        <w:t xml:space="preserve"> and their architectures</w:t>
      </w:r>
      <w:r w:rsidRPr="00E60DFF">
        <w:rPr>
          <w:lang w:val="en-US"/>
        </w:rPr>
        <w:t xml:space="preserve">, it is good practice to </w:t>
      </w:r>
      <w:r w:rsidR="00EC479D" w:rsidRPr="00E60DFF">
        <w:rPr>
          <w:lang w:val="en-US"/>
        </w:rPr>
        <w:t xml:space="preserve">classify the group of semiconductor-based detectors via </w:t>
      </w:r>
      <w:r w:rsidR="00EC479D" w:rsidRPr="00E60DFF">
        <w:rPr>
          <w:i/>
          <w:iCs/>
          <w:lang w:val="en-US"/>
        </w:rPr>
        <w:t>direct</w:t>
      </w:r>
      <w:r w:rsidR="00EC479D" w:rsidRPr="00E60DFF">
        <w:rPr>
          <w:lang w:val="en-US"/>
        </w:rPr>
        <w:t xml:space="preserve"> and </w:t>
      </w:r>
      <w:r w:rsidR="00EC479D" w:rsidRPr="00E60DFF">
        <w:rPr>
          <w:i/>
          <w:iCs/>
          <w:lang w:val="en-US"/>
        </w:rPr>
        <w:t>indirect</w:t>
      </w:r>
      <w:r w:rsidR="00EC479D" w:rsidRPr="00E60DFF">
        <w:rPr>
          <w:lang w:val="en-US"/>
        </w:rPr>
        <w:t xml:space="preserve"> detection mechanisms. In the indirect detection, the incident X-ray energy is converted into an electrical signal through a two-step process by using a scintillator material</w:t>
      </w:r>
      <w:r w:rsidR="00173CF7" w:rsidRPr="00E60DFF">
        <w:rPr>
          <w:lang w:val="en-US"/>
        </w:rPr>
        <w:t xml:space="preserve"> (</w:t>
      </w:r>
      <w:r w:rsidR="005465D6">
        <w:rPr>
          <w:lang w:val="en-US"/>
        </w:rPr>
        <w:t>e.g.</w:t>
      </w:r>
      <w:r w:rsidR="00173CF7" w:rsidRPr="00E60DFF">
        <w:rPr>
          <w:lang w:val="en-US"/>
        </w:rPr>
        <w:t xml:space="preserve"> </w:t>
      </w:r>
      <w:proofErr w:type="spellStart"/>
      <w:r w:rsidR="00173CF7" w:rsidRPr="00E60DFF">
        <w:rPr>
          <w:lang w:val="en-US"/>
        </w:rPr>
        <w:t>CsI</w:t>
      </w:r>
      <w:proofErr w:type="spellEnd"/>
      <w:r w:rsidR="00173CF7" w:rsidRPr="00E60DFF">
        <w:rPr>
          <w:lang w:val="en-US"/>
        </w:rPr>
        <w:t xml:space="preserve"> or Gd</w:t>
      </w:r>
      <w:r w:rsidR="00173CF7" w:rsidRPr="00E60DFF">
        <w:rPr>
          <w:vertAlign w:val="subscript"/>
          <w:lang w:val="en-US"/>
        </w:rPr>
        <w:t>2</w:t>
      </w:r>
      <w:r w:rsidR="00173CF7" w:rsidRPr="00E60DFF">
        <w:rPr>
          <w:lang w:val="en-US"/>
        </w:rPr>
        <w:t>O</w:t>
      </w:r>
      <w:r w:rsidR="00173CF7" w:rsidRPr="00E60DFF">
        <w:rPr>
          <w:vertAlign w:val="subscript"/>
          <w:lang w:val="en-US"/>
        </w:rPr>
        <w:t>2</w:t>
      </w:r>
      <w:r w:rsidR="00173CF7" w:rsidRPr="00E60DFF">
        <w:rPr>
          <w:lang w:val="en-US"/>
        </w:rPr>
        <w:t xml:space="preserve">S </w:t>
      </w:r>
      <w:sdt>
        <w:sdtPr>
          <w:rPr>
            <w:lang w:val="en-US"/>
          </w:rPr>
          <w:id w:val="1629896807"/>
          <w:citation/>
        </w:sdtPr>
        <w:sdtContent>
          <w:r w:rsidR="00173CF7" w:rsidRPr="00E60DFF">
            <w:rPr>
              <w:lang w:val="en-US"/>
            </w:rPr>
            <w:fldChar w:fldCharType="begin"/>
          </w:r>
          <w:r w:rsidR="00173CF7" w:rsidRPr="00E60DFF">
            <w:rPr>
              <w:lang w:val="en-US"/>
            </w:rPr>
            <w:instrText xml:space="preserve"> CITATION ADa20 \l 1033 </w:instrText>
          </w:r>
          <w:r w:rsidR="00173CF7" w:rsidRPr="00E60DFF">
            <w:rPr>
              <w:lang w:val="en-US"/>
            </w:rPr>
            <w:fldChar w:fldCharType="separate"/>
          </w:r>
          <w:r w:rsidR="00B86268">
            <w:rPr>
              <w:noProof/>
              <w:lang w:val="en-US"/>
            </w:rPr>
            <w:t>(A. Datta, 2020)</w:t>
          </w:r>
          <w:r w:rsidR="00173CF7" w:rsidRPr="00E60DFF">
            <w:rPr>
              <w:lang w:val="en-US"/>
            </w:rPr>
            <w:fldChar w:fldCharType="end"/>
          </w:r>
        </w:sdtContent>
      </w:sdt>
      <w:r w:rsidR="00173CF7" w:rsidRPr="00E60DFF">
        <w:rPr>
          <w:lang w:val="en-US"/>
        </w:rPr>
        <w:t>)</w:t>
      </w:r>
      <w:r w:rsidR="00EC479D" w:rsidRPr="00E60DFF">
        <w:rPr>
          <w:lang w:val="en-US"/>
        </w:rPr>
        <w:t xml:space="preserve">. In the first step the X-ray radiation impinges on a scintillator, which converts the incident radiation into visible photons. In the second step, a </w:t>
      </w:r>
      <w:r w:rsidR="005465D6">
        <w:rPr>
          <w:lang w:val="en-US"/>
        </w:rPr>
        <w:t xml:space="preserve">photodetector (e.g. </w:t>
      </w:r>
      <w:r w:rsidR="00310FAA">
        <w:rPr>
          <w:lang w:val="en-US"/>
        </w:rPr>
        <w:t xml:space="preserve">a </w:t>
      </w:r>
      <w:r w:rsidR="00EC479D" w:rsidRPr="00E60DFF">
        <w:rPr>
          <w:lang w:val="en-US"/>
        </w:rPr>
        <w:t>photodiode</w:t>
      </w:r>
      <w:r w:rsidR="005465D6">
        <w:rPr>
          <w:lang w:val="en-US"/>
        </w:rPr>
        <w:t>)</w:t>
      </w:r>
      <w:r w:rsidR="00EC479D" w:rsidRPr="00E60DFF">
        <w:rPr>
          <w:lang w:val="en-US"/>
        </w:rPr>
        <w:t xml:space="preserve"> converts the visible photons into an electrical signal.</w:t>
      </w:r>
      <w:r w:rsidR="00173CF7" w:rsidRPr="00E60DFF">
        <w:rPr>
          <w:lang w:val="en-US"/>
        </w:rPr>
        <w:t xml:space="preserve"> In the direct detection, the incoming</w:t>
      </w:r>
      <w:r w:rsidR="005465D6">
        <w:rPr>
          <w:lang w:val="en-US"/>
        </w:rPr>
        <w:t xml:space="preserve"> ionizing</w:t>
      </w:r>
      <w:r w:rsidR="00173CF7" w:rsidRPr="00E60DFF">
        <w:rPr>
          <w:lang w:val="en-US"/>
        </w:rPr>
        <w:t xml:space="preserve"> radiation is converted into photocurrent directly in a semiconductor material. </w:t>
      </w:r>
      <w:r w:rsidR="00E82BE6" w:rsidRPr="00E60DFF">
        <w:rPr>
          <w:lang w:val="en-US"/>
        </w:rPr>
        <w:t>Since in our research a semiconductor</w:t>
      </w:r>
      <w:r w:rsidR="005465D6">
        <w:rPr>
          <w:lang w:val="en-US"/>
        </w:rPr>
        <w:t>-based device</w:t>
      </w:r>
      <w:r w:rsidR="00310FAA">
        <w:rPr>
          <w:lang w:val="en-US"/>
        </w:rPr>
        <w:t xml:space="preserve"> </w:t>
      </w:r>
      <w:r w:rsidR="00E82BE6" w:rsidRPr="00E60DFF">
        <w:rPr>
          <w:lang w:val="en-US"/>
        </w:rPr>
        <w:t>was used to directly</w:t>
      </w:r>
      <w:r w:rsidR="00B4351C" w:rsidRPr="00E60DFF">
        <w:rPr>
          <w:lang w:val="en-US"/>
        </w:rPr>
        <w:t xml:space="preserve"> generate</w:t>
      </w:r>
      <w:r w:rsidR="00E82BE6" w:rsidRPr="00E60DFF">
        <w:rPr>
          <w:lang w:val="en-US"/>
        </w:rPr>
        <w:t xml:space="preserve"> photocurrent, from now on </w:t>
      </w:r>
      <w:r w:rsidR="00173CF7" w:rsidRPr="00E60DFF">
        <w:rPr>
          <w:lang w:val="en-US"/>
        </w:rPr>
        <w:t xml:space="preserve">our discussion will </w:t>
      </w:r>
      <w:r w:rsidR="00BD1FC9" w:rsidRPr="00E60DFF">
        <w:rPr>
          <w:lang w:val="en-US"/>
        </w:rPr>
        <w:t xml:space="preserve">be focused on the semiconductor-based devices employing the direct detection mode </w:t>
      </w:r>
      <w:sdt>
        <w:sdtPr>
          <w:rPr>
            <w:lang w:val="en-US"/>
          </w:rPr>
          <w:id w:val="-1197145664"/>
          <w:citation/>
        </w:sdtPr>
        <w:sdtContent>
          <w:r w:rsidR="00BD1FC9" w:rsidRPr="00E60DFF">
            <w:rPr>
              <w:lang w:val="en-US"/>
            </w:rPr>
            <w:fldChar w:fldCharType="begin"/>
          </w:r>
          <w:r w:rsidR="00BD1FC9" w:rsidRPr="00E60DFF">
            <w:rPr>
              <w:lang w:val="en-US"/>
            </w:rPr>
            <w:instrText xml:space="preserve"> CITATION Basa \l 1033 </w:instrText>
          </w:r>
          <w:r w:rsidR="00BD1FC9" w:rsidRPr="00E60DFF">
            <w:rPr>
              <w:lang w:val="en-US"/>
            </w:rPr>
            <w:fldChar w:fldCharType="separate"/>
          </w:r>
          <w:r w:rsidR="00B86268">
            <w:rPr>
              <w:noProof/>
              <w:lang w:val="en-US"/>
            </w:rPr>
            <w:t>(Laura Basiricò, 2021)</w:t>
          </w:r>
          <w:r w:rsidR="00BD1FC9" w:rsidRPr="00E60DFF">
            <w:rPr>
              <w:lang w:val="en-US"/>
            </w:rPr>
            <w:fldChar w:fldCharType="end"/>
          </w:r>
        </w:sdtContent>
      </w:sdt>
      <w:r w:rsidR="00E82BE6" w:rsidRPr="00E60DFF">
        <w:rPr>
          <w:lang w:val="en-US"/>
        </w:rPr>
        <w:t>.</w:t>
      </w:r>
    </w:p>
    <w:p w14:paraId="4374E1F0" w14:textId="154B1871" w:rsidR="00760F9A" w:rsidRPr="00E60DFF" w:rsidRDefault="002910A4" w:rsidP="00D54949">
      <w:pPr>
        <w:rPr>
          <w:lang w:val="en-US"/>
        </w:rPr>
      </w:pPr>
      <w:r w:rsidRPr="00E60DFF">
        <w:rPr>
          <w:lang w:val="en-US"/>
        </w:rPr>
        <w:t xml:space="preserve"> In the next paragraphs I will focus on the X-ray detectors based on inorganic semiconductors, leaving devices </w:t>
      </w:r>
      <w:r w:rsidR="005465D6">
        <w:rPr>
          <w:lang w:val="en-US"/>
        </w:rPr>
        <w:t xml:space="preserve">based on </w:t>
      </w:r>
      <w:r w:rsidR="005465D6" w:rsidRPr="00E60DFF">
        <w:rPr>
          <w:lang w:val="en-US"/>
        </w:rPr>
        <w:t xml:space="preserve">novel </w:t>
      </w:r>
      <w:r w:rsidR="005465D6">
        <w:rPr>
          <w:lang w:val="en-US"/>
        </w:rPr>
        <w:t xml:space="preserve">material </w:t>
      </w:r>
      <w:r w:rsidR="005465D6" w:rsidRPr="00E60DFF">
        <w:rPr>
          <w:lang w:val="en-US"/>
        </w:rPr>
        <w:t>thin-film</w:t>
      </w:r>
      <w:r w:rsidR="005465D6">
        <w:rPr>
          <w:lang w:val="en-US"/>
        </w:rPr>
        <w:t>s</w:t>
      </w:r>
      <w:r w:rsidR="005465D6" w:rsidRPr="00E60DFF">
        <w:rPr>
          <w:lang w:val="en-US"/>
        </w:rPr>
        <w:t xml:space="preserve"> </w:t>
      </w:r>
      <w:r w:rsidRPr="00E60DFF">
        <w:rPr>
          <w:lang w:val="en-US"/>
        </w:rPr>
        <w:t xml:space="preserve">in the next chapter. </w:t>
      </w:r>
      <w:r w:rsidR="00760F9A" w:rsidRPr="00E60DFF">
        <w:rPr>
          <w:lang w:val="en-US"/>
        </w:rPr>
        <w:t xml:space="preserve">The currently used direct detectors can be subsequently classified into two groups depending on the objective of an X-ray measurement. The first class are </w:t>
      </w:r>
      <w:r w:rsidR="00760F9A" w:rsidRPr="00E60DFF">
        <w:rPr>
          <w:i/>
          <w:iCs/>
          <w:lang w:val="en-US"/>
        </w:rPr>
        <w:t>spectroscopic</w:t>
      </w:r>
      <w:r w:rsidR="00760F9A" w:rsidRPr="00E60DFF">
        <w:rPr>
          <w:lang w:val="en-US"/>
        </w:rPr>
        <w:t xml:space="preserve"> detectors, which are used to measure the energy of X-ray photons without tracking their </w:t>
      </w:r>
      <w:r w:rsidR="00AD6486" w:rsidRPr="00E60DFF">
        <w:rPr>
          <w:lang w:val="en-US"/>
        </w:rPr>
        <w:t xml:space="preserve">trajectory through a material. The second group are </w:t>
      </w:r>
      <w:r w:rsidR="00AD6486" w:rsidRPr="00E60DFF">
        <w:rPr>
          <w:i/>
          <w:iCs/>
          <w:lang w:val="en-US"/>
        </w:rPr>
        <w:t>imaging</w:t>
      </w:r>
      <w:r w:rsidR="00AD6486" w:rsidRPr="00E60DFF">
        <w:rPr>
          <w:lang w:val="en-US"/>
        </w:rPr>
        <w:t xml:space="preserve"> detectors, which are employed to depict an X-ray image (for example, of a patient’s body). In this case spectroscopic detectors are usually composed of a single element, such as a photodiode or a phototransistor (discussed in detail in the next chapter). Imaging detectors, on the other hand, must be spatially multiplied into millions of pixels to obtain precise X-ray image </w:t>
      </w:r>
      <w:sdt>
        <w:sdtPr>
          <w:rPr>
            <w:lang w:val="en-US"/>
          </w:rPr>
          <w:id w:val="1839259937"/>
          <w:citation/>
        </w:sdtPr>
        <w:sdtContent>
          <w:r w:rsidR="00AD6486" w:rsidRPr="00E60DFF">
            <w:rPr>
              <w:lang w:val="en-US"/>
            </w:rPr>
            <w:fldChar w:fldCharType="begin"/>
          </w:r>
          <w:r w:rsidR="00AD6486" w:rsidRPr="00E60DFF">
            <w:rPr>
              <w:lang w:val="en-US"/>
            </w:rPr>
            <w:instrText xml:space="preserve"> CITATION Dav17 \l 1033 </w:instrText>
          </w:r>
          <w:r w:rsidR="00AD6486" w:rsidRPr="00E60DFF">
            <w:rPr>
              <w:lang w:val="en-US"/>
            </w:rPr>
            <w:fldChar w:fldCharType="separate"/>
          </w:r>
          <w:r w:rsidR="00B86268">
            <w:rPr>
              <w:noProof/>
              <w:lang w:val="en-US"/>
            </w:rPr>
            <w:t>(David Pennicard, 2017)</w:t>
          </w:r>
          <w:r w:rsidR="00AD6486" w:rsidRPr="00E60DFF">
            <w:rPr>
              <w:lang w:val="en-US"/>
            </w:rPr>
            <w:fldChar w:fldCharType="end"/>
          </w:r>
        </w:sdtContent>
      </w:sdt>
      <w:r w:rsidR="00AD6486" w:rsidRPr="00E60DFF">
        <w:rPr>
          <w:lang w:val="en-US"/>
        </w:rPr>
        <w:t>.</w:t>
      </w:r>
    </w:p>
    <w:p w14:paraId="6FEE9E40" w14:textId="3D320739" w:rsidR="004022AC" w:rsidRPr="00E60DFF" w:rsidRDefault="004022AC" w:rsidP="004022AC">
      <w:pPr>
        <w:rPr>
          <w:lang w:val="en-US"/>
        </w:rPr>
      </w:pPr>
      <w:r w:rsidRPr="00E60DFF">
        <w:rPr>
          <w:lang w:val="en-US"/>
        </w:rPr>
        <w:t xml:space="preserve">To provide </w:t>
      </w:r>
      <w:r w:rsidR="005465D6">
        <w:rPr>
          <w:lang w:val="en-US"/>
        </w:rPr>
        <w:t xml:space="preserve">a good and </w:t>
      </w:r>
      <w:r w:rsidR="005465D6" w:rsidRPr="00E60DFF">
        <w:rPr>
          <w:lang w:val="en-US"/>
        </w:rPr>
        <w:t xml:space="preserve">reliable </w:t>
      </w:r>
      <w:r w:rsidR="005465D6">
        <w:rPr>
          <w:lang w:val="en-US"/>
        </w:rPr>
        <w:t xml:space="preserve">radiation detection response </w:t>
      </w:r>
      <w:r w:rsidRPr="00E60DFF">
        <w:rPr>
          <w:lang w:val="en-US"/>
        </w:rPr>
        <w:t>a direct semiconductor-based X-ray detector should meet the following requirements:</w:t>
      </w:r>
    </w:p>
    <w:p w14:paraId="3039FD4E" w14:textId="77777777" w:rsidR="004022AC" w:rsidRPr="00E60DFF" w:rsidRDefault="004022AC" w:rsidP="004022AC">
      <w:pPr>
        <w:pStyle w:val="ListParagraph"/>
        <w:numPr>
          <w:ilvl w:val="0"/>
          <w:numId w:val="10"/>
        </w:numPr>
        <w:rPr>
          <w:lang w:val="en-US"/>
        </w:rPr>
      </w:pPr>
      <w:r w:rsidRPr="00E60DFF">
        <w:rPr>
          <w:lang w:val="en-US"/>
        </w:rPr>
        <w:t>A small enough band gap that would stimulate the formation of electron-hole pairs and therefore, increase the total photocurrent providing higher signal-to-noise ratio;</w:t>
      </w:r>
    </w:p>
    <w:p w14:paraId="3BB75D26" w14:textId="77777777" w:rsidR="004022AC" w:rsidRPr="00E60DFF" w:rsidRDefault="004022AC" w:rsidP="004022AC">
      <w:pPr>
        <w:pStyle w:val="ListParagraph"/>
        <w:numPr>
          <w:ilvl w:val="0"/>
          <w:numId w:val="10"/>
        </w:numPr>
        <w:rPr>
          <w:lang w:val="en-US"/>
        </w:rPr>
      </w:pPr>
      <w:r w:rsidRPr="00E60DFF">
        <w:rPr>
          <w:lang w:val="en-US"/>
        </w:rPr>
        <w:t xml:space="preserve"> A high atomic number </w:t>
      </w:r>
      <w:r w:rsidRPr="00E60DFF">
        <w:rPr>
          <w:i/>
          <w:iCs/>
          <w:lang w:val="en-US"/>
        </w:rPr>
        <w:t>Z</w:t>
      </w:r>
      <w:r w:rsidRPr="00E60DFF">
        <w:rPr>
          <w:lang w:val="en-US"/>
        </w:rPr>
        <w:t xml:space="preserve"> for better interaction with incident X-ray radiation;</w:t>
      </w:r>
    </w:p>
    <w:p w14:paraId="047D3D0C" w14:textId="77777777" w:rsidR="004022AC" w:rsidRPr="00E60DFF" w:rsidRDefault="004022AC" w:rsidP="004022AC">
      <w:pPr>
        <w:pStyle w:val="ListParagraph"/>
        <w:numPr>
          <w:ilvl w:val="0"/>
          <w:numId w:val="10"/>
        </w:numPr>
        <w:rPr>
          <w:lang w:val="en-US"/>
        </w:rPr>
      </w:pPr>
      <w:r w:rsidRPr="00E60DFF">
        <w:rPr>
          <w:lang w:val="en-US"/>
        </w:rPr>
        <w:t>High resistivity and low leakage current for lower noise current;</w:t>
      </w:r>
    </w:p>
    <w:p w14:paraId="539B985A" w14:textId="77777777" w:rsidR="004022AC" w:rsidRPr="00E60DFF" w:rsidRDefault="004022AC" w:rsidP="004022AC">
      <w:pPr>
        <w:pStyle w:val="ListParagraph"/>
        <w:numPr>
          <w:ilvl w:val="0"/>
          <w:numId w:val="10"/>
        </w:numPr>
        <w:rPr>
          <w:lang w:val="en-US"/>
        </w:rPr>
      </w:pPr>
      <w:r w:rsidRPr="00E60DFF">
        <w:rPr>
          <w:lang w:val="en-US"/>
        </w:rPr>
        <w:t xml:space="preserve">High intrinsic mobility-lifetime </w:t>
      </w:r>
      <w:proofErr w:type="spellStart"/>
      <w:r w:rsidRPr="00E60DFF">
        <w:rPr>
          <w:rFonts w:cs="Times New Roman"/>
          <w:i/>
          <w:iCs/>
          <w:lang w:val="en-US"/>
        </w:rPr>
        <w:t>μτ</w:t>
      </w:r>
      <w:proofErr w:type="spellEnd"/>
      <w:r w:rsidRPr="00E60DFF">
        <w:rPr>
          <w:rFonts w:cs="Times New Roman"/>
          <w:i/>
          <w:iCs/>
          <w:lang w:val="en-US"/>
        </w:rPr>
        <w:t xml:space="preserve"> </w:t>
      </w:r>
      <w:r w:rsidRPr="00E60DFF">
        <w:rPr>
          <w:rFonts w:cs="Times New Roman"/>
          <w:lang w:val="en-US"/>
        </w:rPr>
        <w:t>product to increase the fraction of charge carriers which successfully reach the electrodes before recombination;</w:t>
      </w:r>
    </w:p>
    <w:p w14:paraId="133087DE" w14:textId="77777777" w:rsidR="004022AC" w:rsidRPr="00E60DFF" w:rsidRDefault="004022AC" w:rsidP="004022AC">
      <w:pPr>
        <w:pStyle w:val="ListParagraph"/>
        <w:numPr>
          <w:ilvl w:val="0"/>
          <w:numId w:val="10"/>
        </w:numPr>
        <w:rPr>
          <w:lang w:val="en-US"/>
        </w:rPr>
      </w:pPr>
      <w:r w:rsidRPr="00E60DFF">
        <w:rPr>
          <w:rFonts w:cs="Times New Roman"/>
          <w:lang w:val="en-US"/>
        </w:rPr>
        <w:t>Homogeneous and defect-free medium to enhance charge transport properties;</w:t>
      </w:r>
    </w:p>
    <w:p w14:paraId="47D91AF4" w14:textId="77777777" w:rsidR="004022AC" w:rsidRPr="00E60DFF" w:rsidRDefault="004022AC" w:rsidP="004022AC">
      <w:pPr>
        <w:pStyle w:val="ListParagraph"/>
        <w:numPr>
          <w:ilvl w:val="0"/>
          <w:numId w:val="10"/>
        </w:numPr>
        <w:rPr>
          <w:lang w:val="en-US"/>
        </w:rPr>
      </w:pPr>
      <w:r w:rsidRPr="00E60DFF">
        <w:rPr>
          <w:rFonts w:cs="Times New Roman"/>
          <w:lang w:val="en-US"/>
        </w:rPr>
        <w:t>Electrodes that would effectively perform charge collection process and would provide a uniform electric field across the medium.</w:t>
      </w:r>
    </w:p>
    <w:p w14:paraId="68E0F4D3" w14:textId="70909C92" w:rsidR="001574D4" w:rsidRPr="00E60DFF" w:rsidRDefault="004022AC" w:rsidP="007D79B6">
      <w:pPr>
        <w:rPr>
          <w:lang w:val="en-US"/>
        </w:rPr>
      </w:pPr>
      <w:r w:rsidRPr="00E60DFF">
        <w:rPr>
          <w:lang w:val="en-US"/>
        </w:rPr>
        <w:t xml:space="preserve">Currently the most commonly used semiconductor-based (or </w:t>
      </w:r>
      <w:r w:rsidRPr="00E60DFF">
        <w:rPr>
          <w:i/>
          <w:iCs/>
          <w:lang w:val="en-US"/>
        </w:rPr>
        <w:t>solid-state</w:t>
      </w:r>
      <w:r w:rsidRPr="00E60DFF">
        <w:rPr>
          <w:lang w:val="en-US"/>
        </w:rPr>
        <w:t xml:space="preserve">) X-ray detectors are based on inorganic semiconductors, such as silicon, germanium, gallium arsenide, cadmium telluride </w:t>
      </w:r>
      <w:proofErr w:type="spellStart"/>
      <w:r w:rsidRPr="00E60DFF">
        <w:rPr>
          <w:lang w:val="en-US"/>
        </w:rPr>
        <w:t>CdTe</w:t>
      </w:r>
      <w:proofErr w:type="spellEnd"/>
      <w:r w:rsidRPr="00E60DFF">
        <w:rPr>
          <w:lang w:val="en-US"/>
        </w:rPr>
        <w:t xml:space="preserve"> and cadmium </w:t>
      </w:r>
      <w:proofErr w:type="spellStart"/>
      <w:r w:rsidRPr="00E60DFF">
        <w:rPr>
          <w:lang w:val="en-US"/>
        </w:rPr>
        <w:t>zink</w:t>
      </w:r>
      <w:proofErr w:type="spellEnd"/>
      <w:r w:rsidRPr="00E60DFF">
        <w:rPr>
          <w:lang w:val="en-US"/>
        </w:rPr>
        <w:t xml:space="preserve"> telluride (CZT) </w:t>
      </w:r>
      <w:sdt>
        <w:sdtPr>
          <w:rPr>
            <w:lang w:val="en-US"/>
          </w:rPr>
          <w:id w:val="430941615"/>
          <w:citation/>
        </w:sdtPr>
        <w:sdtContent>
          <w:r w:rsidRPr="00E60DFF">
            <w:rPr>
              <w:lang w:val="en-US"/>
            </w:rPr>
            <w:fldChar w:fldCharType="begin"/>
          </w:r>
          <w:r w:rsidRPr="00E60DFF">
            <w:rPr>
              <w:lang w:val="en-US"/>
            </w:rPr>
            <w:instrText xml:space="preserve"> CITATION Basa \l 1033 </w:instrText>
          </w:r>
          <w:r w:rsidRPr="00E60DFF">
            <w:rPr>
              <w:lang w:val="en-US"/>
            </w:rPr>
            <w:fldChar w:fldCharType="separate"/>
          </w:r>
          <w:r w:rsidR="00B86268">
            <w:rPr>
              <w:noProof/>
              <w:lang w:val="en-US"/>
            </w:rPr>
            <w:t>(Laura Basiricò, 2021)</w:t>
          </w:r>
          <w:r w:rsidRPr="00E60DFF">
            <w:rPr>
              <w:lang w:val="en-US"/>
            </w:rPr>
            <w:fldChar w:fldCharType="end"/>
          </w:r>
        </w:sdtContent>
      </w:sdt>
      <w:r w:rsidRPr="00E60DFF">
        <w:rPr>
          <w:lang w:val="en-US"/>
        </w:rPr>
        <w:t xml:space="preserve">, </w:t>
      </w:r>
      <w:sdt>
        <w:sdtPr>
          <w:rPr>
            <w:lang w:val="en-US"/>
          </w:rPr>
          <w:id w:val="-1141106443"/>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B86268">
            <w:rPr>
              <w:noProof/>
              <w:lang w:val="en-US"/>
            </w:rPr>
            <w:t>(David Pennicard, 2017)</w:t>
          </w:r>
          <w:r w:rsidRPr="00E60DFF">
            <w:rPr>
              <w:lang w:val="en-US"/>
            </w:rPr>
            <w:fldChar w:fldCharType="end"/>
          </w:r>
        </w:sdtContent>
      </w:sdt>
      <w:r w:rsidRPr="00E60DFF">
        <w:rPr>
          <w:lang w:val="en-US"/>
        </w:rPr>
        <w:t xml:space="preserve">. </w:t>
      </w:r>
      <w:r w:rsidR="007D79B6" w:rsidRPr="00E60DFF">
        <w:rPr>
          <w:lang w:val="en-US"/>
        </w:rPr>
        <w:t xml:space="preserve">Based on </w:t>
      </w:r>
      <w:r w:rsidR="007D79B6" w:rsidRPr="00E60DFF">
        <w:rPr>
          <w:lang w:val="en-US"/>
        </w:rPr>
        <w:lastRenderedPageBreak/>
        <w:t xml:space="preserve">these materials, different device configurations can be developed. </w:t>
      </w:r>
      <w:r w:rsidR="00AD6486" w:rsidRPr="00E60DFF">
        <w:rPr>
          <w:lang w:val="en-US"/>
        </w:rPr>
        <w:t xml:space="preserve">A basic example of an imaging </w:t>
      </w:r>
      <w:r w:rsidR="00DD7C8D" w:rsidRPr="00E60DFF">
        <w:rPr>
          <w:lang w:val="en-US"/>
        </w:rPr>
        <w:t xml:space="preserve">X-ray detector is represented by a strip reverse bias detector used in Particle Physics </w:t>
      </w:r>
      <w:sdt>
        <w:sdtPr>
          <w:rPr>
            <w:lang w:val="en-US"/>
          </w:rPr>
          <w:id w:val="-1092553731"/>
          <w:citation/>
        </w:sdtPr>
        <w:sdtContent>
          <w:r w:rsidR="00DD7C8D" w:rsidRPr="00E60DFF">
            <w:rPr>
              <w:lang w:val="en-US"/>
            </w:rPr>
            <w:fldChar w:fldCharType="begin"/>
          </w:r>
          <w:r w:rsidR="00DD7C8D" w:rsidRPr="00E60DFF">
            <w:rPr>
              <w:lang w:val="en-US"/>
            </w:rPr>
            <w:instrText xml:space="preserve"> CITATION Chr20 \l 1033 </w:instrText>
          </w:r>
          <w:r w:rsidR="00DD7C8D" w:rsidRPr="00E60DFF">
            <w:rPr>
              <w:lang w:val="en-US"/>
            </w:rPr>
            <w:fldChar w:fldCharType="separate"/>
          </w:r>
          <w:r w:rsidR="00B86268">
            <w:rPr>
              <w:noProof/>
              <w:lang w:val="en-US"/>
            </w:rPr>
            <w:t>(Christian W. Fabjan, 2020)</w:t>
          </w:r>
          <w:r w:rsidR="00DD7C8D" w:rsidRPr="00E60DFF">
            <w:rPr>
              <w:lang w:val="en-US"/>
            </w:rPr>
            <w:fldChar w:fldCharType="end"/>
          </w:r>
        </w:sdtContent>
      </w:sdt>
      <w:r w:rsidR="00DD7C8D" w:rsidRPr="00E60DFF">
        <w:rPr>
          <w:lang w:val="en-US"/>
        </w:rPr>
        <w:t xml:space="preserve">. Its configuration </w:t>
      </w:r>
      <w:r w:rsidR="0003063B" w:rsidRPr="00E60DFF">
        <w:rPr>
          <w:lang w:val="en-US"/>
        </w:rPr>
        <w:t>is composed of numerous small strip-like diodes integrated on the same wafer and connected to its own readout channel. The particle or a photon position</w:t>
      </w:r>
      <w:r w:rsidR="007D79B6" w:rsidRPr="00E60DFF">
        <w:rPr>
          <w:lang w:val="en-US"/>
        </w:rPr>
        <w:t xml:space="preserve"> is</w:t>
      </w:r>
      <w:r w:rsidR="0003063B" w:rsidRPr="00E60DFF">
        <w:rPr>
          <w:lang w:val="en-US"/>
        </w:rPr>
        <w:t xml:space="preserve"> determined by the channel output signal.</w:t>
      </w:r>
      <w:r w:rsidR="001574D4" w:rsidRPr="00E60DFF">
        <w:rPr>
          <w:lang w:val="en-US"/>
        </w:rPr>
        <w:t xml:space="preserve"> </w:t>
      </w:r>
    </w:p>
    <w:p w14:paraId="1EBA56B4" w14:textId="77777777" w:rsidR="001574D4" w:rsidRDefault="001574D4" w:rsidP="001574D4">
      <w:pPr>
        <w:keepNext/>
      </w:pPr>
      <w:r>
        <w:rPr>
          <w:noProof/>
          <w:color w:val="00B050"/>
          <w:lang w:val="en-US"/>
        </w:rPr>
        <w:drawing>
          <wp:inline distT="0" distB="0" distL="0" distR="0" wp14:anchorId="496681A7" wp14:editId="0EC8C34C">
            <wp:extent cx="3880338" cy="1722535"/>
            <wp:effectExtent l="0" t="0" r="6350" b="0"/>
            <wp:docPr id="58602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8763" cy="1730714"/>
                    </a:xfrm>
                    <a:prstGeom prst="rect">
                      <a:avLst/>
                    </a:prstGeom>
                    <a:noFill/>
                    <a:ln>
                      <a:noFill/>
                    </a:ln>
                  </pic:spPr>
                </pic:pic>
              </a:graphicData>
            </a:graphic>
          </wp:inline>
        </w:drawing>
      </w:r>
    </w:p>
    <w:p w14:paraId="0FE5DC67" w14:textId="6D28AECB" w:rsidR="001574D4" w:rsidRPr="002D3343" w:rsidRDefault="001574D4" w:rsidP="001574D4">
      <w:pPr>
        <w:pStyle w:val="Caption"/>
        <w:rPr>
          <w:color w:val="00B050"/>
          <w:sz w:val="22"/>
          <w:szCs w:val="22"/>
        </w:rPr>
      </w:pPr>
      <w:r w:rsidRPr="002D3343">
        <w:rPr>
          <w:sz w:val="22"/>
          <w:szCs w:val="22"/>
        </w:rPr>
        <w:t xml:space="preserve">Figure </w:t>
      </w:r>
      <w:r w:rsidR="00D71500" w:rsidRPr="002D3343">
        <w:rPr>
          <w:sz w:val="22"/>
          <w:szCs w:val="22"/>
        </w:rPr>
        <w:fldChar w:fldCharType="begin"/>
      </w:r>
      <w:r w:rsidR="00D71500" w:rsidRPr="002D3343">
        <w:rPr>
          <w:sz w:val="22"/>
          <w:szCs w:val="22"/>
        </w:rPr>
        <w:instrText xml:space="preserve"> STYLEREF 1 \s </w:instrText>
      </w:r>
      <w:r w:rsidR="00D71500" w:rsidRPr="002D3343">
        <w:rPr>
          <w:sz w:val="22"/>
          <w:szCs w:val="22"/>
        </w:rPr>
        <w:fldChar w:fldCharType="separate"/>
      </w:r>
      <w:r w:rsidR="00D71500" w:rsidRPr="002D3343">
        <w:rPr>
          <w:noProof/>
          <w:sz w:val="22"/>
          <w:szCs w:val="22"/>
        </w:rPr>
        <w:t>1</w:t>
      </w:r>
      <w:r w:rsidR="00D71500" w:rsidRPr="002D3343">
        <w:rPr>
          <w:sz w:val="22"/>
          <w:szCs w:val="22"/>
        </w:rPr>
        <w:fldChar w:fldCharType="end"/>
      </w:r>
      <w:r w:rsidR="00D71500" w:rsidRPr="002D3343">
        <w:rPr>
          <w:sz w:val="22"/>
          <w:szCs w:val="22"/>
        </w:rPr>
        <w:t>.</w:t>
      </w:r>
      <w:r w:rsidR="00D71500" w:rsidRPr="002D3343">
        <w:rPr>
          <w:sz w:val="22"/>
          <w:szCs w:val="22"/>
        </w:rPr>
        <w:fldChar w:fldCharType="begin"/>
      </w:r>
      <w:r w:rsidR="00D71500" w:rsidRPr="002D3343">
        <w:rPr>
          <w:sz w:val="22"/>
          <w:szCs w:val="22"/>
        </w:rPr>
        <w:instrText xml:space="preserve"> SEQ Figure \* ARABIC \s 1 </w:instrText>
      </w:r>
      <w:r w:rsidR="00D71500" w:rsidRPr="002D3343">
        <w:rPr>
          <w:sz w:val="22"/>
          <w:szCs w:val="22"/>
        </w:rPr>
        <w:fldChar w:fldCharType="separate"/>
      </w:r>
      <w:r w:rsidR="00D71500" w:rsidRPr="002D3343">
        <w:rPr>
          <w:noProof/>
          <w:sz w:val="22"/>
          <w:szCs w:val="22"/>
        </w:rPr>
        <w:t>9</w:t>
      </w:r>
      <w:r w:rsidR="00D71500" w:rsidRPr="002D3343">
        <w:rPr>
          <w:sz w:val="22"/>
          <w:szCs w:val="22"/>
        </w:rPr>
        <w:fldChar w:fldCharType="end"/>
      </w:r>
      <w:r w:rsidRPr="002D3343">
        <w:rPr>
          <w:sz w:val="22"/>
          <w:szCs w:val="22"/>
        </w:rPr>
        <w:t xml:space="preserve"> Cross section of a Si strip detector built on lightly P-doped (n-) silicon bulk material. Strips are highly B-doped (p+) and the backside is highly P-doped (n+) (Christian W. Fabjan, 2020)</w:t>
      </w:r>
      <w:r w:rsidRPr="002D3343">
        <w:rPr>
          <w:noProof/>
          <w:sz w:val="22"/>
          <w:szCs w:val="22"/>
        </w:rPr>
        <w:t>.</w:t>
      </w:r>
    </w:p>
    <w:p w14:paraId="160CDCC7" w14:textId="434BFC82" w:rsidR="00AD6486" w:rsidRDefault="0003063B" w:rsidP="00D54949">
      <w:pPr>
        <w:rPr>
          <w:color w:val="00B050"/>
          <w:lang w:val="en-US"/>
        </w:rPr>
      </w:pPr>
      <w:r w:rsidRPr="00E60DFF">
        <w:rPr>
          <w:lang w:val="en-US"/>
        </w:rPr>
        <w:t xml:space="preserve"> </w:t>
      </w:r>
      <w:r w:rsidR="001574D4" w:rsidRPr="00E60DFF">
        <w:rPr>
          <w:lang w:val="en-US"/>
        </w:rPr>
        <w:t>Another imaging detector architecture is represented by the “</w:t>
      </w:r>
      <w:commentRangeStart w:id="28"/>
      <w:commentRangeStart w:id="29"/>
      <w:del w:id="30" w:author="Mikhail Bandurist" w:date="2024-02-19T18:23:00Z" w16du:dateUtc="2024-02-19T17:23:00Z">
        <w:r w:rsidR="001574D4" w:rsidRPr="00E60DFF" w:rsidDel="00310FAA">
          <w:rPr>
            <w:lang w:val="en-US"/>
          </w:rPr>
          <w:delText xml:space="preserve">hybrid </w:delText>
        </w:r>
      </w:del>
      <w:r w:rsidR="001574D4" w:rsidRPr="00E60DFF">
        <w:rPr>
          <w:lang w:val="en-US"/>
        </w:rPr>
        <w:t>pixel</w:t>
      </w:r>
      <w:commentRangeEnd w:id="28"/>
      <w:r w:rsidR="00BE7492">
        <w:rPr>
          <w:rStyle w:val="CommentReference"/>
        </w:rPr>
        <w:commentReference w:id="28"/>
      </w:r>
      <w:commentRangeEnd w:id="29"/>
      <w:r w:rsidR="00816202">
        <w:rPr>
          <w:rStyle w:val="CommentReference"/>
        </w:rPr>
        <w:commentReference w:id="29"/>
      </w:r>
      <w:r w:rsidR="001574D4" w:rsidRPr="00E60DFF">
        <w:rPr>
          <w:lang w:val="en-US"/>
        </w:rPr>
        <w:t>” structure (Fig.1</w:t>
      </w:r>
      <w:r w:rsidR="00952B7B" w:rsidRPr="00E60DFF">
        <w:rPr>
          <w:lang w:val="en-US"/>
        </w:rPr>
        <w:t>.7</w:t>
      </w:r>
      <w:r w:rsidR="001574D4" w:rsidRPr="00E60DFF">
        <w:rPr>
          <w:lang w:val="en-US"/>
        </w:rPr>
        <w:t xml:space="preserve">). Here a pixelated semiconductor sensor is connected directly with a silicon readout chip with numerous solder particle array, thus, each sensor pixel is connected to a channel of readout electronics on the chip. Such design allows to acquire direct </w:t>
      </w:r>
      <w:r w:rsidR="00EA0E5F" w:rsidRPr="00E60DFF">
        <w:rPr>
          <w:lang w:val="en-US"/>
        </w:rPr>
        <w:t xml:space="preserve">X-ray </w:t>
      </w:r>
      <w:r w:rsidR="001574D4" w:rsidRPr="00E60DFF">
        <w:rPr>
          <w:lang w:val="en-US"/>
        </w:rPr>
        <w:t>detection from eac</w:t>
      </w:r>
      <w:r w:rsidR="00EA0E5F" w:rsidRPr="00E60DFF">
        <w:rPr>
          <w:lang w:val="en-US"/>
        </w:rPr>
        <w:t xml:space="preserve">h individual pixel creating a whole radiation image </w:t>
      </w:r>
      <w:sdt>
        <w:sdtPr>
          <w:rPr>
            <w:lang w:val="en-US"/>
          </w:rPr>
          <w:id w:val="135307230"/>
          <w:citation/>
        </w:sdtPr>
        <w:sdtContent>
          <w:r w:rsidR="00EA0E5F" w:rsidRPr="00E60DFF">
            <w:rPr>
              <w:lang w:val="en-US"/>
            </w:rPr>
            <w:fldChar w:fldCharType="begin"/>
          </w:r>
          <w:r w:rsidR="00EA0E5F" w:rsidRPr="00E60DFF">
            <w:rPr>
              <w:lang w:val="en-US"/>
            </w:rPr>
            <w:instrText xml:space="preserve"> CITATION Dav17 \l 1033 </w:instrText>
          </w:r>
          <w:r w:rsidR="00EA0E5F" w:rsidRPr="00E60DFF">
            <w:rPr>
              <w:lang w:val="en-US"/>
            </w:rPr>
            <w:fldChar w:fldCharType="separate"/>
          </w:r>
          <w:r w:rsidR="00B86268">
            <w:rPr>
              <w:noProof/>
              <w:lang w:val="en-US"/>
            </w:rPr>
            <w:t>(David Pennicard, 2017)</w:t>
          </w:r>
          <w:r w:rsidR="00EA0E5F" w:rsidRPr="00E60DFF">
            <w:rPr>
              <w:lang w:val="en-US"/>
            </w:rPr>
            <w:fldChar w:fldCharType="end"/>
          </w:r>
        </w:sdtContent>
      </w:sdt>
      <w:r w:rsidR="00EA0E5F" w:rsidRPr="00E60DFF">
        <w:rPr>
          <w:lang w:val="en-US"/>
        </w:rPr>
        <w:t xml:space="preserve">. The hybrid pixel detector structure is of particular concern, because since the readout chip and sensor are separate, the sensor material can be freely chosen from </w:t>
      </w:r>
      <w:r w:rsidR="00AA1C1D" w:rsidRPr="00E60DFF">
        <w:rPr>
          <w:lang w:val="en-US"/>
        </w:rPr>
        <w:t xml:space="preserve">the available range of valid semiconductor materials. It allows us to </w:t>
      </w:r>
      <w:r w:rsidR="00F45528" w:rsidRPr="00E60DFF">
        <w:rPr>
          <w:lang w:val="en-US"/>
        </w:rPr>
        <w:t>subsequently focus on</w:t>
      </w:r>
      <w:r w:rsidR="00AA1C1D" w:rsidRPr="00E60DFF">
        <w:rPr>
          <w:lang w:val="en-US"/>
        </w:rPr>
        <w:t xml:space="preserve"> commonly used inorganic semiconductors for the sensor pixel array relying on the same detector architecture </w:t>
      </w:r>
      <w:sdt>
        <w:sdtPr>
          <w:rPr>
            <w:lang w:val="en-US"/>
          </w:rPr>
          <w:id w:val="-164402855"/>
          <w:citation/>
        </w:sdtPr>
        <w:sdtContent>
          <w:r w:rsidR="00AA1C1D" w:rsidRPr="00E60DFF">
            <w:rPr>
              <w:lang w:val="en-US"/>
            </w:rPr>
            <w:fldChar w:fldCharType="begin"/>
          </w:r>
          <w:r w:rsidR="00AA1C1D" w:rsidRPr="00E60DFF">
            <w:rPr>
              <w:lang w:val="en-US"/>
            </w:rPr>
            <w:instrText xml:space="preserve"> CITATION Chr20 \l 1033 </w:instrText>
          </w:r>
          <w:r w:rsidR="00AA1C1D" w:rsidRPr="00E60DFF">
            <w:rPr>
              <w:lang w:val="en-US"/>
            </w:rPr>
            <w:fldChar w:fldCharType="separate"/>
          </w:r>
          <w:r w:rsidR="00B86268">
            <w:rPr>
              <w:noProof/>
              <w:lang w:val="en-US"/>
            </w:rPr>
            <w:t>(Christian W. Fabjan, 2020)</w:t>
          </w:r>
          <w:r w:rsidR="00AA1C1D" w:rsidRPr="00E60DFF">
            <w:rPr>
              <w:lang w:val="en-US"/>
            </w:rPr>
            <w:fldChar w:fldCharType="end"/>
          </w:r>
        </w:sdtContent>
      </w:sdt>
      <w:r w:rsidR="00AA1C1D" w:rsidRPr="00E60DFF">
        <w:rPr>
          <w:lang w:val="en-US"/>
        </w:rPr>
        <w:t xml:space="preserve">, </w:t>
      </w:r>
      <w:sdt>
        <w:sdtPr>
          <w:rPr>
            <w:lang w:val="en-US"/>
          </w:rPr>
          <w:id w:val="1811049174"/>
          <w:citation/>
        </w:sdtPr>
        <w:sdtContent>
          <w:r w:rsidR="00AA1C1D" w:rsidRPr="00E60DFF">
            <w:rPr>
              <w:lang w:val="en-US"/>
            </w:rPr>
            <w:fldChar w:fldCharType="begin"/>
          </w:r>
          <w:r w:rsidR="00AA1C1D" w:rsidRPr="00E60DFF">
            <w:rPr>
              <w:lang w:val="en-US"/>
            </w:rPr>
            <w:instrText xml:space="preserve"> CITATION Dav17 \l 1033 </w:instrText>
          </w:r>
          <w:r w:rsidR="00AA1C1D" w:rsidRPr="00E60DFF">
            <w:rPr>
              <w:lang w:val="en-US"/>
            </w:rPr>
            <w:fldChar w:fldCharType="separate"/>
          </w:r>
          <w:r w:rsidR="00B86268">
            <w:rPr>
              <w:noProof/>
              <w:lang w:val="en-US"/>
            </w:rPr>
            <w:t>(David Pennicard, 2017)</w:t>
          </w:r>
          <w:r w:rsidR="00AA1C1D" w:rsidRPr="00E60DFF">
            <w:rPr>
              <w:lang w:val="en-US"/>
            </w:rPr>
            <w:fldChar w:fldCharType="end"/>
          </w:r>
        </w:sdtContent>
      </w:sdt>
      <w:r w:rsidR="00AA1C1D" w:rsidRPr="00E60DFF">
        <w:rPr>
          <w:lang w:val="en-US"/>
        </w:rPr>
        <w:t>.</w:t>
      </w:r>
    </w:p>
    <w:p w14:paraId="33CC342E" w14:textId="77777777" w:rsidR="00AA1C1D" w:rsidRDefault="00EA0E5F" w:rsidP="00AA1C1D">
      <w:pPr>
        <w:keepNext/>
      </w:pPr>
      <w:r>
        <w:rPr>
          <w:noProof/>
          <w:color w:val="00B050"/>
          <w:lang w:val="en-US"/>
        </w:rPr>
        <w:drawing>
          <wp:inline distT="0" distB="0" distL="0" distR="0" wp14:anchorId="21784725" wp14:editId="5BB42EEF">
            <wp:extent cx="2865755" cy="1884045"/>
            <wp:effectExtent l="0" t="0" r="0" b="1905"/>
            <wp:docPr id="1942195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7998" cy="1898662"/>
                    </a:xfrm>
                    <a:prstGeom prst="rect">
                      <a:avLst/>
                    </a:prstGeom>
                    <a:noFill/>
                    <a:ln>
                      <a:noFill/>
                    </a:ln>
                  </pic:spPr>
                </pic:pic>
              </a:graphicData>
            </a:graphic>
          </wp:inline>
        </w:drawing>
      </w:r>
    </w:p>
    <w:p w14:paraId="2F9074AC" w14:textId="5C7EB1E1" w:rsidR="00EA0E5F" w:rsidRPr="002D3343" w:rsidRDefault="00AA1C1D" w:rsidP="002D3343">
      <w:pPr>
        <w:pStyle w:val="Caption"/>
        <w:ind w:firstLine="708"/>
        <w:rPr>
          <w:color w:val="00B050"/>
          <w:sz w:val="22"/>
          <w:szCs w:val="22"/>
        </w:rPr>
      </w:pPr>
      <w:r w:rsidRPr="002D3343">
        <w:rPr>
          <w:sz w:val="22"/>
          <w:szCs w:val="22"/>
        </w:rPr>
        <w:t xml:space="preserve">Figure </w:t>
      </w:r>
      <w:r w:rsidR="00D71500" w:rsidRPr="002D3343">
        <w:rPr>
          <w:sz w:val="22"/>
          <w:szCs w:val="22"/>
        </w:rPr>
        <w:fldChar w:fldCharType="begin"/>
      </w:r>
      <w:r w:rsidR="00D71500" w:rsidRPr="002D3343">
        <w:rPr>
          <w:sz w:val="22"/>
          <w:szCs w:val="22"/>
        </w:rPr>
        <w:instrText xml:space="preserve"> STYLEREF 1 \s </w:instrText>
      </w:r>
      <w:r w:rsidR="00D71500" w:rsidRPr="002D3343">
        <w:rPr>
          <w:sz w:val="22"/>
          <w:szCs w:val="22"/>
        </w:rPr>
        <w:fldChar w:fldCharType="separate"/>
      </w:r>
      <w:r w:rsidR="00D71500" w:rsidRPr="002D3343">
        <w:rPr>
          <w:noProof/>
          <w:sz w:val="22"/>
          <w:szCs w:val="22"/>
        </w:rPr>
        <w:t>1</w:t>
      </w:r>
      <w:r w:rsidR="00D71500" w:rsidRPr="002D3343">
        <w:rPr>
          <w:sz w:val="22"/>
          <w:szCs w:val="22"/>
        </w:rPr>
        <w:fldChar w:fldCharType="end"/>
      </w:r>
      <w:r w:rsidR="00D71500" w:rsidRPr="002D3343">
        <w:rPr>
          <w:sz w:val="22"/>
          <w:szCs w:val="22"/>
        </w:rPr>
        <w:t>.</w:t>
      </w:r>
      <w:r w:rsidR="00D71500" w:rsidRPr="002D3343">
        <w:rPr>
          <w:sz w:val="22"/>
          <w:szCs w:val="22"/>
        </w:rPr>
        <w:fldChar w:fldCharType="begin"/>
      </w:r>
      <w:r w:rsidR="00D71500" w:rsidRPr="002D3343">
        <w:rPr>
          <w:sz w:val="22"/>
          <w:szCs w:val="22"/>
        </w:rPr>
        <w:instrText xml:space="preserve"> SEQ Figure \* ARABIC \s 1 </w:instrText>
      </w:r>
      <w:r w:rsidR="00D71500" w:rsidRPr="002D3343">
        <w:rPr>
          <w:sz w:val="22"/>
          <w:szCs w:val="22"/>
        </w:rPr>
        <w:fldChar w:fldCharType="separate"/>
      </w:r>
      <w:r w:rsidR="00D71500" w:rsidRPr="002D3343">
        <w:rPr>
          <w:noProof/>
          <w:sz w:val="22"/>
          <w:szCs w:val="22"/>
        </w:rPr>
        <w:t>10</w:t>
      </w:r>
      <w:r w:rsidR="00D71500" w:rsidRPr="002D3343">
        <w:rPr>
          <w:sz w:val="22"/>
          <w:szCs w:val="22"/>
        </w:rPr>
        <w:fldChar w:fldCharType="end"/>
      </w:r>
      <w:r w:rsidRPr="002D3343">
        <w:rPr>
          <w:sz w:val="22"/>
          <w:szCs w:val="22"/>
        </w:rPr>
        <w:t xml:space="preserve"> Schematic representation of the hybrid pixel detector structure. The pixelated sensor</w:t>
      </w:r>
      <w:del w:id="31" w:author="Ilaria Fratelli" w:date="2024-02-12T18:00:00Z">
        <w:r w:rsidRPr="002D3343" w:rsidDel="0045371C">
          <w:rPr>
            <w:sz w:val="22"/>
            <w:szCs w:val="22"/>
          </w:rPr>
          <w:delText>e</w:delText>
        </w:r>
      </w:del>
      <w:r w:rsidRPr="002D3343">
        <w:rPr>
          <w:sz w:val="22"/>
          <w:szCs w:val="22"/>
        </w:rPr>
        <w:t xml:space="preserve"> layer is connected to the readout chip with the array of solder bumps. Such structure provides output signal from an individual pixel </w:t>
      </w:r>
      <w:sdt>
        <w:sdtPr>
          <w:rPr>
            <w:sz w:val="22"/>
            <w:szCs w:val="22"/>
          </w:rPr>
          <w:id w:val="-988936233"/>
          <w:citation/>
        </w:sdtPr>
        <w:sdtContent>
          <w:r w:rsidRPr="002D3343">
            <w:rPr>
              <w:sz w:val="22"/>
              <w:szCs w:val="22"/>
            </w:rPr>
            <w:fldChar w:fldCharType="begin"/>
          </w:r>
          <w:r w:rsidRPr="002D3343">
            <w:rPr>
              <w:sz w:val="22"/>
              <w:szCs w:val="22"/>
            </w:rPr>
            <w:instrText xml:space="preserve"> CITATION Dav17 \l 1033 </w:instrText>
          </w:r>
          <w:r w:rsidRPr="002D3343">
            <w:rPr>
              <w:sz w:val="22"/>
              <w:szCs w:val="22"/>
            </w:rPr>
            <w:fldChar w:fldCharType="separate"/>
          </w:r>
          <w:r w:rsidR="00B86268" w:rsidRPr="002D3343">
            <w:rPr>
              <w:noProof/>
              <w:sz w:val="22"/>
              <w:szCs w:val="22"/>
            </w:rPr>
            <w:t>(David Pennicard, 2017)</w:t>
          </w:r>
          <w:r w:rsidRPr="002D3343">
            <w:rPr>
              <w:sz w:val="22"/>
              <w:szCs w:val="22"/>
            </w:rPr>
            <w:fldChar w:fldCharType="end"/>
          </w:r>
        </w:sdtContent>
      </w:sdt>
      <w:r w:rsidRPr="002D3343">
        <w:rPr>
          <w:sz w:val="22"/>
          <w:szCs w:val="22"/>
        </w:rPr>
        <w:t>.</w:t>
      </w:r>
    </w:p>
    <w:p w14:paraId="5C803F64" w14:textId="0FD462C8" w:rsidR="00760F9A" w:rsidRDefault="00760F9A" w:rsidP="00D54949">
      <w:pPr>
        <w:rPr>
          <w:color w:val="00B050"/>
          <w:lang w:val="en-US"/>
        </w:rPr>
      </w:pPr>
    </w:p>
    <w:p w14:paraId="1DC130D2" w14:textId="57943372" w:rsidR="00601CB8" w:rsidRPr="002D3343" w:rsidRDefault="007D79B6" w:rsidP="002D3343">
      <w:pPr>
        <w:rPr>
          <w:color w:val="00B050"/>
          <w:lang w:val="en-US"/>
        </w:rPr>
      </w:pPr>
      <w:r>
        <w:rPr>
          <w:noProof/>
          <w:color w:val="00B050"/>
          <w:lang w:val="en-US"/>
        </w:rPr>
        <w:lastRenderedPageBreak/>
        <w:drawing>
          <wp:inline distT="0" distB="0" distL="0" distR="0" wp14:anchorId="28443448" wp14:editId="4D8E7487">
            <wp:extent cx="3513365" cy="2415540"/>
            <wp:effectExtent l="0" t="0" r="0" b="3810"/>
            <wp:docPr id="1665561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9097" cy="2419481"/>
                    </a:xfrm>
                    <a:prstGeom prst="rect">
                      <a:avLst/>
                    </a:prstGeom>
                    <a:noFill/>
                    <a:ln>
                      <a:noFill/>
                    </a:ln>
                  </pic:spPr>
                </pic:pic>
              </a:graphicData>
            </a:graphic>
          </wp:inline>
        </w:drawing>
      </w:r>
    </w:p>
    <w:p w14:paraId="5463AB62" w14:textId="6B4F7DE2" w:rsidR="00952B7B" w:rsidRPr="002D3343" w:rsidRDefault="00601CB8" w:rsidP="002D3343">
      <w:pPr>
        <w:pStyle w:val="Caption"/>
        <w:ind w:firstLine="360"/>
        <w:rPr>
          <w:color w:val="00B050"/>
          <w:sz w:val="22"/>
          <w:szCs w:val="22"/>
        </w:rPr>
      </w:pPr>
      <w:r w:rsidRPr="002D3343">
        <w:rPr>
          <w:sz w:val="22"/>
          <w:szCs w:val="22"/>
        </w:rPr>
        <w:t xml:space="preserve">Figure </w:t>
      </w:r>
      <w:r w:rsidR="00D71500" w:rsidRPr="002D3343">
        <w:rPr>
          <w:sz w:val="22"/>
          <w:szCs w:val="22"/>
        </w:rPr>
        <w:fldChar w:fldCharType="begin"/>
      </w:r>
      <w:r w:rsidR="00D71500" w:rsidRPr="002D3343">
        <w:rPr>
          <w:sz w:val="22"/>
          <w:szCs w:val="22"/>
        </w:rPr>
        <w:instrText xml:space="preserve"> STYLEREF 1 \s </w:instrText>
      </w:r>
      <w:r w:rsidR="00D71500" w:rsidRPr="002D3343">
        <w:rPr>
          <w:sz w:val="22"/>
          <w:szCs w:val="22"/>
        </w:rPr>
        <w:fldChar w:fldCharType="separate"/>
      </w:r>
      <w:r w:rsidR="00D71500" w:rsidRPr="002D3343">
        <w:rPr>
          <w:noProof/>
          <w:sz w:val="22"/>
          <w:szCs w:val="22"/>
        </w:rPr>
        <w:t>1</w:t>
      </w:r>
      <w:r w:rsidR="00D71500" w:rsidRPr="002D3343">
        <w:rPr>
          <w:sz w:val="22"/>
          <w:szCs w:val="22"/>
        </w:rPr>
        <w:fldChar w:fldCharType="end"/>
      </w:r>
      <w:r w:rsidR="00D71500" w:rsidRPr="002D3343">
        <w:rPr>
          <w:sz w:val="22"/>
          <w:szCs w:val="22"/>
        </w:rPr>
        <w:t>.</w:t>
      </w:r>
      <w:r w:rsidR="00D71500" w:rsidRPr="002D3343">
        <w:rPr>
          <w:sz w:val="22"/>
          <w:szCs w:val="22"/>
        </w:rPr>
        <w:fldChar w:fldCharType="begin"/>
      </w:r>
      <w:r w:rsidR="00D71500" w:rsidRPr="002D3343">
        <w:rPr>
          <w:sz w:val="22"/>
          <w:szCs w:val="22"/>
        </w:rPr>
        <w:instrText xml:space="preserve"> SEQ Figure \* ARABIC \s 1 </w:instrText>
      </w:r>
      <w:r w:rsidR="00D71500" w:rsidRPr="002D3343">
        <w:rPr>
          <w:sz w:val="22"/>
          <w:szCs w:val="22"/>
        </w:rPr>
        <w:fldChar w:fldCharType="separate"/>
      </w:r>
      <w:r w:rsidR="00D71500" w:rsidRPr="002D3343">
        <w:rPr>
          <w:noProof/>
          <w:sz w:val="22"/>
          <w:szCs w:val="22"/>
        </w:rPr>
        <w:t>11</w:t>
      </w:r>
      <w:r w:rsidR="00D71500" w:rsidRPr="002D3343">
        <w:rPr>
          <w:sz w:val="22"/>
          <w:szCs w:val="22"/>
        </w:rPr>
        <w:fldChar w:fldCharType="end"/>
      </w:r>
      <w:r w:rsidRPr="002D3343">
        <w:rPr>
          <w:sz w:val="22"/>
          <w:szCs w:val="22"/>
        </w:rPr>
        <w:t xml:space="preserve"> Photoelectric X-ray absorption efficienc</w:t>
      </w:r>
      <w:r w:rsidR="00952B7B" w:rsidRPr="002D3343">
        <w:rPr>
          <w:sz w:val="22"/>
          <w:szCs w:val="22"/>
        </w:rPr>
        <w:t xml:space="preserve">y </w:t>
      </w:r>
      <w:r w:rsidRPr="002D3343">
        <w:rPr>
          <w:sz w:val="22"/>
          <w:szCs w:val="22"/>
        </w:rPr>
        <w:t>of common sensor semiconductor materials of 500 µm thickness.</w:t>
      </w:r>
      <w:r w:rsidR="00952B7B" w:rsidRPr="002D3343">
        <w:rPr>
          <w:sz w:val="22"/>
          <w:szCs w:val="22"/>
        </w:rPr>
        <w:t xml:space="preserve"> The notch in the curve at 30 keV occurs because, while X-ray absorption tends to decrease with increasing photon energy, sudden increase in absorption rate occurs due to photoelectric absorption in the </w:t>
      </w:r>
      <w:r w:rsidR="00952B7B" w:rsidRPr="002D3343">
        <w:rPr>
          <w:i/>
          <w:iCs w:val="0"/>
          <w:sz w:val="22"/>
          <w:szCs w:val="22"/>
        </w:rPr>
        <w:t>K</w:t>
      </w:r>
      <w:r w:rsidR="00952B7B" w:rsidRPr="002D3343">
        <w:rPr>
          <w:sz w:val="22"/>
          <w:szCs w:val="22"/>
        </w:rPr>
        <w:t xml:space="preserve">-shell of the atoms </w:t>
      </w:r>
      <w:sdt>
        <w:sdtPr>
          <w:rPr>
            <w:sz w:val="22"/>
            <w:szCs w:val="22"/>
          </w:rPr>
          <w:id w:val="194275683"/>
          <w:citation/>
        </w:sdtPr>
        <w:sdtContent>
          <w:r w:rsidR="00952B7B" w:rsidRPr="002D3343">
            <w:rPr>
              <w:sz w:val="22"/>
              <w:szCs w:val="22"/>
            </w:rPr>
            <w:fldChar w:fldCharType="begin"/>
          </w:r>
          <w:r w:rsidR="00952B7B" w:rsidRPr="002D3343">
            <w:rPr>
              <w:sz w:val="22"/>
              <w:szCs w:val="22"/>
            </w:rPr>
            <w:instrText xml:space="preserve"> CITATION Dav17 \l 1033 </w:instrText>
          </w:r>
          <w:r w:rsidR="00952B7B" w:rsidRPr="002D3343">
            <w:rPr>
              <w:sz w:val="22"/>
              <w:szCs w:val="22"/>
            </w:rPr>
            <w:fldChar w:fldCharType="separate"/>
          </w:r>
          <w:r w:rsidR="00B86268" w:rsidRPr="002D3343">
            <w:rPr>
              <w:noProof/>
              <w:sz w:val="22"/>
              <w:szCs w:val="22"/>
            </w:rPr>
            <w:t>(David Pennicard, 2017)</w:t>
          </w:r>
          <w:r w:rsidR="00952B7B" w:rsidRPr="002D3343">
            <w:rPr>
              <w:sz w:val="22"/>
              <w:szCs w:val="22"/>
            </w:rPr>
            <w:fldChar w:fldCharType="end"/>
          </w:r>
        </w:sdtContent>
      </w:sdt>
      <w:r w:rsidR="00952B7B" w:rsidRPr="002D3343">
        <w:rPr>
          <w:sz w:val="22"/>
          <w:szCs w:val="22"/>
        </w:rPr>
        <w:t>.</w:t>
      </w:r>
    </w:p>
    <w:p w14:paraId="2E565B67" w14:textId="77777777" w:rsidR="00816202" w:rsidRPr="00816202" w:rsidRDefault="00816202" w:rsidP="00816202">
      <w:pPr>
        <w:ind w:left="360" w:firstLine="0"/>
        <w:rPr>
          <w:lang w:val="en-US"/>
        </w:rPr>
      </w:pPr>
    </w:p>
    <w:p w14:paraId="063AA84C" w14:textId="784FF426" w:rsidR="00F45528" w:rsidRPr="00E60DFF" w:rsidRDefault="00F45528" w:rsidP="002910A4">
      <w:pPr>
        <w:pStyle w:val="ListParagraph"/>
        <w:numPr>
          <w:ilvl w:val="0"/>
          <w:numId w:val="18"/>
        </w:numPr>
        <w:rPr>
          <w:lang w:val="en-US"/>
        </w:rPr>
      </w:pPr>
      <w:r w:rsidRPr="00E60DFF">
        <w:rPr>
          <w:b/>
          <w:bCs/>
          <w:lang w:val="en-US"/>
        </w:rPr>
        <w:t>Silicon</w:t>
      </w:r>
    </w:p>
    <w:p w14:paraId="71B4DC9C" w14:textId="35EE5FE4" w:rsidR="002910A4" w:rsidRPr="00E60DFF" w:rsidRDefault="002910A4" w:rsidP="00F45528">
      <w:pPr>
        <w:rPr>
          <w:lang w:val="en-US"/>
        </w:rPr>
      </w:pPr>
      <w:r w:rsidRPr="00E60DFF">
        <w:rPr>
          <w:lang w:val="en-US"/>
        </w:rPr>
        <w:t xml:space="preserve">Silicon </w:t>
      </w:r>
      <w:r w:rsidR="00F45528" w:rsidRPr="00E60DFF">
        <w:rPr>
          <w:lang w:val="en-US"/>
        </w:rPr>
        <w:t xml:space="preserve">nowadays </w:t>
      </w:r>
      <w:r w:rsidRPr="00E60DFF">
        <w:rPr>
          <w:lang w:val="en-US"/>
        </w:rPr>
        <w:t>is the major material used for semiconductor</w:t>
      </w:r>
      <w:r w:rsidR="00F45528" w:rsidRPr="00E60DFF">
        <w:rPr>
          <w:lang w:val="en-US"/>
        </w:rPr>
        <w:t xml:space="preserve"> because of verified </w:t>
      </w:r>
      <w:r w:rsidR="008B3883" w:rsidRPr="00E60DFF">
        <w:rPr>
          <w:lang w:val="en-US"/>
        </w:rPr>
        <w:t>silicon</w:t>
      </w:r>
      <w:r w:rsidR="00F45528" w:rsidRPr="00E60DFF">
        <w:rPr>
          <w:lang w:val="en-US"/>
        </w:rPr>
        <w:t xml:space="preserve"> wafer fabrication, near-perfect crystal homogeneity, robustness and low leakage current in a </w:t>
      </w:r>
      <w:r w:rsidR="008B3883" w:rsidRPr="00E60DFF">
        <w:rPr>
          <w:lang w:val="en-US"/>
        </w:rPr>
        <w:t>silicon</w:t>
      </w:r>
      <w:r w:rsidR="00F45528" w:rsidRPr="00E60DFF">
        <w:rPr>
          <w:lang w:val="en-US"/>
        </w:rPr>
        <w:t xml:space="preserve"> </w:t>
      </w:r>
      <w:proofErr w:type="spellStart"/>
      <w:r w:rsidR="00F45528" w:rsidRPr="00E60DFF">
        <w:rPr>
          <w:i/>
          <w:iCs/>
          <w:lang w:val="en-US"/>
        </w:rPr>
        <w:t>pn</w:t>
      </w:r>
      <w:proofErr w:type="spellEnd"/>
      <w:r w:rsidR="00F45528" w:rsidRPr="00E60DFF">
        <w:rPr>
          <w:lang w:val="en-US"/>
        </w:rPr>
        <w:t xml:space="preserve">-junction. </w:t>
      </w:r>
      <w:r w:rsidR="008B3883" w:rsidRPr="00E60DFF">
        <w:rPr>
          <w:lang w:val="en-US"/>
        </w:rPr>
        <w:t xml:space="preserve">The main disadvantage of the semiconductor is </w:t>
      </w:r>
      <w:r w:rsidR="00CA0EC1">
        <w:rPr>
          <w:lang w:val="en-US"/>
        </w:rPr>
        <w:t>the low detection efficiency due to the low-Z and low attenuation fraction provided</w:t>
      </w:r>
      <w:r w:rsidR="008B3883" w:rsidRPr="00E60DFF">
        <w:rPr>
          <w:lang w:val="en-US"/>
        </w:rPr>
        <w:t xml:space="preserve"> (Fig. 1.8, the red curve). For</w:t>
      </w:r>
      <w:r w:rsidR="00CA0EC1">
        <w:rPr>
          <w:lang w:val="en-US"/>
        </w:rPr>
        <w:t xml:space="preserve"> instance, in</w:t>
      </w:r>
      <w:r w:rsidR="008B3883" w:rsidRPr="00E60DFF">
        <w:rPr>
          <w:lang w:val="en-US"/>
        </w:rPr>
        <w:t xml:space="preserve"> a 450 µm thick silicon sensor its absorption rate abruptly decreases from 84% to 47% from 12 keV to 17 keV </w:t>
      </w:r>
      <w:sdt>
        <w:sdtPr>
          <w:rPr>
            <w:lang w:val="en-US"/>
          </w:rPr>
          <w:id w:val="642773011"/>
          <w:citation/>
        </w:sdtPr>
        <w:sdtContent>
          <w:r w:rsidR="008B3883" w:rsidRPr="00E60DFF">
            <w:rPr>
              <w:lang w:val="en-US"/>
            </w:rPr>
            <w:fldChar w:fldCharType="begin"/>
          </w:r>
          <w:r w:rsidR="008B3883" w:rsidRPr="00E60DFF">
            <w:rPr>
              <w:lang w:val="en-US"/>
            </w:rPr>
            <w:instrText xml:space="preserve"> CITATION Sil \l 1033 </w:instrText>
          </w:r>
          <w:r w:rsidR="008B3883" w:rsidRPr="00E60DFF">
            <w:rPr>
              <w:lang w:val="en-US"/>
            </w:rPr>
            <w:fldChar w:fldCharType="separate"/>
          </w:r>
          <w:r w:rsidR="00B86268">
            <w:rPr>
              <w:noProof/>
              <w:lang w:val="en-US"/>
            </w:rPr>
            <w:t>(Silicon Sensors, n.d.)</w:t>
          </w:r>
          <w:r w:rsidR="008B3883" w:rsidRPr="00E60DFF">
            <w:rPr>
              <w:lang w:val="en-US"/>
            </w:rPr>
            <w:fldChar w:fldCharType="end"/>
          </w:r>
        </w:sdtContent>
      </w:sdt>
      <w:r w:rsidR="008B3883" w:rsidRPr="00E60DFF">
        <w:rPr>
          <w:lang w:val="en-US"/>
        </w:rPr>
        <w:t>. This makes silicon inappropriate for X-ray measurements involving hard X-rays</w:t>
      </w:r>
      <w:ins w:id="32" w:author="Mikhail Bandurist" w:date="2024-02-19T18:24:00Z" w16du:dateUtc="2024-02-19T17:24:00Z">
        <w:r w:rsidR="00310FAA">
          <w:rPr>
            <w:lang w:val="en-US"/>
          </w:rPr>
          <w:t xml:space="preserve"> </w:t>
        </w:r>
      </w:ins>
      <w:sdt>
        <w:sdtPr>
          <w:rPr>
            <w:lang w:val="en-US"/>
          </w:rPr>
          <w:id w:val="627747498"/>
          <w:citation/>
        </w:sdtPr>
        <w:sdtContent>
          <w:r w:rsidR="003A03AD" w:rsidRPr="00E60DFF">
            <w:rPr>
              <w:lang w:val="en-US"/>
            </w:rPr>
            <w:fldChar w:fldCharType="begin"/>
          </w:r>
          <w:r w:rsidR="003A03AD" w:rsidRPr="00E60DFF">
            <w:rPr>
              <w:lang w:val="en-US"/>
            </w:rPr>
            <w:instrText xml:space="preserve"> CITATION Dav17 \l 1033 </w:instrText>
          </w:r>
          <w:r w:rsidR="003A03AD" w:rsidRPr="00E60DFF">
            <w:rPr>
              <w:lang w:val="en-US"/>
            </w:rPr>
            <w:fldChar w:fldCharType="separate"/>
          </w:r>
          <w:r w:rsidR="00B86268">
            <w:rPr>
              <w:noProof/>
              <w:lang w:val="en-US"/>
            </w:rPr>
            <w:t>(David Pennicard, 2017)</w:t>
          </w:r>
          <w:r w:rsidR="003A03AD" w:rsidRPr="00E60DFF">
            <w:rPr>
              <w:lang w:val="en-US"/>
            </w:rPr>
            <w:fldChar w:fldCharType="end"/>
          </w:r>
        </w:sdtContent>
      </w:sdt>
      <w:r w:rsidR="003A03AD" w:rsidRPr="00E60DFF">
        <w:rPr>
          <w:lang w:val="en-US"/>
        </w:rPr>
        <w:t xml:space="preserve">. </w:t>
      </w:r>
    </w:p>
    <w:p w14:paraId="44BD7A10" w14:textId="42E35AFE" w:rsidR="003A03AD" w:rsidRPr="00E60DFF" w:rsidRDefault="003A03AD" w:rsidP="00F45528">
      <w:pPr>
        <w:rPr>
          <w:lang w:val="en-US"/>
        </w:rPr>
      </w:pPr>
      <w:r w:rsidRPr="00E60DFF">
        <w:rPr>
          <w:lang w:val="en-US"/>
        </w:rPr>
        <w:t xml:space="preserve">Efficient detection of hard X-ray photons can be achieved by using germanium, gallium arsenide GaAs, cadmium telluride </w:t>
      </w:r>
      <w:proofErr w:type="spellStart"/>
      <w:r w:rsidRPr="00E60DFF">
        <w:rPr>
          <w:lang w:val="en-US"/>
        </w:rPr>
        <w:t>CdTe</w:t>
      </w:r>
      <w:proofErr w:type="spellEnd"/>
      <w:r w:rsidRPr="00E60DFF">
        <w:rPr>
          <w:lang w:val="en-US"/>
        </w:rPr>
        <w:t xml:space="preserve"> and cadmium zinc telluride CZT. On the other hand, the crystal homogeneity of compound semiconductors is typically lower than for a pure element, such as Ge or Si.</w:t>
      </w:r>
      <w:r w:rsidR="007753DF" w:rsidRPr="00E60DFF">
        <w:rPr>
          <w:lang w:val="en-US"/>
        </w:rPr>
        <w:t xml:space="preserve"> Besides, </w:t>
      </w:r>
      <w:r w:rsidR="00361755" w:rsidRPr="00E60DFF">
        <w:rPr>
          <w:lang w:val="en-US"/>
        </w:rPr>
        <w:t xml:space="preserve">higher number of defects in compound semiconductors </w:t>
      </w:r>
      <w:sdt>
        <w:sdtPr>
          <w:rPr>
            <w:lang w:val="en-US"/>
          </w:rPr>
          <w:id w:val="1958064413"/>
          <w:citation/>
        </w:sdtPr>
        <w:sdtContent>
          <w:r w:rsidR="00361755" w:rsidRPr="00E60DFF">
            <w:rPr>
              <w:lang w:val="en-US"/>
            </w:rPr>
            <w:fldChar w:fldCharType="begin"/>
          </w:r>
          <w:r w:rsidR="00361755" w:rsidRPr="00E60DFF">
            <w:rPr>
              <w:lang w:val="en-US"/>
            </w:rPr>
            <w:instrText xml:space="preserve"> CITATION Mat18 \l 1033 </w:instrText>
          </w:r>
          <w:r w:rsidR="00361755" w:rsidRPr="00E60DFF">
            <w:rPr>
              <w:lang w:val="en-US"/>
            </w:rPr>
            <w:fldChar w:fldCharType="separate"/>
          </w:r>
          <w:r w:rsidR="00B86268">
            <w:rPr>
              <w:noProof/>
              <w:lang w:val="en-US"/>
            </w:rPr>
            <w:t>(Matthew D. McCluskey, 2018)</w:t>
          </w:r>
          <w:r w:rsidR="00361755" w:rsidRPr="00E60DFF">
            <w:rPr>
              <w:lang w:val="en-US"/>
            </w:rPr>
            <w:fldChar w:fldCharType="end"/>
          </w:r>
        </w:sdtContent>
      </w:sdt>
      <w:r w:rsidR="00361755" w:rsidRPr="00E60DFF">
        <w:rPr>
          <w:lang w:val="en-US"/>
        </w:rPr>
        <w:t xml:space="preserve"> might trap</w:t>
      </w:r>
      <w:r w:rsidR="009A12E7" w:rsidRPr="00E60DFF">
        <w:rPr>
          <w:lang w:val="en-US"/>
        </w:rPr>
        <w:t xml:space="preserve"> additional amount of </w:t>
      </w:r>
      <w:r w:rsidR="00361755" w:rsidRPr="00E60DFF">
        <w:rPr>
          <w:lang w:val="en-US"/>
        </w:rPr>
        <w:t>charge carriers reducing significant part of photocurrent and altering the electric field applied within the semiconductor medium</w:t>
      </w:r>
      <w:r w:rsidR="009A12E7" w:rsidRPr="00E60DFF">
        <w:rPr>
          <w:lang w:val="en-US"/>
        </w:rPr>
        <w:t xml:space="preserve"> </w:t>
      </w:r>
      <w:sdt>
        <w:sdtPr>
          <w:rPr>
            <w:lang w:val="en-US"/>
          </w:rPr>
          <w:id w:val="-31731151"/>
          <w:citation/>
        </w:sdtPr>
        <w:sdtContent>
          <w:r w:rsidR="009A12E7" w:rsidRPr="00E60DFF">
            <w:rPr>
              <w:lang w:val="en-US"/>
            </w:rPr>
            <w:fldChar w:fldCharType="begin"/>
          </w:r>
          <w:r w:rsidR="009A12E7" w:rsidRPr="00E60DFF">
            <w:rPr>
              <w:lang w:val="en-US"/>
            </w:rPr>
            <w:instrText xml:space="preserve"> CITATION Don12 \l 1033 </w:instrText>
          </w:r>
          <w:r w:rsidR="009A12E7" w:rsidRPr="00E60DFF">
            <w:rPr>
              <w:lang w:val="en-US"/>
            </w:rPr>
            <w:fldChar w:fldCharType="separate"/>
          </w:r>
          <w:r w:rsidR="00B86268">
            <w:rPr>
              <w:noProof/>
              <w:lang w:val="en-US"/>
            </w:rPr>
            <w:t>(Neamen, 2012)</w:t>
          </w:r>
          <w:r w:rsidR="009A12E7" w:rsidRPr="00E60DFF">
            <w:rPr>
              <w:lang w:val="en-US"/>
            </w:rPr>
            <w:fldChar w:fldCharType="end"/>
          </w:r>
        </w:sdtContent>
      </w:sdt>
      <w:r w:rsidR="009A12E7" w:rsidRPr="00E60DFF">
        <w:rPr>
          <w:lang w:val="en-US"/>
        </w:rPr>
        <w:t xml:space="preserve">. Consequently, fabrication of large-pixel sized X-ray detectors using compound semiconductors is limited by their less homogeneous structure. </w:t>
      </w:r>
    </w:p>
    <w:p w14:paraId="68A139BA" w14:textId="3B5F8AFD" w:rsidR="009A12E7" w:rsidRPr="00E60DFF" w:rsidRDefault="009A12E7" w:rsidP="009A12E7">
      <w:pPr>
        <w:pStyle w:val="ListParagraph"/>
        <w:numPr>
          <w:ilvl w:val="0"/>
          <w:numId w:val="18"/>
        </w:numPr>
        <w:rPr>
          <w:b/>
          <w:bCs/>
          <w:lang w:val="en-US"/>
        </w:rPr>
      </w:pPr>
      <w:r w:rsidRPr="00E60DFF">
        <w:rPr>
          <w:b/>
          <w:bCs/>
          <w:lang w:val="en-US"/>
        </w:rPr>
        <w:t>Germanium</w:t>
      </w:r>
    </w:p>
    <w:p w14:paraId="48AC86B2" w14:textId="04C8B0F4" w:rsidR="00D36B0D" w:rsidRPr="00E60DFF" w:rsidRDefault="00EB3BAE" w:rsidP="00D54949">
      <w:pPr>
        <w:rPr>
          <w:lang w:val="en-US"/>
        </w:rPr>
      </w:pPr>
      <w:r w:rsidRPr="00E60DFF">
        <w:rPr>
          <w:lang w:val="en-US"/>
        </w:rPr>
        <w:t xml:space="preserve">Similarly to silicon, germanium is a single-crystal semiconductor, which can be produced using conventional methods, for example, the </w:t>
      </w:r>
      <w:proofErr w:type="spellStart"/>
      <w:r w:rsidRPr="00E60DFF">
        <w:rPr>
          <w:lang w:val="en-US"/>
        </w:rPr>
        <w:t>Czochralski</w:t>
      </w:r>
      <w:proofErr w:type="spellEnd"/>
      <w:r w:rsidRPr="00E60DFF">
        <w:rPr>
          <w:lang w:val="en-US"/>
        </w:rPr>
        <w:t xml:space="preserve"> pulling technique</w:t>
      </w:r>
      <w:sdt>
        <w:sdtPr>
          <w:rPr>
            <w:lang w:val="en-US"/>
          </w:rPr>
          <w:id w:val="114261960"/>
          <w:citation/>
        </w:sdtPr>
        <w:sdtContent>
          <w:r w:rsidRPr="00E60DFF">
            <w:rPr>
              <w:lang w:val="en-US"/>
            </w:rPr>
            <w:fldChar w:fldCharType="begin"/>
          </w:r>
          <w:r w:rsidRPr="00E60DFF">
            <w:rPr>
              <w:lang w:val="en-US"/>
            </w:rPr>
            <w:instrText xml:space="preserve"> CITATION Ben06 \l 1033 </w:instrText>
          </w:r>
          <w:r w:rsidRPr="00E60DFF">
            <w:rPr>
              <w:lang w:val="en-US"/>
            </w:rPr>
            <w:fldChar w:fldCharType="separate"/>
          </w:r>
          <w:r w:rsidR="00B86268">
            <w:rPr>
              <w:noProof/>
              <w:lang w:val="en-US"/>
            </w:rPr>
            <w:t xml:space="preserve"> (Ben Depuydt, 2006)</w:t>
          </w:r>
          <w:r w:rsidRPr="00E60DFF">
            <w:rPr>
              <w:lang w:val="en-US"/>
            </w:rPr>
            <w:fldChar w:fldCharType="end"/>
          </w:r>
        </w:sdtContent>
      </w:sdt>
      <w:r w:rsidR="00720AEA" w:rsidRPr="00E60DFF">
        <w:rPr>
          <w:lang w:val="en-US"/>
        </w:rPr>
        <w:t xml:space="preserve">. </w:t>
      </w:r>
      <w:r w:rsidR="00720AEA" w:rsidRPr="00E60DFF">
        <w:rPr>
          <w:lang w:val="en-US"/>
        </w:rPr>
        <w:lastRenderedPageBreak/>
        <w:t>The main drawback of this semiconductor is its low band gap energy, which is below 0.7 eV at room temperature (300K)</w:t>
      </w:r>
      <w:sdt>
        <w:sdtPr>
          <w:rPr>
            <w:lang w:val="en-US"/>
          </w:rPr>
          <w:id w:val="804204315"/>
          <w:citation/>
        </w:sdtPr>
        <w:sdtContent>
          <w:r w:rsidR="00720AEA" w:rsidRPr="00E60DFF">
            <w:rPr>
              <w:lang w:val="en-US"/>
            </w:rPr>
            <w:fldChar w:fldCharType="begin"/>
          </w:r>
          <w:r w:rsidR="00720AEA" w:rsidRPr="00E60DFF">
            <w:rPr>
              <w:lang w:val="en-US"/>
            </w:rPr>
            <w:instrText xml:space="preserve"> CITATION Kit05 \l 1033 </w:instrText>
          </w:r>
          <w:r w:rsidR="00720AEA" w:rsidRPr="00E60DFF">
            <w:rPr>
              <w:lang w:val="en-US"/>
            </w:rPr>
            <w:fldChar w:fldCharType="separate"/>
          </w:r>
          <w:r w:rsidR="00B86268">
            <w:rPr>
              <w:noProof/>
              <w:lang w:val="en-US"/>
            </w:rPr>
            <w:t xml:space="preserve"> (Kittel, 2005)</w:t>
          </w:r>
          <w:r w:rsidR="00720AEA" w:rsidRPr="00E60DFF">
            <w:rPr>
              <w:lang w:val="en-US"/>
            </w:rPr>
            <w:fldChar w:fldCharType="end"/>
          </w:r>
        </w:sdtContent>
      </w:sdt>
      <w:r w:rsidR="005D40D9" w:rsidRPr="00E60DFF">
        <w:rPr>
          <w:lang w:val="en-US"/>
        </w:rPr>
        <w:t>. This significantly increases leakage current from thermally generated charge carriers; therefore, an additional cooling system must be integrated</w:t>
      </w:r>
      <w:r w:rsidR="00D97475">
        <w:rPr>
          <w:lang w:val="en-US"/>
        </w:rPr>
        <w:t xml:space="preserve"> to guarantee a low noise level</w:t>
      </w:r>
      <w:r w:rsidR="005D40D9" w:rsidRPr="00E60DFF">
        <w:rPr>
          <w:lang w:val="en-US"/>
        </w:rPr>
        <w:t xml:space="preserve">. </w:t>
      </w:r>
      <w:r w:rsidR="00101991" w:rsidRPr="00E60DFF">
        <w:rPr>
          <w:lang w:val="en-US"/>
        </w:rPr>
        <w:t xml:space="preserve">Normally, the temperature is reduced to 77 K through the use of an insulated dewar in which a reservoir of liquid nitrogen is kept in thermal contact with the detector </w:t>
      </w:r>
      <w:sdt>
        <w:sdtPr>
          <w:rPr>
            <w:lang w:val="en-US"/>
          </w:rPr>
          <w:id w:val="2034921812"/>
          <w:citation/>
        </w:sdtPr>
        <w:sdtContent>
          <w:r w:rsidR="00101991" w:rsidRPr="00E60DFF">
            <w:rPr>
              <w:lang w:val="en-US"/>
            </w:rPr>
            <w:fldChar w:fldCharType="begin"/>
          </w:r>
          <w:r w:rsidR="00101991" w:rsidRPr="00E60DFF">
            <w:rPr>
              <w:lang w:val="en-US"/>
            </w:rPr>
            <w:instrText xml:space="preserve"> CITATION Gle10 \l 1033 </w:instrText>
          </w:r>
          <w:r w:rsidR="00101991" w:rsidRPr="00E60DFF">
            <w:rPr>
              <w:lang w:val="en-US"/>
            </w:rPr>
            <w:fldChar w:fldCharType="separate"/>
          </w:r>
          <w:r w:rsidR="00B86268">
            <w:rPr>
              <w:noProof/>
              <w:lang w:val="en-US"/>
            </w:rPr>
            <w:t>(Knoll, 2010)</w:t>
          </w:r>
          <w:r w:rsidR="00101991" w:rsidRPr="00E60DFF">
            <w:rPr>
              <w:lang w:val="en-US"/>
            </w:rPr>
            <w:fldChar w:fldCharType="end"/>
          </w:r>
        </w:sdtContent>
      </w:sdt>
      <w:r w:rsidR="00101991" w:rsidRPr="00E60DFF">
        <w:rPr>
          <w:lang w:val="en-US"/>
        </w:rPr>
        <w:t>.</w:t>
      </w:r>
    </w:p>
    <w:p w14:paraId="42727212" w14:textId="125E0D2D" w:rsidR="00AA1C1D" w:rsidRPr="00E60DFF" w:rsidRDefault="005D40D9" w:rsidP="00D54949">
      <w:pPr>
        <w:rPr>
          <w:lang w:val="en-US"/>
        </w:rPr>
      </w:pPr>
      <w:r w:rsidRPr="00E60DFF">
        <w:rPr>
          <w:lang w:val="en-US"/>
        </w:rPr>
        <w:t xml:space="preserve">The germanium-based detector working principle relies on a </w:t>
      </w:r>
      <w:r w:rsidRPr="00E60DFF">
        <w:rPr>
          <w:i/>
          <w:iCs/>
          <w:lang w:val="en-US"/>
        </w:rPr>
        <w:t>pin</w:t>
      </w:r>
      <w:r w:rsidRPr="00E60DFF">
        <w:rPr>
          <w:lang w:val="en-US"/>
        </w:rPr>
        <w:t>-diode structure</w:t>
      </w:r>
      <w:sdt>
        <w:sdtPr>
          <w:rPr>
            <w:lang w:val="en-US"/>
          </w:rPr>
          <w:id w:val="-1590149823"/>
          <w:citation/>
        </w:sdtPr>
        <w:sdtContent>
          <w:r w:rsidR="00DA035C" w:rsidRPr="00E60DFF">
            <w:rPr>
              <w:lang w:val="en-US"/>
            </w:rPr>
            <w:fldChar w:fldCharType="begin"/>
          </w:r>
          <w:r w:rsidR="00DA035C" w:rsidRPr="00E60DFF">
            <w:rPr>
              <w:lang w:val="en-US"/>
            </w:rPr>
            <w:instrText xml:space="preserve"> CITATION Dav17 \l 1033 </w:instrText>
          </w:r>
          <w:r w:rsidR="00DA035C" w:rsidRPr="00E60DFF">
            <w:rPr>
              <w:lang w:val="en-US"/>
            </w:rPr>
            <w:fldChar w:fldCharType="separate"/>
          </w:r>
          <w:r w:rsidR="00B86268">
            <w:rPr>
              <w:noProof/>
              <w:lang w:val="en-US"/>
            </w:rPr>
            <w:t xml:space="preserve"> (David Pennicard, 2017)</w:t>
          </w:r>
          <w:r w:rsidR="00DA035C" w:rsidRPr="00E60DFF">
            <w:rPr>
              <w:lang w:val="en-US"/>
            </w:rPr>
            <w:fldChar w:fldCharType="end"/>
          </w:r>
        </w:sdtContent>
      </w:sdt>
      <w:r w:rsidRPr="00E60DFF">
        <w:rPr>
          <w:lang w:val="en-US"/>
        </w:rPr>
        <w:t xml:space="preserve">, in which a </w:t>
      </w:r>
      <w:r w:rsidRPr="00E60DFF">
        <w:rPr>
          <w:i/>
          <w:iCs/>
          <w:lang w:val="en-US"/>
        </w:rPr>
        <w:t xml:space="preserve">p- </w:t>
      </w:r>
      <w:r w:rsidRPr="00E60DFF">
        <w:rPr>
          <w:lang w:val="en-US"/>
        </w:rPr>
        <w:t xml:space="preserve">and </w:t>
      </w:r>
      <w:r w:rsidRPr="00E60DFF">
        <w:rPr>
          <w:i/>
          <w:iCs/>
          <w:lang w:val="en-US"/>
        </w:rPr>
        <w:t>n-</w:t>
      </w:r>
      <w:r w:rsidRPr="00E60DFF">
        <w:rPr>
          <w:lang w:val="en-US"/>
        </w:rPr>
        <w:t>regions are separated by an intrinsic region</w:t>
      </w:r>
      <w:r w:rsidR="00D36B0D" w:rsidRPr="00E60DFF">
        <w:rPr>
          <w:lang w:val="en-US"/>
        </w:rPr>
        <w:t xml:space="preserve"> to increase the depletion region</w:t>
      </w:r>
      <w:r w:rsidR="00DA035C" w:rsidRPr="00E60DFF">
        <w:rPr>
          <w:lang w:val="en-US"/>
        </w:rPr>
        <w:t xml:space="preserve"> </w:t>
      </w:r>
      <w:sdt>
        <w:sdtPr>
          <w:rPr>
            <w:lang w:val="en-US"/>
          </w:rPr>
          <w:id w:val="1247232940"/>
          <w:citation/>
        </w:sdtPr>
        <w:sdtContent>
          <w:r w:rsidR="00DA035C" w:rsidRPr="00E60DFF">
            <w:rPr>
              <w:lang w:val="en-US"/>
            </w:rPr>
            <w:fldChar w:fldCharType="begin"/>
          </w:r>
          <w:r w:rsidR="00DA035C" w:rsidRPr="00E60DFF">
            <w:rPr>
              <w:lang w:val="en-US"/>
            </w:rPr>
            <w:instrText xml:space="preserve"> CITATION Don12 \l 1033 </w:instrText>
          </w:r>
          <w:r w:rsidR="00DA035C" w:rsidRPr="00E60DFF">
            <w:rPr>
              <w:lang w:val="en-US"/>
            </w:rPr>
            <w:fldChar w:fldCharType="separate"/>
          </w:r>
          <w:r w:rsidR="00B86268">
            <w:rPr>
              <w:noProof/>
              <w:lang w:val="en-US"/>
            </w:rPr>
            <w:t>(Neamen, 2012)</w:t>
          </w:r>
          <w:r w:rsidR="00DA035C" w:rsidRPr="00E60DFF">
            <w:rPr>
              <w:lang w:val="en-US"/>
            </w:rPr>
            <w:fldChar w:fldCharType="end"/>
          </w:r>
        </w:sdtContent>
      </w:sdt>
      <w:r w:rsidR="00DA035C" w:rsidRPr="00E60DFF">
        <w:rPr>
          <w:lang w:val="en-US"/>
        </w:rPr>
        <w:t xml:space="preserve">. </w:t>
      </w:r>
      <w:r w:rsidR="00D47386" w:rsidRPr="00E60DFF">
        <w:rPr>
          <w:lang w:val="en-US"/>
        </w:rPr>
        <w:t>The n</w:t>
      </w:r>
      <w:r w:rsidR="00D47386" w:rsidRPr="00E60DFF">
        <w:rPr>
          <w:vertAlign w:val="superscript"/>
          <w:lang w:val="en-US"/>
        </w:rPr>
        <w:t>+</w:t>
      </w:r>
      <w:r w:rsidR="00D47386" w:rsidRPr="00E60DFF">
        <w:rPr>
          <w:lang w:val="en-US"/>
        </w:rPr>
        <w:t xml:space="preserve"> contact can be formed by diffusion of Li atoms into the wafer. The p</w:t>
      </w:r>
      <w:r w:rsidR="00D47386" w:rsidRPr="00E60DFF">
        <w:rPr>
          <w:vertAlign w:val="superscript"/>
          <w:lang w:val="en-US"/>
        </w:rPr>
        <w:t>+</w:t>
      </w:r>
      <w:r w:rsidR="00D47386" w:rsidRPr="00E60DFF">
        <w:rPr>
          <w:lang w:val="en-US"/>
        </w:rPr>
        <w:t xml:space="preserve"> contact on the opposite site is normally made by B implantation </w:t>
      </w:r>
      <w:sdt>
        <w:sdtPr>
          <w:rPr>
            <w:lang w:val="en-US"/>
          </w:rPr>
          <w:id w:val="2088726783"/>
          <w:citation/>
        </w:sdtPr>
        <w:sdtContent>
          <w:r w:rsidR="00D47386" w:rsidRPr="00E60DFF">
            <w:rPr>
              <w:lang w:val="en-US"/>
            </w:rPr>
            <w:fldChar w:fldCharType="begin"/>
          </w:r>
          <w:r w:rsidR="00D47386" w:rsidRPr="00E60DFF">
            <w:rPr>
              <w:lang w:val="en-US"/>
            </w:rPr>
            <w:instrText xml:space="preserve"> CITATION Kai07 \l 1033 </w:instrText>
          </w:r>
          <w:r w:rsidR="00D47386" w:rsidRPr="00E60DFF">
            <w:rPr>
              <w:lang w:val="en-US"/>
            </w:rPr>
            <w:fldChar w:fldCharType="separate"/>
          </w:r>
          <w:r w:rsidR="00B86268">
            <w:rPr>
              <w:noProof/>
              <w:lang w:val="en-US"/>
            </w:rPr>
            <w:t>(Vetter, 2007)</w:t>
          </w:r>
          <w:r w:rsidR="00D47386" w:rsidRPr="00E60DFF">
            <w:rPr>
              <w:lang w:val="en-US"/>
            </w:rPr>
            <w:fldChar w:fldCharType="end"/>
          </w:r>
        </w:sdtContent>
      </w:sdt>
      <w:r w:rsidR="004976BD" w:rsidRPr="00E60DFF">
        <w:rPr>
          <w:lang w:val="en-US"/>
        </w:rPr>
        <w:t>.</w:t>
      </w:r>
    </w:p>
    <w:p w14:paraId="259B0B75" w14:textId="110A2050" w:rsidR="004976BD" w:rsidRPr="00E60DFF" w:rsidRDefault="004976BD" w:rsidP="00D54949">
      <w:pPr>
        <w:rPr>
          <w:lang w:val="en-US"/>
        </w:rPr>
      </w:pPr>
      <w:r w:rsidRPr="00E60DFF">
        <w:rPr>
          <w:lang w:val="en-US"/>
        </w:rPr>
        <w:t xml:space="preserve">Although bulkier and more expensive than silicon-based detectors, the </w:t>
      </w:r>
      <w:r w:rsidR="008B2AD8">
        <w:rPr>
          <w:lang w:val="en-US"/>
        </w:rPr>
        <w:t xml:space="preserve">single crystal </w:t>
      </w:r>
      <w:r w:rsidRPr="00E60DFF">
        <w:rPr>
          <w:lang w:val="en-US"/>
        </w:rPr>
        <w:t xml:space="preserve">germanium-based detectors, are successfully used in hard X-ray and gamma-ray measurements. Current developments in both sensor technology and readout electronics have led to more compact systems (10-mm-thick Ge layer), demonstrating energy resolutions similar to the silicon detectors, providing an alternative to silicon for a larger energy scale. A large variety of Ge sensor configurations are used for X-ray applications, depending on requirements of a specific experiment. The sensors are generally planar with thickness up to 20 mm </w:t>
      </w:r>
      <w:r w:rsidR="00E2077E" w:rsidRPr="00E60DFF">
        <w:rPr>
          <w:lang w:val="en-US"/>
        </w:rPr>
        <w:t xml:space="preserve">with segmentation patterns applied in one or two dimensions (strip or pixel) </w:t>
      </w:r>
      <w:sdt>
        <w:sdtPr>
          <w:rPr>
            <w:lang w:val="en-US"/>
          </w:rPr>
          <w:id w:val="-63494155"/>
          <w:citation/>
        </w:sdtPr>
        <w:sdtContent>
          <w:r w:rsidR="00E2077E" w:rsidRPr="00E60DFF">
            <w:rPr>
              <w:lang w:val="en-US"/>
            </w:rPr>
            <w:fldChar w:fldCharType="begin"/>
          </w:r>
          <w:r w:rsidR="00E2077E" w:rsidRPr="00E60DFF">
            <w:rPr>
              <w:lang w:val="en-US"/>
            </w:rPr>
            <w:instrText xml:space="preserve"> CITATION Dav17 \l 1033 </w:instrText>
          </w:r>
          <w:r w:rsidR="00E2077E" w:rsidRPr="00E60DFF">
            <w:rPr>
              <w:lang w:val="en-US"/>
            </w:rPr>
            <w:fldChar w:fldCharType="separate"/>
          </w:r>
          <w:r w:rsidR="00B86268">
            <w:rPr>
              <w:noProof/>
              <w:lang w:val="en-US"/>
            </w:rPr>
            <w:t>(David Pennicard, 2017)</w:t>
          </w:r>
          <w:r w:rsidR="00E2077E" w:rsidRPr="00E60DFF">
            <w:rPr>
              <w:lang w:val="en-US"/>
            </w:rPr>
            <w:fldChar w:fldCharType="end"/>
          </w:r>
        </w:sdtContent>
      </w:sdt>
      <w:r w:rsidR="00E2077E" w:rsidRPr="00E60DFF">
        <w:rPr>
          <w:lang w:val="en-US"/>
        </w:rPr>
        <w:t xml:space="preserve">, </w:t>
      </w:r>
      <w:sdt>
        <w:sdtPr>
          <w:rPr>
            <w:lang w:val="en-US"/>
          </w:rPr>
          <w:id w:val="-1534179892"/>
          <w:citation/>
        </w:sdtPr>
        <w:sdtContent>
          <w:r w:rsidR="00E2077E" w:rsidRPr="00E60DFF">
            <w:rPr>
              <w:lang w:val="en-US"/>
            </w:rPr>
            <w:fldChar w:fldCharType="begin"/>
          </w:r>
          <w:r w:rsidR="00E2077E" w:rsidRPr="00E60DFF">
            <w:rPr>
              <w:lang w:val="en-US"/>
            </w:rPr>
            <w:instrText xml:space="preserve"> CITATION Kai07 \l 1033 </w:instrText>
          </w:r>
          <w:r w:rsidR="00E2077E" w:rsidRPr="00E60DFF">
            <w:rPr>
              <w:lang w:val="en-US"/>
            </w:rPr>
            <w:fldChar w:fldCharType="separate"/>
          </w:r>
          <w:r w:rsidR="00B86268">
            <w:rPr>
              <w:noProof/>
              <w:lang w:val="en-US"/>
            </w:rPr>
            <w:t>(Vetter, 2007)</w:t>
          </w:r>
          <w:r w:rsidR="00E2077E" w:rsidRPr="00E60DFF">
            <w:rPr>
              <w:lang w:val="en-US"/>
            </w:rPr>
            <w:fldChar w:fldCharType="end"/>
          </w:r>
        </w:sdtContent>
      </w:sdt>
      <w:r w:rsidR="00E2077E" w:rsidRPr="00E60DFF">
        <w:rPr>
          <w:lang w:val="en-US"/>
        </w:rPr>
        <w:t>.</w:t>
      </w:r>
    </w:p>
    <w:p w14:paraId="4D90CC27" w14:textId="6153A4C1" w:rsidR="00E2077E" w:rsidRPr="00E60DFF" w:rsidRDefault="00E2077E" w:rsidP="00E2077E">
      <w:pPr>
        <w:pStyle w:val="ListParagraph"/>
        <w:numPr>
          <w:ilvl w:val="0"/>
          <w:numId w:val="18"/>
        </w:numPr>
        <w:rPr>
          <w:b/>
          <w:bCs/>
          <w:lang w:val="en-US"/>
        </w:rPr>
      </w:pPr>
      <w:r w:rsidRPr="00E60DFF">
        <w:rPr>
          <w:b/>
          <w:bCs/>
          <w:lang w:val="en-US"/>
        </w:rPr>
        <w:t>Gallium arsenide</w:t>
      </w:r>
    </w:p>
    <w:p w14:paraId="6CF2B253" w14:textId="59321E45" w:rsidR="005D40D9" w:rsidRPr="00E60DFF" w:rsidRDefault="0059442B" w:rsidP="00D54949">
      <w:pPr>
        <w:rPr>
          <w:lang w:val="en-US"/>
        </w:rPr>
      </w:pPr>
      <w:r w:rsidRPr="00E60DFF">
        <w:rPr>
          <w:lang w:val="en-US"/>
        </w:rPr>
        <w:t>Gallium arsenide (GaAs) has been studied as a radiation detector since the early 1960s. It was the first compound semiconductor operated at room temperature that demonstrated sufficient gamma-ray resolution. At room temperature the band gap energy of GaAs is 1.42 eV</w:t>
      </w:r>
      <w:r w:rsidR="00B50472" w:rsidRPr="00E60DFF">
        <w:rPr>
          <w:lang w:val="en-US"/>
        </w:rPr>
        <w:t xml:space="preserve"> </w:t>
      </w:r>
      <w:sdt>
        <w:sdtPr>
          <w:rPr>
            <w:lang w:val="en-US"/>
          </w:rPr>
          <w:id w:val="2093970063"/>
          <w:citation/>
        </w:sdtPr>
        <w:sdtContent>
          <w:r w:rsidR="00B50472" w:rsidRPr="00E60DFF">
            <w:rPr>
              <w:lang w:val="en-US"/>
            </w:rPr>
            <w:fldChar w:fldCharType="begin"/>
          </w:r>
          <w:r w:rsidR="00B50472" w:rsidRPr="00E60DFF">
            <w:rPr>
              <w:lang w:val="en-US"/>
            </w:rPr>
            <w:instrText xml:space="preserve"> CITATION GLi16 \l 1033 </w:instrText>
          </w:r>
          <w:r w:rsidR="00B50472" w:rsidRPr="00E60DFF">
            <w:rPr>
              <w:lang w:val="en-US"/>
            </w:rPr>
            <w:fldChar w:fldCharType="separate"/>
          </w:r>
          <w:r w:rsidR="00B86268">
            <w:rPr>
              <w:noProof/>
              <w:lang w:val="en-US"/>
            </w:rPr>
            <w:t>(G. Lioliou, 2016)</w:t>
          </w:r>
          <w:r w:rsidR="00B50472" w:rsidRPr="00E60DFF">
            <w:rPr>
              <w:lang w:val="en-US"/>
            </w:rPr>
            <w:fldChar w:fldCharType="end"/>
          </w:r>
        </w:sdtContent>
      </w:sdt>
      <w:r w:rsidRPr="00E60DFF">
        <w:rPr>
          <w:lang w:val="en-US"/>
        </w:rPr>
        <w:t>, which results in low thermally generated leakage current compared to narrower band gap semiconductors, such as Si and</w:t>
      </w:r>
      <w:r w:rsidR="00B50472" w:rsidRPr="00E60DFF">
        <w:rPr>
          <w:lang w:val="en-US"/>
        </w:rPr>
        <w:t xml:space="preserve"> Ge</w:t>
      </w:r>
      <w:r w:rsidRPr="00E60DFF">
        <w:rPr>
          <w:lang w:val="en-US"/>
        </w:rPr>
        <w:t>.</w:t>
      </w:r>
      <w:r w:rsidR="00B50472" w:rsidRPr="00E60DFF">
        <w:rPr>
          <w:lang w:val="en-US"/>
        </w:rPr>
        <w:t xml:space="preserve"> The average ionization energy of GaAs is 4.3 eV/e-h pair </w:t>
      </w:r>
      <w:sdt>
        <w:sdtPr>
          <w:rPr>
            <w:lang w:val="en-US"/>
          </w:rPr>
          <w:id w:val="-1092544153"/>
          <w:citation/>
        </w:sdtPr>
        <w:sdtContent>
          <w:r w:rsidR="00B50472" w:rsidRPr="00E60DFF">
            <w:rPr>
              <w:lang w:val="en-US"/>
            </w:rPr>
            <w:fldChar w:fldCharType="begin"/>
          </w:r>
          <w:r w:rsidR="00B50472" w:rsidRPr="00E60DFF">
            <w:rPr>
              <w:lang w:val="en-US"/>
            </w:rPr>
            <w:instrText xml:space="preserve"> CITATION Gle10 \l 1033 </w:instrText>
          </w:r>
          <w:r w:rsidR="00B50472" w:rsidRPr="00E60DFF">
            <w:rPr>
              <w:lang w:val="en-US"/>
            </w:rPr>
            <w:fldChar w:fldCharType="separate"/>
          </w:r>
          <w:r w:rsidR="00B86268">
            <w:rPr>
              <w:noProof/>
              <w:lang w:val="en-US"/>
            </w:rPr>
            <w:t>(Knoll, 2010)</w:t>
          </w:r>
          <w:r w:rsidR="00B50472" w:rsidRPr="00E60DFF">
            <w:rPr>
              <w:lang w:val="en-US"/>
            </w:rPr>
            <w:fldChar w:fldCharType="end"/>
          </w:r>
        </w:sdtContent>
      </w:sdt>
      <w:r w:rsidR="00B50472" w:rsidRPr="00E60DFF">
        <w:rPr>
          <w:lang w:val="en-US"/>
        </w:rPr>
        <w:t>, which indicates that acceptable energy resolution can be provided at room temperature operation. Since the atomic numbers of Ga (</w:t>
      </w:r>
      <w:r w:rsidR="00B50472" w:rsidRPr="00E60DFF">
        <w:rPr>
          <w:i/>
          <w:iCs/>
          <w:lang w:val="en-US"/>
        </w:rPr>
        <w:t>Z=</w:t>
      </w:r>
      <w:r w:rsidR="00B50472" w:rsidRPr="00E60DFF">
        <w:rPr>
          <w:lang w:val="en-US"/>
        </w:rPr>
        <w:t xml:space="preserve">31) and </w:t>
      </w:r>
      <w:proofErr w:type="gramStart"/>
      <w:r w:rsidR="00B50472" w:rsidRPr="00E60DFF">
        <w:rPr>
          <w:lang w:val="en-US"/>
        </w:rPr>
        <w:t>As</w:t>
      </w:r>
      <w:proofErr w:type="gramEnd"/>
      <w:r w:rsidR="00B50472" w:rsidRPr="00E60DFF">
        <w:rPr>
          <w:lang w:val="en-US"/>
        </w:rPr>
        <w:t xml:space="preserve"> (</w:t>
      </w:r>
      <w:r w:rsidR="00B50472" w:rsidRPr="00E60DFF">
        <w:rPr>
          <w:i/>
          <w:iCs/>
          <w:lang w:val="en-US"/>
        </w:rPr>
        <w:t>Z=</w:t>
      </w:r>
      <w:r w:rsidR="00B50472" w:rsidRPr="00E60DFF">
        <w:rPr>
          <w:lang w:val="en-US"/>
        </w:rPr>
        <w:t>33) bracket that of Ge, the expected X-ray and gamma-ray interactions and detection efficiency per unit mass shall be similar to germanium-based sensors. A</w:t>
      </w:r>
      <w:r w:rsidR="00F83FAB" w:rsidRPr="00E60DFF">
        <w:rPr>
          <w:lang w:val="en-US"/>
        </w:rPr>
        <w:t xml:space="preserve">lthough GaAs-based detectors output good energy resolution, electric field distortions and charge carrier trapping defects in combination with difficulty of production have prevented the mass realization of bulk GaAs spectroscopic detectors </w:t>
      </w:r>
      <w:sdt>
        <w:sdtPr>
          <w:rPr>
            <w:lang w:val="en-US"/>
          </w:rPr>
          <w:id w:val="-178207296"/>
          <w:citation/>
        </w:sdtPr>
        <w:sdtContent>
          <w:r w:rsidR="00F83FAB" w:rsidRPr="00E60DFF">
            <w:rPr>
              <w:lang w:val="en-US"/>
            </w:rPr>
            <w:fldChar w:fldCharType="begin"/>
          </w:r>
          <w:r w:rsidR="00F83FAB" w:rsidRPr="00E60DFF">
            <w:rPr>
              <w:lang w:val="en-US"/>
            </w:rPr>
            <w:instrText xml:space="preserve"> CITATION Gle10 \l 1033 </w:instrText>
          </w:r>
          <w:r w:rsidR="00F83FAB" w:rsidRPr="00E60DFF">
            <w:rPr>
              <w:lang w:val="en-US"/>
            </w:rPr>
            <w:fldChar w:fldCharType="separate"/>
          </w:r>
          <w:r w:rsidR="00B86268">
            <w:rPr>
              <w:noProof/>
              <w:lang w:val="en-US"/>
            </w:rPr>
            <w:t>(Knoll, 2010)</w:t>
          </w:r>
          <w:r w:rsidR="00F83FAB" w:rsidRPr="00E60DFF">
            <w:rPr>
              <w:lang w:val="en-US"/>
            </w:rPr>
            <w:fldChar w:fldCharType="end"/>
          </w:r>
        </w:sdtContent>
      </w:sdt>
      <w:r w:rsidR="00F83FAB" w:rsidRPr="00E60DFF">
        <w:rPr>
          <w:lang w:val="en-US"/>
        </w:rPr>
        <w:t>.</w:t>
      </w:r>
    </w:p>
    <w:p w14:paraId="48902309" w14:textId="6D193E20" w:rsidR="004022AC" w:rsidRPr="00E60DFF" w:rsidRDefault="00F83FAB" w:rsidP="002D3343">
      <w:pPr>
        <w:rPr>
          <w:lang w:val="en-US"/>
        </w:rPr>
      </w:pPr>
      <w:r w:rsidRPr="00E60DFF">
        <w:rPr>
          <w:lang w:val="en-US"/>
        </w:rPr>
        <w:t xml:space="preserve">Nevertheless, due to relatively wide band gap, GaAs can be used for radiation detection in rough conditions, for example, at high temperatures and at external radiation without the need for cooling system and shielding. GaAs-based detectors are successfully employed in space missions, </w:t>
      </w:r>
      <w:r w:rsidRPr="00E60DFF">
        <w:rPr>
          <w:lang w:val="en-US"/>
        </w:rPr>
        <w:lastRenderedPageBreak/>
        <w:t>such as for X-ray fluorescence spectroscopy measurements on Mercury and Jupiter.</w:t>
      </w:r>
      <w:r w:rsidR="003B520F" w:rsidRPr="00E60DFF">
        <w:rPr>
          <w:lang w:val="en-US"/>
        </w:rPr>
        <w:t xml:space="preserve"> Another application of GaAs is the electron spectroscopy </w:t>
      </w:r>
      <w:sdt>
        <w:sdtPr>
          <w:rPr>
            <w:lang w:val="en-US"/>
          </w:rPr>
          <w:id w:val="-372314374"/>
          <w:citation/>
        </w:sdtPr>
        <w:sdtContent>
          <w:r w:rsidR="003B520F" w:rsidRPr="00E60DFF">
            <w:rPr>
              <w:lang w:val="en-US"/>
            </w:rPr>
            <w:fldChar w:fldCharType="begin"/>
          </w:r>
          <w:r w:rsidR="003B520F" w:rsidRPr="00E60DFF">
            <w:rPr>
              <w:lang w:val="en-US"/>
            </w:rPr>
            <w:instrText xml:space="preserve"> CITATION GLi16 \l 1033 </w:instrText>
          </w:r>
          <w:r w:rsidR="003B520F" w:rsidRPr="00E60DFF">
            <w:rPr>
              <w:lang w:val="en-US"/>
            </w:rPr>
            <w:fldChar w:fldCharType="separate"/>
          </w:r>
          <w:r w:rsidR="00B86268">
            <w:rPr>
              <w:noProof/>
              <w:lang w:val="en-US"/>
            </w:rPr>
            <w:t>(G. Lioliou, 2016)</w:t>
          </w:r>
          <w:r w:rsidR="003B520F" w:rsidRPr="00E60DFF">
            <w:rPr>
              <w:lang w:val="en-US"/>
            </w:rPr>
            <w:fldChar w:fldCharType="end"/>
          </w:r>
        </w:sdtContent>
      </w:sdt>
      <w:r w:rsidR="003B520F" w:rsidRPr="00E60DFF">
        <w:rPr>
          <w:lang w:val="en-US"/>
        </w:rPr>
        <w:t>.</w:t>
      </w:r>
    </w:p>
    <w:p w14:paraId="5F76083D" w14:textId="3F8C75FB" w:rsidR="003B520F" w:rsidRPr="00E60DFF" w:rsidRDefault="003B520F" w:rsidP="003B520F">
      <w:pPr>
        <w:pStyle w:val="ListParagraph"/>
        <w:numPr>
          <w:ilvl w:val="0"/>
          <w:numId w:val="18"/>
        </w:numPr>
        <w:rPr>
          <w:lang w:val="en-US"/>
        </w:rPr>
      </w:pPr>
      <w:r w:rsidRPr="00E60DFF">
        <w:rPr>
          <w:b/>
          <w:bCs/>
          <w:lang w:val="en-US"/>
        </w:rPr>
        <w:t xml:space="preserve">Cadmium telluride </w:t>
      </w:r>
    </w:p>
    <w:p w14:paraId="74587262" w14:textId="60903318" w:rsidR="00AA1C1D" w:rsidRPr="00E60DFF" w:rsidRDefault="003B520F" w:rsidP="00512922">
      <w:pPr>
        <w:rPr>
          <w:lang w:val="en-US"/>
        </w:rPr>
      </w:pPr>
      <w:r w:rsidRPr="00E60DFF">
        <w:rPr>
          <w:lang w:val="en-US"/>
        </w:rPr>
        <w:t>Cadmium telluride (</w:t>
      </w:r>
      <w:proofErr w:type="spellStart"/>
      <w:r w:rsidRPr="00E60DFF">
        <w:rPr>
          <w:lang w:val="en-US"/>
        </w:rPr>
        <w:t>CdTe</w:t>
      </w:r>
      <w:proofErr w:type="spellEnd"/>
      <w:r w:rsidRPr="00E60DFF">
        <w:rPr>
          <w:lang w:val="en-US"/>
        </w:rPr>
        <w:t>) is also a high-</w:t>
      </w:r>
      <w:r w:rsidRPr="00E60DFF">
        <w:rPr>
          <w:i/>
          <w:iCs/>
          <w:lang w:val="en-US"/>
        </w:rPr>
        <w:t>Z</w:t>
      </w:r>
      <w:r w:rsidRPr="00E60DFF">
        <w:rPr>
          <w:lang w:val="en-US"/>
        </w:rPr>
        <w:t xml:space="preserve"> semiconductor (</w:t>
      </w:r>
      <w:r w:rsidRPr="00E60DFF">
        <w:rPr>
          <w:i/>
          <w:iCs/>
          <w:lang w:val="en-US"/>
        </w:rPr>
        <w:t>Z=</w:t>
      </w:r>
      <w:r w:rsidRPr="00E60DFF">
        <w:rPr>
          <w:lang w:val="en-US"/>
        </w:rPr>
        <w:t xml:space="preserve">48 for Cd and 52 for </w:t>
      </w:r>
      <w:proofErr w:type="spellStart"/>
      <w:r w:rsidRPr="00E60DFF">
        <w:rPr>
          <w:lang w:val="en-US"/>
        </w:rPr>
        <w:t>Te</w:t>
      </w:r>
      <w:proofErr w:type="spellEnd"/>
      <w:r w:rsidRPr="00E60DFF">
        <w:rPr>
          <w:lang w:val="en-US"/>
        </w:rPr>
        <w:t>) with a sufficiently large band gap energy of 1.52 eV</w:t>
      </w:r>
      <w:r w:rsidR="00AA4AC4" w:rsidRPr="00E60DFF">
        <w:rPr>
          <w:lang w:val="en-US"/>
        </w:rPr>
        <w:t xml:space="preserve">, which makes it appealing material for high-energy X-rays and gamma-rays detection. The probability of photoelectric absorption of gamma-rays per unit pathlength in </w:t>
      </w:r>
      <w:proofErr w:type="spellStart"/>
      <w:r w:rsidR="00AA4AC4" w:rsidRPr="00E60DFF">
        <w:rPr>
          <w:lang w:val="en-US"/>
        </w:rPr>
        <w:t>CdTe</w:t>
      </w:r>
      <w:proofErr w:type="spellEnd"/>
      <w:r w:rsidR="00AA4AC4" w:rsidRPr="00E60DFF">
        <w:rPr>
          <w:lang w:val="en-US"/>
        </w:rPr>
        <w:t xml:space="preserve"> is roughly 4-5 times higher than in Ge, and 100 times higher than in Si </w:t>
      </w:r>
      <w:sdt>
        <w:sdtPr>
          <w:rPr>
            <w:lang w:val="en-US"/>
          </w:rPr>
          <w:id w:val="-1661761633"/>
          <w:citation/>
        </w:sdtPr>
        <w:sdtContent>
          <w:r w:rsidR="00AA4AC4" w:rsidRPr="00E60DFF">
            <w:rPr>
              <w:lang w:val="en-US"/>
            </w:rPr>
            <w:fldChar w:fldCharType="begin"/>
          </w:r>
          <w:r w:rsidR="00AA4AC4" w:rsidRPr="00E60DFF">
            <w:rPr>
              <w:lang w:val="en-US"/>
            </w:rPr>
            <w:instrText xml:space="preserve"> CITATION Gle10 \l 1033 </w:instrText>
          </w:r>
          <w:r w:rsidR="00AA4AC4" w:rsidRPr="00E60DFF">
            <w:rPr>
              <w:lang w:val="en-US"/>
            </w:rPr>
            <w:fldChar w:fldCharType="separate"/>
          </w:r>
          <w:r w:rsidR="00B86268">
            <w:rPr>
              <w:noProof/>
              <w:lang w:val="en-US"/>
            </w:rPr>
            <w:t>(Knoll, 2010)</w:t>
          </w:r>
          <w:r w:rsidR="00AA4AC4" w:rsidRPr="00E60DFF">
            <w:rPr>
              <w:lang w:val="en-US"/>
            </w:rPr>
            <w:fldChar w:fldCharType="end"/>
          </w:r>
        </w:sdtContent>
      </w:sdt>
      <w:r w:rsidR="00AA4AC4" w:rsidRPr="00E60DFF">
        <w:rPr>
          <w:lang w:val="en-US"/>
        </w:rPr>
        <w:t xml:space="preserve">.  </w:t>
      </w:r>
      <w:r w:rsidR="00E6537C" w:rsidRPr="00E60DFF">
        <w:rPr>
          <w:lang w:val="en-US"/>
        </w:rPr>
        <w:t>On the other ha</w:t>
      </w:r>
      <w:r w:rsidR="00512922" w:rsidRPr="00E60DFF">
        <w:rPr>
          <w:lang w:val="en-US"/>
        </w:rPr>
        <w:t>nd, poor charge carrier properties and disparity between electrons and hole</w:t>
      </w:r>
      <w:r w:rsidR="00DD5E23">
        <w:rPr>
          <w:lang w:val="en-US"/>
        </w:rPr>
        <w:t>s</w:t>
      </w:r>
      <w:r w:rsidR="00512922" w:rsidRPr="00E60DFF">
        <w:rPr>
          <w:lang w:val="en-US"/>
        </w:rPr>
        <w:t xml:space="preserve"> are typical of </w:t>
      </w:r>
      <w:proofErr w:type="spellStart"/>
      <w:r w:rsidR="00512922" w:rsidRPr="00E60DFF">
        <w:rPr>
          <w:lang w:val="en-US"/>
        </w:rPr>
        <w:t>CdTe</w:t>
      </w:r>
      <w:proofErr w:type="spellEnd"/>
      <w:r w:rsidR="00512922" w:rsidRPr="00E60DFF">
        <w:rPr>
          <w:lang w:val="en-US"/>
        </w:rPr>
        <w:t xml:space="preserve"> (µ</w:t>
      </w:r>
      <w:proofErr w:type="spellStart"/>
      <w:r w:rsidR="00512922" w:rsidRPr="00E60DFF">
        <w:rPr>
          <w:vertAlign w:val="subscript"/>
          <w:lang w:val="en-US"/>
        </w:rPr>
        <w:t>e</w:t>
      </w:r>
      <w:r w:rsidR="00512922" w:rsidRPr="00E60DFF">
        <w:rPr>
          <w:lang w:val="en-US"/>
        </w:rPr>
        <w:t>τ</w:t>
      </w:r>
      <w:r w:rsidR="00512922" w:rsidRPr="00E60DFF">
        <w:rPr>
          <w:vertAlign w:val="subscript"/>
          <w:lang w:val="en-US"/>
        </w:rPr>
        <w:t>e</w:t>
      </w:r>
      <w:proofErr w:type="spellEnd"/>
      <w:r w:rsidR="00512922" w:rsidRPr="00E60DFF">
        <w:rPr>
          <w:lang w:val="en-US"/>
        </w:rPr>
        <w:t xml:space="preserve"> = 10</w:t>
      </w:r>
      <w:r w:rsidR="00512922" w:rsidRPr="00E60DFF">
        <w:rPr>
          <w:vertAlign w:val="superscript"/>
          <w:lang w:val="en-US"/>
        </w:rPr>
        <w:t>-3</w:t>
      </w:r>
      <w:r w:rsidR="00512922" w:rsidRPr="00E60DFF">
        <w:rPr>
          <w:lang w:val="en-US"/>
        </w:rPr>
        <w:t xml:space="preserve"> cm</w:t>
      </w:r>
      <w:r w:rsidR="00512922" w:rsidRPr="00E60DFF">
        <w:rPr>
          <w:vertAlign w:val="superscript"/>
          <w:lang w:val="en-US"/>
        </w:rPr>
        <w:t>2</w:t>
      </w:r>
      <w:r w:rsidR="00512922" w:rsidRPr="00E60DFF">
        <w:rPr>
          <w:lang w:val="en-US"/>
        </w:rPr>
        <w:t>V</w:t>
      </w:r>
      <w:r w:rsidR="00512922" w:rsidRPr="00E60DFF">
        <w:rPr>
          <w:vertAlign w:val="superscript"/>
          <w:lang w:val="en-US"/>
        </w:rPr>
        <w:t>-1</w:t>
      </w:r>
      <w:r w:rsidR="00512922" w:rsidRPr="00E60DFF">
        <w:rPr>
          <w:lang w:val="en-US"/>
        </w:rPr>
        <w:t xml:space="preserve"> and µ</w:t>
      </w:r>
      <w:proofErr w:type="spellStart"/>
      <w:r w:rsidR="00512922" w:rsidRPr="00E60DFF">
        <w:rPr>
          <w:vertAlign w:val="subscript"/>
          <w:lang w:val="en-US"/>
        </w:rPr>
        <w:t>h</w:t>
      </w:r>
      <w:r w:rsidR="00512922" w:rsidRPr="00E60DFF">
        <w:rPr>
          <w:lang w:val="en-US"/>
        </w:rPr>
        <w:t>τ</w:t>
      </w:r>
      <w:r w:rsidR="00512922" w:rsidRPr="00E60DFF">
        <w:rPr>
          <w:vertAlign w:val="subscript"/>
          <w:lang w:val="en-US"/>
        </w:rPr>
        <w:t>h</w:t>
      </w:r>
      <w:proofErr w:type="spellEnd"/>
      <w:r w:rsidR="00512922" w:rsidRPr="00E60DFF">
        <w:rPr>
          <w:lang w:val="en-US"/>
        </w:rPr>
        <w:t xml:space="preserve"> = 10</w:t>
      </w:r>
      <w:r w:rsidR="00512922" w:rsidRPr="00E60DFF">
        <w:rPr>
          <w:vertAlign w:val="superscript"/>
          <w:lang w:val="en-US"/>
        </w:rPr>
        <w:t>-4</w:t>
      </w:r>
      <w:r w:rsidR="00512922" w:rsidRPr="00E60DFF">
        <w:rPr>
          <w:lang w:val="en-US"/>
        </w:rPr>
        <w:t xml:space="preserve"> cm</w:t>
      </w:r>
      <w:r w:rsidR="00512922" w:rsidRPr="00E60DFF">
        <w:rPr>
          <w:vertAlign w:val="superscript"/>
          <w:lang w:val="en-US"/>
        </w:rPr>
        <w:t>2</w:t>
      </w:r>
      <w:r w:rsidR="00512922" w:rsidRPr="00E60DFF">
        <w:rPr>
          <w:lang w:val="en-US"/>
        </w:rPr>
        <w:t>V</w:t>
      </w:r>
      <w:r w:rsidR="00512922" w:rsidRPr="00E60DFF">
        <w:rPr>
          <w:vertAlign w:val="superscript"/>
          <w:lang w:val="en-US"/>
        </w:rPr>
        <w:t>-1</w:t>
      </w:r>
      <w:r w:rsidR="00512922" w:rsidRPr="00E60DFF">
        <w:rPr>
          <w:lang w:val="en-US"/>
        </w:rPr>
        <w:t xml:space="preserve">). Such low values of mobilities-lifetime products are due to the presence of impurities and defects that act as trapping sites. </w:t>
      </w:r>
      <w:sdt>
        <w:sdtPr>
          <w:rPr>
            <w:lang w:val="en-US"/>
          </w:rPr>
          <w:id w:val="-1491007104"/>
          <w:citation/>
        </w:sdtPr>
        <w:sdtContent>
          <w:r w:rsidR="00512922" w:rsidRPr="00E60DFF">
            <w:rPr>
              <w:lang w:val="en-US"/>
            </w:rPr>
            <w:fldChar w:fldCharType="begin"/>
          </w:r>
          <w:r w:rsidR="00512922" w:rsidRPr="00E60DFF">
            <w:rPr>
              <w:lang w:val="en-US"/>
            </w:rPr>
            <w:instrText xml:space="preserve"> CITATION LAb14 \l 1033 </w:instrText>
          </w:r>
          <w:r w:rsidR="00512922" w:rsidRPr="00E60DFF">
            <w:rPr>
              <w:lang w:val="en-US"/>
            </w:rPr>
            <w:fldChar w:fldCharType="separate"/>
          </w:r>
          <w:r w:rsidR="00B86268">
            <w:rPr>
              <w:noProof/>
              <w:lang w:val="en-US"/>
            </w:rPr>
            <w:t>(L. Abbene S. D., 2014)</w:t>
          </w:r>
          <w:r w:rsidR="00512922" w:rsidRPr="00E60DFF">
            <w:rPr>
              <w:lang w:val="en-US"/>
            </w:rPr>
            <w:fldChar w:fldCharType="end"/>
          </w:r>
        </w:sdtContent>
      </w:sdt>
      <w:r w:rsidR="00512922" w:rsidRPr="00E60DFF">
        <w:rPr>
          <w:lang w:val="en-US"/>
        </w:rPr>
        <w:t>. For example</w:t>
      </w:r>
      <w:r w:rsidR="004556C2" w:rsidRPr="00E60DFF">
        <w:rPr>
          <w:lang w:val="en-US"/>
        </w:rPr>
        <w:t xml:space="preserve">, the mean distance before trapping is on the order of 10 cm for electrons and </w:t>
      </w:r>
      <w:commentRangeStart w:id="33"/>
      <w:r w:rsidR="004556C2" w:rsidRPr="00E60DFF">
        <w:rPr>
          <w:lang w:val="en-US"/>
        </w:rPr>
        <w:t>1 cm for electrons</w:t>
      </w:r>
      <w:commentRangeEnd w:id="33"/>
      <w:r w:rsidR="00DD5E23">
        <w:rPr>
          <w:rStyle w:val="CommentReference"/>
        </w:rPr>
        <w:commentReference w:id="33"/>
      </w:r>
      <w:r w:rsidR="004556C2" w:rsidRPr="00E60DFF">
        <w:rPr>
          <w:lang w:val="en-US"/>
        </w:rPr>
        <w:t xml:space="preserve">, which is lower than in Si and Ge </w:t>
      </w:r>
      <w:sdt>
        <w:sdtPr>
          <w:rPr>
            <w:lang w:val="en-US"/>
          </w:rPr>
          <w:id w:val="-806852611"/>
          <w:citation/>
        </w:sdtPr>
        <w:sdtContent>
          <w:r w:rsidR="004556C2" w:rsidRPr="00E60DFF">
            <w:rPr>
              <w:lang w:val="en-US"/>
            </w:rPr>
            <w:fldChar w:fldCharType="begin"/>
          </w:r>
          <w:r w:rsidR="004556C2" w:rsidRPr="00E60DFF">
            <w:rPr>
              <w:lang w:val="en-US"/>
            </w:rPr>
            <w:instrText xml:space="preserve"> CITATION Dav17 \l 1033 </w:instrText>
          </w:r>
          <w:r w:rsidR="004556C2" w:rsidRPr="00E60DFF">
            <w:rPr>
              <w:lang w:val="en-US"/>
            </w:rPr>
            <w:fldChar w:fldCharType="separate"/>
          </w:r>
          <w:r w:rsidR="00B86268">
            <w:rPr>
              <w:noProof/>
              <w:lang w:val="en-US"/>
            </w:rPr>
            <w:t>(David Pennicard, 2017)</w:t>
          </w:r>
          <w:r w:rsidR="004556C2" w:rsidRPr="00E60DFF">
            <w:rPr>
              <w:lang w:val="en-US"/>
            </w:rPr>
            <w:fldChar w:fldCharType="end"/>
          </w:r>
        </w:sdtContent>
      </w:sdt>
      <w:r w:rsidR="004556C2" w:rsidRPr="00E60DFF">
        <w:rPr>
          <w:lang w:val="en-US"/>
        </w:rPr>
        <w:t xml:space="preserve">. </w:t>
      </w:r>
    </w:p>
    <w:p w14:paraId="122D33A3" w14:textId="143E119F" w:rsidR="00FA3103" w:rsidRPr="00E60DFF" w:rsidRDefault="004556C2" w:rsidP="00D54949">
      <w:pPr>
        <w:rPr>
          <w:lang w:val="en-US"/>
        </w:rPr>
      </w:pPr>
      <w:r w:rsidRPr="00E60DFF">
        <w:rPr>
          <w:lang w:val="en-US"/>
        </w:rPr>
        <w:t xml:space="preserve">Detector-grade </w:t>
      </w:r>
      <w:proofErr w:type="spellStart"/>
      <w:r w:rsidRPr="00E60DFF">
        <w:rPr>
          <w:lang w:val="en-US"/>
        </w:rPr>
        <w:t>CdTe</w:t>
      </w:r>
      <w:proofErr w:type="spellEnd"/>
      <w:r w:rsidRPr="00E60DFF">
        <w:rPr>
          <w:lang w:val="en-US"/>
        </w:rPr>
        <w:t xml:space="preserve"> crystals can be fabricated by first growing polycrystalline </w:t>
      </w:r>
      <w:proofErr w:type="spellStart"/>
      <w:r w:rsidRPr="00E60DFF">
        <w:rPr>
          <w:lang w:val="en-US"/>
        </w:rPr>
        <w:t>CdTe</w:t>
      </w:r>
      <w:proofErr w:type="spellEnd"/>
      <w:r w:rsidRPr="00E60DFF">
        <w:rPr>
          <w:lang w:val="en-US"/>
        </w:rPr>
        <w:t xml:space="preserve"> ingots from a </w:t>
      </w:r>
      <w:proofErr w:type="spellStart"/>
      <w:r w:rsidRPr="00E60DFF">
        <w:rPr>
          <w:lang w:val="en-US"/>
        </w:rPr>
        <w:t>Te</w:t>
      </w:r>
      <w:proofErr w:type="spellEnd"/>
      <w:r w:rsidRPr="00E60DFF">
        <w:rPr>
          <w:lang w:val="en-US"/>
        </w:rPr>
        <w:t>-rich melt, and then progressively recrystallizing the material by the travelling heater method (</w:t>
      </w:r>
      <w:r w:rsidR="00FA3103" w:rsidRPr="00E60DFF">
        <w:rPr>
          <w:lang w:val="en-US"/>
        </w:rPr>
        <w:t>TH</w:t>
      </w:r>
      <w:r w:rsidRPr="00E60DFF">
        <w:rPr>
          <w:lang w:val="en-US"/>
        </w:rPr>
        <w:t xml:space="preserve">M). Using such approach, single crystal of undoped </w:t>
      </w:r>
      <w:proofErr w:type="spellStart"/>
      <w:r w:rsidRPr="00E60DFF">
        <w:rPr>
          <w:lang w:val="en-US"/>
        </w:rPr>
        <w:t>CdTe</w:t>
      </w:r>
      <w:proofErr w:type="spellEnd"/>
      <w:r w:rsidRPr="00E60DFF">
        <w:rPr>
          <w:lang w:val="en-US"/>
        </w:rPr>
        <w:t xml:space="preserve"> can be reliably produced </w:t>
      </w:r>
      <w:sdt>
        <w:sdtPr>
          <w:rPr>
            <w:lang w:val="en-US"/>
          </w:rPr>
          <w:id w:val="1349751324"/>
          <w:citation/>
        </w:sdtPr>
        <w:sdtContent>
          <w:r w:rsidRPr="00E60DFF">
            <w:rPr>
              <w:lang w:val="en-US"/>
            </w:rPr>
            <w:fldChar w:fldCharType="begin"/>
          </w:r>
          <w:r w:rsidRPr="00E60DFF">
            <w:rPr>
              <w:lang w:val="en-US"/>
            </w:rPr>
            <w:instrText xml:space="preserve"> CITATION Dav17 \l 1033 </w:instrText>
          </w:r>
          <w:r w:rsidRPr="00E60DFF">
            <w:rPr>
              <w:lang w:val="en-US"/>
            </w:rPr>
            <w:fldChar w:fldCharType="separate"/>
          </w:r>
          <w:r w:rsidR="00B86268">
            <w:rPr>
              <w:noProof/>
              <w:lang w:val="en-US"/>
            </w:rPr>
            <w:t>(David Pennicard, 2017)</w:t>
          </w:r>
          <w:r w:rsidRPr="00E60DFF">
            <w:rPr>
              <w:lang w:val="en-US"/>
            </w:rPr>
            <w:fldChar w:fldCharType="end"/>
          </w:r>
        </w:sdtContent>
      </w:sdt>
      <w:r w:rsidRPr="00E60DFF">
        <w:rPr>
          <w:lang w:val="en-US"/>
        </w:rPr>
        <w:t>. Alternative growth methods</w:t>
      </w:r>
      <w:r w:rsidR="00FA3103" w:rsidRPr="00E60DFF">
        <w:rPr>
          <w:lang w:val="en-US"/>
        </w:rPr>
        <w:t xml:space="preserve"> may include the Bridgman technique </w:t>
      </w:r>
      <w:sdt>
        <w:sdtPr>
          <w:rPr>
            <w:lang w:val="en-US"/>
          </w:rPr>
          <w:id w:val="1126826972"/>
          <w:citation/>
        </w:sdtPr>
        <w:sdtContent>
          <w:r w:rsidR="00FA3103" w:rsidRPr="00E60DFF">
            <w:rPr>
              <w:lang w:val="en-US"/>
            </w:rPr>
            <w:fldChar w:fldCharType="begin"/>
          </w:r>
          <w:r w:rsidR="00FA3103" w:rsidRPr="00E60DFF">
            <w:rPr>
              <w:lang w:val="en-US"/>
            </w:rPr>
            <w:instrText xml:space="preserve"> CITATION Gle10 \l 1033 </w:instrText>
          </w:r>
          <w:r w:rsidR="00FA3103" w:rsidRPr="00E60DFF">
            <w:rPr>
              <w:lang w:val="en-US"/>
            </w:rPr>
            <w:fldChar w:fldCharType="separate"/>
          </w:r>
          <w:r w:rsidR="00B86268">
            <w:rPr>
              <w:noProof/>
              <w:lang w:val="en-US"/>
            </w:rPr>
            <w:t>(Knoll, 2010)</w:t>
          </w:r>
          <w:r w:rsidR="00FA3103" w:rsidRPr="00E60DFF">
            <w:rPr>
              <w:lang w:val="en-US"/>
            </w:rPr>
            <w:fldChar w:fldCharType="end"/>
          </w:r>
        </w:sdtContent>
      </w:sdt>
      <w:r w:rsidR="00FA3103" w:rsidRPr="00E60DFF">
        <w:rPr>
          <w:lang w:val="en-US"/>
        </w:rPr>
        <w:t xml:space="preserve">. In order to compensate crystal impurities and defects, </w:t>
      </w:r>
      <w:proofErr w:type="spellStart"/>
      <w:r w:rsidR="00FA3103" w:rsidRPr="00E60DFF">
        <w:rPr>
          <w:lang w:val="en-US"/>
        </w:rPr>
        <w:t>CdTe</w:t>
      </w:r>
      <w:proofErr w:type="spellEnd"/>
      <w:r w:rsidR="00FA3103" w:rsidRPr="00E60DFF">
        <w:rPr>
          <w:lang w:val="en-US"/>
        </w:rPr>
        <w:t xml:space="preserve"> crystals are usually doped with Cl, resulting in high-resistivity </w:t>
      </w:r>
      <w:r w:rsidR="00FA3103" w:rsidRPr="00E60DFF">
        <w:rPr>
          <w:i/>
          <w:iCs/>
          <w:lang w:val="en-US"/>
        </w:rPr>
        <w:t>p</w:t>
      </w:r>
      <w:r w:rsidR="00FA3103" w:rsidRPr="00E60DFF">
        <w:rPr>
          <w:lang w:val="en-US"/>
        </w:rPr>
        <w:t xml:space="preserve">-type semiconductor, while the </w:t>
      </w:r>
      <w:r w:rsidR="00FA3103" w:rsidRPr="00E60DFF">
        <w:rPr>
          <w:i/>
          <w:iCs/>
          <w:lang w:val="en-US"/>
        </w:rPr>
        <w:t>n</w:t>
      </w:r>
      <w:r w:rsidR="00FA3103" w:rsidRPr="00E60DFF">
        <w:rPr>
          <w:lang w:val="en-US"/>
        </w:rPr>
        <w:t xml:space="preserve">-type crystal is obtained by doping with indium (In) atoms. </w:t>
      </w:r>
      <w:proofErr w:type="spellStart"/>
      <w:r w:rsidR="00FA3103" w:rsidRPr="00E60DFF">
        <w:rPr>
          <w:lang w:val="en-US"/>
        </w:rPr>
        <w:t>CdTe</w:t>
      </w:r>
      <w:proofErr w:type="spellEnd"/>
      <w:r w:rsidR="00FA3103" w:rsidRPr="00E60DFF">
        <w:rPr>
          <w:lang w:val="en-US"/>
        </w:rPr>
        <w:t xml:space="preserve"> detectors are normally fabricated with Schottky contacts using metals with a high work function, such as gold and platinum (</w:t>
      </w:r>
      <w:r w:rsidR="00AD2D59" w:rsidRPr="00E60DFF">
        <w:rPr>
          <w:lang w:val="en-US"/>
        </w:rPr>
        <w:t>Fig.1.9)</w:t>
      </w:r>
      <w:r w:rsidR="00FA3103" w:rsidRPr="00E60DFF">
        <w:rPr>
          <w:lang w:val="en-US"/>
        </w:rPr>
        <w:t xml:space="preserve"> </w:t>
      </w:r>
      <w:sdt>
        <w:sdtPr>
          <w:rPr>
            <w:lang w:val="en-US"/>
          </w:rPr>
          <w:id w:val="1943878830"/>
          <w:citation/>
        </w:sdtPr>
        <w:sdtContent>
          <w:r w:rsidR="00FA3103" w:rsidRPr="00E60DFF">
            <w:rPr>
              <w:lang w:val="en-US"/>
            </w:rPr>
            <w:fldChar w:fldCharType="begin"/>
          </w:r>
          <w:r w:rsidR="00FA3103" w:rsidRPr="00E60DFF">
            <w:rPr>
              <w:lang w:val="en-US"/>
            </w:rPr>
            <w:instrText xml:space="preserve"> CITATION LAb14 \l 1033 </w:instrText>
          </w:r>
          <w:r w:rsidR="00FA3103" w:rsidRPr="00E60DFF">
            <w:rPr>
              <w:lang w:val="en-US"/>
            </w:rPr>
            <w:fldChar w:fldCharType="separate"/>
          </w:r>
          <w:r w:rsidR="00B86268">
            <w:rPr>
              <w:noProof/>
              <w:lang w:val="en-US"/>
            </w:rPr>
            <w:t>(L. Abbene S. D., 2014)</w:t>
          </w:r>
          <w:r w:rsidR="00FA3103" w:rsidRPr="00E60DFF">
            <w:rPr>
              <w:lang w:val="en-US"/>
            </w:rPr>
            <w:fldChar w:fldCharType="end"/>
          </w:r>
        </w:sdtContent>
      </w:sdt>
      <w:r w:rsidR="00FA3103" w:rsidRPr="00E60DFF">
        <w:rPr>
          <w:lang w:val="en-US"/>
        </w:rPr>
        <w:t>.</w:t>
      </w:r>
    </w:p>
    <w:p w14:paraId="715E37C2" w14:textId="3F4C22C3" w:rsidR="00AD2D59" w:rsidRPr="00E60DFF" w:rsidRDefault="00AD2D59" w:rsidP="000C5FC2">
      <w:pPr>
        <w:rPr>
          <w:lang w:val="en-US"/>
        </w:rPr>
      </w:pPr>
      <w:proofErr w:type="spellStart"/>
      <w:r w:rsidRPr="00E60DFF">
        <w:rPr>
          <w:lang w:val="en-US"/>
        </w:rPr>
        <w:t>CdTe</w:t>
      </w:r>
      <w:proofErr w:type="spellEnd"/>
      <w:r w:rsidRPr="00E60DFF">
        <w:rPr>
          <w:lang w:val="en-US"/>
        </w:rPr>
        <w:t xml:space="preserve"> </w:t>
      </w:r>
      <w:r w:rsidR="0087088B" w:rsidRPr="00E60DFF">
        <w:rPr>
          <w:lang w:val="en-US"/>
        </w:rPr>
        <w:t xml:space="preserve">with the </w:t>
      </w:r>
      <w:proofErr w:type="spellStart"/>
      <w:r w:rsidR="0087088B" w:rsidRPr="00E60DFF">
        <w:rPr>
          <w:i/>
          <w:iCs/>
          <w:lang w:val="en-US"/>
        </w:rPr>
        <w:t>pn</w:t>
      </w:r>
      <w:proofErr w:type="spellEnd"/>
      <w:r w:rsidR="0087088B" w:rsidRPr="00E60DFF">
        <w:rPr>
          <w:i/>
          <w:iCs/>
          <w:lang w:val="en-US"/>
        </w:rPr>
        <w:t>-</w:t>
      </w:r>
      <w:r w:rsidR="0087088B" w:rsidRPr="00E60DFF">
        <w:rPr>
          <w:lang w:val="en-US"/>
        </w:rPr>
        <w:t>junction architecture exhibit low leakage current (</w:t>
      </w:r>
      <w:r w:rsidR="0087088B" w:rsidRPr="00E60DFF">
        <w:rPr>
          <w:rFonts w:cs="Times New Roman"/>
          <w:lang w:val="en-US"/>
        </w:rPr>
        <w:t>~</w:t>
      </w:r>
      <w:proofErr w:type="spellStart"/>
      <w:r w:rsidR="0087088B" w:rsidRPr="00E60DFF">
        <w:rPr>
          <w:lang w:val="en-US"/>
        </w:rPr>
        <w:t>nA</w:t>
      </w:r>
      <w:proofErr w:type="spellEnd"/>
      <w:r w:rsidR="0087088B" w:rsidRPr="00E60DFF">
        <w:rPr>
          <w:lang w:val="en-US"/>
        </w:rPr>
        <w:t xml:space="preserve">) even at applied voltage of 100 V. It means that such detectors perform high energy resolution while applying large electric fields to suppress electric field distortions caused by trapping states. However, two main disadvantages limit the success of </w:t>
      </w:r>
      <w:proofErr w:type="spellStart"/>
      <w:r w:rsidR="0087088B" w:rsidRPr="00E60DFF">
        <w:rPr>
          <w:lang w:val="en-US"/>
        </w:rPr>
        <w:t>CdTe</w:t>
      </w:r>
      <w:proofErr w:type="spellEnd"/>
      <w:r w:rsidR="0087088B" w:rsidRPr="00E60DFF">
        <w:rPr>
          <w:lang w:val="en-US"/>
        </w:rPr>
        <w:t xml:space="preserve"> sensors as spectroscopic detectors. The first one is called the </w:t>
      </w:r>
      <w:r w:rsidR="0087088B" w:rsidRPr="00E60DFF">
        <w:rPr>
          <w:i/>
          <w:iCs/>
          <w:lang w:val="en-US"/>
        </w:rPr>
        <w:t>polarization</w:t>
      </w:r>
      <w:r w:rsidR="0087088B" w:rsidRPr="00E60DFF">
        <w:rPr>
          <w:lang w:val="en-US"/>
        </w:rPr>
        <w:t xml:space="preserve"> phenomena which represents time instability of a </w:t>
      </w:r>
      <w:proofErr w:type="spellStart"/>
      <w:r w:rsidR="0087088B" w:rsidRPr="00E60DFF">
        <w:rPr>
          <w:lang w:val="en-US"/>
        </w:rPr>
        <w:t>CdTe</w:t>
      </w:r>
      <w:proofErr w:type="spellEnd"/>
      <w:r w:rsidR="0087088B" w:rsidRPr="00E60DFF">
        <w:rPr>
          <w:lang w:val="en-US"/>
        </w:rPr>
        <w:t xml:space="preserve"> detector under applied voltage. The polarization phenomena lead to time degradation of the spectroscopic performance of </w:t>
      </w:r>
      <w:proofErr w:type="spellStart"/>
      <w:r w:rsidR="0087088B" w:rsidRPr="00E60DFF">
        <w:rPr>
          <w:lang w:val="en-US"/>
        </w:rPr>
        <w:t>CdTe</w:t>
      </w:r>
      <w:proofErr w:type="spellEnd"/>
      <w:r w:rsidR="0087088B" w:rsidRPr="00E60DFF">
        <w:rPr>
          <w:lang w:val="en-US"/>
        </w:rPr>
        <w:t>. One</w:t>
      </w:r>
      <w:r w:rsidR="000C5FC2" w:rsidRPr="00E60DFF">
        <w:rPr>
          <w:lang w:val="en-US"/>
        </w:rPr>
        <w:t xml:space="preserve"> of the methods to minimize the efficiency decrease is the operation of the detector at low temperatures.</w:t>
      </w:r>
      <w:r w:rsidR="0087088B" w:rsidRPr="00E60DFF">
        <w:rPr>
          <w:lang w:val="en-US"/>
        </w:rPr>
        <w:t xml:space="preserve"> </w:t>
      </w:r>
      <w:r w:rsidR="00CE20A5" w:rsidRPr="00E60DFF">
        <w:rPr>
          <w:lang w:val="en-US"/>
        </w:rPr>
        <w:t xml:space="preserve">The second disadvantage of </w:t>
      </w:r>
      <w:proofErr w:type="spellStart"/>
      <w:r w:rsidR="00CE20A5" w:rsidRPr="00E60DFF">
        <w:rPr>
          <w:lang w:val="en-US"/>
        </w:rPr>
        <w:t>CdTe</w:t>
      </w:r>
      <w:proofErr w:type="spellEnd"/>
      <w:r w:rsidR="00CE20A5" w:rsidRPr="00E60DFF">
        <w:rPr>
          <w:lang w:val="en-US"/>
        </w:rPr>
        <w:t xml:space="preserve"> detectors is the difficulty of fabrication of pixelated structures with the indium electrode for imaging detectors. Aluminum has been found to be appropriate alternative as electrode in pixeled </w:t>
      </w:r>
      <w:proofErr w:type="spellStart"/>
      <w:r w:rsidR="00CE20A5" w:rsidRPr="00E60DFF">
        <w:rPr>
          <w:lang w:val="en-US"/>
        </w:rPr>
        <w:t>CdTe</w:t>
      </w:r>
      <w:proofErr w:type="spellEnd"/>
      <w:r w:rsidR="00CE20A5" w:rsidRPr="00E60DFF">
        <w:rPr>
          <w:lang w:val="en-US"/>
        </w:rPr>
        <w:t xml:space="preserve"> sensors without increasing leakage current </w:t>
      </w:r>
      <w:sdt>
        <w:sdtPr>
          <w:rPr>
            <w:lang w:val="en-US"/>
          </w:rPr>
          <w:id w:val="-2097389148"/>
          <w:citation/>
        </w:sdtPr>
        <w:sdtContent>
          <w:r w:rsidR="00CE20A5" w:rsidRPr="00E60DFF">
            <w:rPr>
              <w:lang w:val="en-US"/>
            </w:rPr>
            <w:fldChar w:fldCharType="begin"/>
          </w:r>
          <w:r w:rsidR="00CE20A5" w:rsidRPr="00E60DFF">
            <w:rPr>
              <w:lang w:val="en-US"/>
            </w:rPr>
            <w:instrText xml:space="preserve"> CITATION LAb14 \l 1033 </w:instrText>
          </w:r>
          <w:r w:rsidR="00CE20A5" w:rsidRPr="00E60DFF">
            <w:rPr>
              <w:lang w:val="en-US"/>
            </w:rPr>
            <w:fldChar w:fldCharType="separate"/>
          </w:r>
          <w:r w:rsidR="00B86268">
            <w:rPr>
              <w:noProof/>
              <w:lang w:val="en-US"/>
            </w:rPr>
            <w:t>(L. Abbene S. D., 2014)</w:t>
          </w:r>
          <w:r w:rsidR="00CE20A5" w:rsidRPr="00E60DFF">
            <w:rPr>
              <w:lang w:val="en-US"/>
            </w:rPr>
            <w:fldChar w:fldCharType="end"/>
          </w:r>
        </w:sdtContent>
      </w:sdt>
      <w:r w:rsidR="00CE20A5" w:rsidRPr="00E60DFF">
        <w:rPr>
          <w:lang w:val="en-US"/>
        </w:rPr>
        <w:t xml:space="preserve">. </w:t>
      </w:r>
    </w:p>
    <w:p w14:paraId="632C06AB" w14:textId="77777777" w:rsidR="000C5FC2" w:rsidRDefault="000C5FC2" w:rsidP="000C5FC2">
      <w:pPr>
        <w:keepNext/>
      </w:pPr>
      <w:r>
        <w:rPr>
          <w:noProof/>
          <w:color w:val="00B050"/>
          <w:lang w:val="en-US"/>
        </w:rPr>
        <w:lastRenderedPageBreak/>
        <w:drawing>
          <wp:inline distT="0" distB="0" distL="0" distR="0" wp14:anchorId="6DFE55B0" wp14:editId="24A3D2DF">
            <wp:extent cx="3764967" cy="2736273"/>
            <wp:effectExtent l="0" t="0" r="6985" b="6985"/>
            <wp:docPr id="658993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4967" cy="2736273"/>
                    </a:xfrm>
                    <a:prstGeom prst="rect">
                      <a:avLst/>
                    </a:prstGeom>
                    <a:noFill/>
                    <a:ln>
                      <a:noFill/>
                    </a:ln>
                  </pic:spPr>
                </pic:pic>
              </a:graphicData>
            </a:graphic>
          </wp:inline>
        </w:drawing>
      </w:r>
    </w:p>
    <w:p w14:paraId="5B326C4F" w14:textId="114E4955" w:rsidR="00330986" w:rsidRDefault="000C5FC2" w:rsidP="00E60DFF">
      <w:pPr>
        <w:pStyle w:val="Caption"/>
        <w:rPr>
          <w:color w:val="00B050"/>
          <w:sz w:val="22"/>
          <w:szCs w:val="22"/>
        </w:rPr>
      </w:pPr>
      <w:r w:rsidRPr="002D3343">
        <w:rPr>
          <w:sz w:val="22"/>
          <w:szCs w:val="22"/>
        </w:rPr>
        <w:t xml:space="preserve">Figure </w:t>
      </w:r>
      <w:r w:rsidR="00D71500" w:rsidRPr="002D3343">
        <w:rPr>
          <w:sz w:val="22"/>
          <w:szCs w:val="22"/>
        </w:rPr>
        <w:fldChar w:fldCharType="begin"/>
      </w:r>
      <w:r w:rsidR="00D71500" w:rsidRPr="002D3343">
        <w:rPr>
          <w:sz w:val="22"/>
          <w:szCs w:val="22"/>
        </w:rPr>
        <w:instrText xml:space="preserve"> STYLEREF 1 \s </w:instrText>
      </w:r>
      <w:r w:rsidR="00D71500" w:rsidRPr="002D3343">
        <w:rPr>
          <w:sz w:val="22"/>
          <w:szCs w:val="22"/>
        </w:rPr>
        <w:fldChar w:fldCharType="separate"/>
      </w:r>
      <w:r w:rsidR="00D71500" w:rsidRPr="002D3343">
        <w:rPr>
          <w:noProof/>
          <w:sz w:val="22"/>
          <w:szCs w:val="22"/>
        </w:rPr>
        <w:t>1</w:t>
      </w:r>
      <w:r w:rsidR="00D71500" w:rsidRPr="002D3343">
        <w:rPr>
          <w:sz w:val="22"/>
          <w:szCs w:val="22"/>
        </w:rPr>
        <w:fldChar w:fldCharType="end"/>
      </w:r>
      <w:r w:rsidR="00D71500" w:rsidRPr="002D3343">
        <w:rPr>
          <w:sz w:val="22"/>
          <w:szCs w:val="22"/>
        </w:rPr>
        <w:t>.</w:t>
      </w:r>
      <w:r w:rsidR="00D71500" w:rsidRPr="002D3343">
        <w:rPr>
          <w:sz w:val="22"/>
          <w:szCs w:val="22"/>
        </w:rPr>
        <w:fldChar w:fldCharType="begin"/>
      </w:r>
      <w:r w:rsidR="00D71500" w:rsidRPr="002D3343">
        <w:rPr>
          <w:sz w:val="22"/>
          <w:szCs w:val="22"/>
        </w:rPr>
        <w:instrText xml:space="preserve"> SEQ Figure \* ARABIC \s 1 </w:instrText>
      </w:r>
      <w:r w:rsidR="00D71500" w:rsidRPr="002D3343">
        <w:rPr>
          <w:sz w:val="22"/>
          <w:szCs w:val="22"/>
        </w:rPr>
        <w:fldChar w:fldCharType="separate"/>
      </w:r>
      <w:r w:rsidR="00D71500" w:rsidRPr="002D3343">
        <w:rPr>
          <w:noProof/>
          <w:sz w:val="22"/>
          <w:szCs w:val="22"/>
        </w:rPr>
        <w:t>12</w:t>
      </w:r>
      <w:r w:rsidR="00D71500" w:rsidRPr="002D3343">
        <w:rPr>
          <w:sz w:val="22"/>
          <w:szCs w:val="22"/>
        </w:rPr>
        <w:fldChar w:fldCharType="end"/>
      </w:r>
      <w:r w:rsidRPr="002D3343">
        <w:rPr>
          <w:sz w:val="22"/>
          <w:szCs w:val="22"/>
        </w:rPr>
        <w:t xml:space="preserve"> Typical </w:t>
      </w:r>
      <w:proofErr w:type="spellStart"/>
      <w:r w:rsidRPr="002D3343">
        <w:rPr>
          <w:sz w:val="22"/>
          <w:szCs w:val="22"/>
        </w:rPr>
        <w:t>CdTe</w:t>
      </w:r>
      <w:proofErr w:type="spellEnd"/>
      <w:r w:rsidRPr="002D3343">
        <w:rPr>
          <w:sz w:val="22"/>
          <w:szCs w:val="22"/>
        </w:rPr>
        <w:t xml:space="preserve"> detector configurations: (a) Pt/</w:t>
      </w:r>
      <w:proofErr w:type="spellStart"/>
      <w:r w:rsidRPr="002D3343">
        <w:rPr>
          <w:sz w:val="22"/>
          <w:szCs w:val="22"/>
        </w:rPr>
        <w:t>CdTe</w:t>
      </w:r>
      <w:proofErr w:type="spellEnd"/>
      <w:r w:rsidRPr="002D3343">
        <w:rPr>
          <w:sz w:val="22"/>
          <w:szCs w:val="22"/>
        </w:rPr>
        <w:t xml:space="preserve">/Pt Schottky structure </w:t>
      </w:r>
      <w:r w:rsidRPr="002D3343">
        <w:rPr>
          <w:noProof/>
          <w:sz w:val="22"/>
          <w:szCs w:val="22"/>
        </w:rPr>
        <w:t xml:space="preserve">(ohmic contacts); (b) In/CdTe/Pt Schottky structure (rectifying contacts); (c) In/CdTe/Au </w:t>
      </w:r>
      <w:r w:rsidRPr="002D3343">
        <w:rPr>
          <w:i/>
          <w:iCs w:val="0"/>
          <w:noProof/>
          <w:sz w:val="22"/>
          <w:szCs w:val="22"/>
        </w:rPr>
        <w:t>pn</w:t>
      </w:r>
      <w:r w:rsidRPr="002D3343">
        <w:rPr>
          <w:noProof/>
          <w:sz w:val="22"/>
          <w:szCs w:val="22"/>
        </w:rPr>
        <w:t xml:space="preserve">-structure </w:t>
      </w:r>
      <w:sdt>
        <w:sdtPr>
          <w:rPr>
            <w:noProof/>
            <w:sz w:val="22"/>
            <w:szCs w:val="22"/>
          </w:rPr>
          <w:id w:val="2083708095"/>
          <w:citation/>
        </w:sdtPr>
        <w:sdtContent>
          <w:r w:rsidRPr="002D3343">
            <w:rPr>
              <w:noProof/>
              <w:sz w:val="22"/>
              <w:szCs w:val="22"/>
            </w:rPr>
            <w:fldChar w:fldCharType="begin"/>
          </w:r>
          <w:r w:rsidRPr="002D3343">
            <w:rPr>
              <w:noProof/>
              <w:sz w:val="22"/>
              <w:szCs w:val="22"/>
            </w:rPr>
            <w:instrText xml:space="preserve"> CITATION LAb14 \l 1033 </w:instrText>
          </w:r>
          <w:r w:rsidRPr="002D3343">
            <w:rPr>
              <w:noProof/>
              <w:sz w:val="22"/>
              <w:szCs w:val="22"/>
            </w:rPr>
            <w:fldChar w:fldCharType="separate"/>
          </w:r>
          <w:r w:rsidR="00B86268" w:rsidRPr="002D3343">
            <w:rPr>
              <w:noProof/>
              <w:sz w:val="22"/>
              <w:szCs w:val="22"/>
            </w:rPr>
            <w:t>(L. Abbene S. D., 2014)</w:t>
          </w:r>
          <w:r w:rsidRPr="002D3343">
            <w:rPr>
              <w:noProof/>
              <w:sz w:val="22"/>
              <w:szCs w:val="22"/>
            </w:rPr>
            <w:fldChar w:fldCharType="end"/>
          </w:r>
        </w:sdtContent>
      </w:sdt>
      <w:r w:rsidRPr="002D3343">
        <w:rPr>
          <w:noProof/>
          <w:sz w:val="22"/>
          <w:szCs w:val="22"/>
        </w:rPr>
        <w:t>.</w:t>
      </w:r>
      <w:r w:rsidR="00FA3103" w:rsidRPr="002D3343">
        <w:rPr>
          <w:color w:val="00B050"/>
          <w:sz w:val="22"/>
          <w:szCs w:val="22"/>
        </w:rPr>
        <w:t xml:space="preserve"> </w:t>
      </w:r>
    </w:p>
    <w:p w14:paraId="111C28DE" w14:textId="77777777" w:rsidR="002D3343" w:rsidRPr="002D3343" w:rsidRDefault="002D3343" w:rsidP="002D3343">
      <w:pPr>
        <w:rPr>
          <w:lang w:val="en-US"/>
        </w:rPr>
      </w:pPr>
    </w:p>
    <w:p w14:paraId="4CA322C9" w14:textId="2CE91529" w:rsidR="00CE20A5" w:rsidRPr="00E60DFF" w:rsidRDefault="00CE20A5" w:rsidP="00CE20A5">
      <w:pPr>
        <w:pStyle w:val="ListParagraph"/>
        <w:keepNext/>
        <w:numPr>
          <w:ilvl w:val="0"/>
          <w:numId w:val="18"/>
        </w:numPr>
      </w:pPr>
      <w:r w:rsidRPr="00E60DFF">
        <w:rPr>
          <w:b/>
          <w:bCs/>
        </w:rPr>
        <w:t>Cadmium zinc telluride</w:t>
      </w:r>
    </w:p>
    <w:p w14:paraId="40A29661" w14:textId="1653315C" w:rsidR="00CE20A5" w:rsidRPr="00E60DFF" w:rsidRDefault="001F7AAF" w:rsidP="005173CA">
      <w:pPr>
        <w:keepNext/>
      </w:pPr>
      <w:r w:rsidRPr="00E60DFF">
        <w:t>Cadmium zinc telluride (CZT) Cd</w:t>
      </w:r>
      <w:r w:rsidRPr="00E60DFF">
        <w:rPr>
          <w:vertAlign w:val="subscript"/>
        </w:rPr>
        <w:t>1-x</w:t>
      </w:r>
      <w:r w:rsidRPr="00E60DFF">
        <w:t>Zn</w:t>
      </w:r>
      <w:r w:rsidRPr="00E60DFF">
        <w:rPr>
          <w:vertAlign w:val="subscript"/>
        </w:rPr>
        <w:t>x</w:t>
      </w:r>
      <w:r w:rsidRPr="00E60DFF">
        <w:t xml:space="preserve">Te (0&lt;x&lt;0.2) is also considered a good </w:t>
      </w:r>
      <w:r w:rsidR="00B661F8" w:rsidRPr="00E60DFF">
        <w:t xml:space="preserve">semiconductor for X-ray detection due to its properties, such as: band gap energy of 1.5 eV sufficient to reduce thermally generated noise, thus increasing energy resolution; high atomic </w:t>
      </w:r>
      <w:r w:rsidRPr="00E60DFF">
        <w:t xml:space="preserve"> </w:t>
      </w:r>
      <w:r w:rsidR="00B661F8" w:rsidRPr="00E60DFF">
        <w:t xml:space="preserve">number (Cd(48), Zn(30) and </w:t>
      </w:r>
      <w:proofErr w:type="spellStart"/>
      <w:r w:rsidR="00B661F8" w:rsidRPr="00E60DFF">
        <w:t>Te</w:t>
      </w:r>
      <w:proofErr w:type="spellEnd"/>
      <w:r w:rsidR="00B661F8" w:rsidRPr="00E60DFF">
        <w:t xml:space="preserve">(52)); </w:t>
      </w:r>
      <w:r w:rsidR="00B661F8" w:rsidRPr="00E60DFF">
        <w:rPr>
          <w:lang w:val="en-US"/>
        </w:rPr>
        <w:t xml:space="preserve">absence </w:t>
      </w:r>
      <w:r w:rsidR="00B661F8" w:rsidRPr="00E60DFF">
        <w:t xml:space="preserve">of negative polarization effect (unlike </w:t>
      </w:r>
      <w:proofErr w:type="spellStart"/>
      <w:r w:rsidR="00B661F8" w:rsidRPr="00E60DFF">
        <w:t>CdTe</w:t>
      </w:r>
      <w:proofErr w:type="spellEnd"/>
      <w:r w:rsidR="00B661F8" w:rsidRPr="00E60DFF">
        <w:t xml:space="preserve">); possibility to grow high-resistivity single crystals; relatively good charge transport properties </w:t>
      </w:r>
      <w:sdt>
        <w:sdtPr>
          <w:id w:val="-336464851"/>
          <w:citation/>
        </w:sdtPr>
        <w:sdtContent>
          <w:r w:rsidR="00B661F8" w:rsidRPr="00E60DFF">
            <w:fldChar w:fldCharType="begin"/>
          </w:r>
          <w:r w:rsidR="00B661F8" w:rsidRPr="00E60DFF">
            <w:rPr>
              <w:lang w:val="en-US"/>
            </w:rPr>
            <w:instrText xml:space="preserve"> CITATION MSc02 \l 1033 </w:instrText>
          </w:r>
          <w:r w:rsidR="00B661F8" w:rsidRPr="00E60DFF">
            <w:fldChar w:fldCharType="separate"/>
          </w:r>
          <w:r w:rsidR="00B86268">
            <w:rPr>
              <w:noProof/>
              <w:lang w:val="en-US"/>
            </w:rPr>
            <w:t>(M. Schieber, 2002)</w:t>
          </w:r>
          <w:r w:rsidR="00B661F8" w:rsidRPr="00E60DFF">
            <w:fldChar w:fldCharType="end"/>
          </w:r>
        </w:sdtContent>
      </w:sdt>
      <w:r w:rsidR="00B661F8" w:rsidRPr="00E60DFF">
        <w:t>.</w:t>
      </w:r>
      <w:r w:rsidR="00975886" w:rsidRPr="00E60DFF">
        <w:t xml:space="preserve"> </w:t>
      </w:r>
      <w:r w:rsidR="000F6318" w:rsidRPr="00E60DFF">
        <w:t xml:space="preserve">The measured mobilities are </w:t>
      </w:r>
      <w:r w:rsidR="00317403" w:rsidRPr="00E60DFF">
        <w:t>1350 cm</w:t>
      </w:r>
      <w:r w:rsidR="00317403" w:rsidRPr="00E60DFF">
        <w:rPr>
          <w:vertAlign w:val="superscript"/>
        </w:rPr>
        <w:t>2</w:t>
      </w:r>
      <w:r w:rsidR="00317403" w:rsidRPr="00E60DFF">
        <w:t>V</w:t>
      </w:r>
      <w:r w:rsidR="00317403" w:rsidRPr="00E60DFF">
        <w:rPr>
          <w:vertAlign w:val="superscript"/>
        </w:rPr>
        <w:t>-1</w:t>
      </w:r>
      <w:r w:rsidR="00317403" w:rsidRPr="00E60DFF">
        <w:t>s</w:t>
      </w:r>
      <w:r w:rsidR="00317403" w:rsidRPr="00E60DFF">
        <w:rPr>
          <w:vertAlign w:val="superscript"/>
        </w:rPr>
        <w:t>-1</w:t>
      </w:r>
      <w:r w:rsidR="00317403" w:rsidRPr="00E60DFF">
        <w:t xml:space="preserve"> for electrons and 120 cm</w:t>
      </w:r>
      <w:r w:rsidR="00317403" w:rsidRPr="00E60DFF">
        <w:rPr>
          <w:vertAlign w:val="superscript"/>
        </w:rPr>
        <w:t>2</w:t>
      </w:r>
      <w:r w:rsidR="00317403" w:rsidRPr="00E60DFF">
        <w:t>V</w:t>
      </w:r>
      <w:r w:rsidR="00317403" w:rsidRPr="00E60DFF">
        <w:rPr>
          <w:vertAlign w:val="superscript"/>
        </w:rPr>
        <w:t>-1</w:t>
      </w:r>
      <w:r w:rsidR="00317403" w:rsidRPr="00E60DFF">
        <w:t>s</w:t>
      </w:r>
      <w:r w:rsidR="00317403" w:rsidRPr="00E60DFF">
        <w:rPr>
          <w:vertAlign w:val="superscript"/>
        </w:rPr>
        <w:t>-1</w:t>
      </w:r>
      <w:r w:rsidR="00317403" w:rsidRPr="00E60DFF">
        <w:t xml:space="preserve"> for holes. Similar to </w:t>
      </w:r>
      <w:proofErr w:type="spellStart"/>
      <w:r w:rsidR="00317403" w:rsidRPr="00E60DFF">
        <w:t>CdTe</w:t>
      </w:r>
      <w:proofErr w:type="spellEnd"/>
      <w:r w:rsidR="00317403" w:rsidRPr="00E60DFF">
        <w:t xml:space="preserve">, the measured lifetime </w:t>
      </w:r>
      <w:r w:rsidR="006E0DE6" w:rsidRPr="00E60DFF">
        <w:t xml:space="preserve">of holes </w:t>
      </w:r>
      <w:r w:rsidR="00317403" w:rsidRPr="00E60DFF">
        <w:t xml:space="preserve">(50-300 ns) is much shorter than that of electrons (100 ns-10 µs) </w:t>
      </w:r>
      <w:sdt>
        <w:sdtPr>
          <w:id w:val="1571920736"/>
          <w:citation/>
        </w:sdtPr>
        <w:sdtContent>
          <w:r w:rsidR="00317403" w:rsidRPr="00E60DFF">
            <w:fldChar w:fldCharType="begin"/>
          </w:r>
          <w:r w:rsidR="00317403" w:rsidRPr="00E60DFF">
            <w:rPr>
              <w:lang w:val="en-US"/>
            </w:rPr>
            <w:instrText xml:space="preserve"> CITATION Gle10 \l 1033 </w:instrText>
          </w:r>
          <w:r w:rsidR="00317403" w:rsidRPr="00E60DFF">
            <w:fldChar w:fldCharType="separate"/>
          </w:r>
          <w:r w:rsidR="00B86268">
            <w:rPr>
              <w:noProof/>
              <w:lang w:val="en-US"/>
            </w:rPr>
            <w:t>(Knoll, 2010)</w:t>
          </w:r>
          <w:r w:rsidR="00317403" w:rsidRPr="00E60DFF">
            <w:fldChar w:fldCharType="end"/>
          </w:r>
        </w:sdtContent>
      </w:sdt>
      <w:r w:rsidR="00317403" w:rsidRPr="00E60DFF">
        <w:t>.</w:t>
      </w:r>
    </w:p>
    <w:p w14:paraId="04AEED42" w14:textId="28D4C225" w:rsidR="005173CA" w:rsidRPr="00E60DFF" w:rsidRDefault="005173CA" w:rsidP="005173CA">
      <w:pPr>
        <w:keepNext/>
      </w:pPr>
      <w:r w:rsidRPr="00E60DFF">
        <w:t>Different methods are used for CZT crystal growth.</w:t>
      </w:r>
      <w:r w:rsidR="00A42361" w:rsidRPr="00E60DFF">
        <w:t xml:space="preserve"> The high-pressure Bridgman technique produces large polycrystalline CZT ingots, which can then be diced to obtain single crystals of a few cubic </w:t>
      </w:r>
      <w:proofErr w:type="spellStart"/>
      <w:r w:rsidR="00A42361" w:rsidRPr="00E60DFF">
        <w:t>centimeters</w:t>
      </w:r>
      <w:proofErr w:type="spellEnd"/>
      <w:r w:rsidR="00A42361" w:rsidRPr="00E60DFF">
        <w:t>. This can provide CZT for spectroscopic detectors, however, imaging detectors</w:t>
      </w:r>
      <w:r w:rsidR="000F6318" w:rsidRPr="00E60DFF">
        <w:t xml:space="preserve"> usually require larger single-crystal areas. For this </w:t>
      </w:r>
      <w:r w:rsidR="004C3EC5" w:rsidRPr="00E60DFF">
        <w:t>purpose,</w:t>
      </w:r>
      <w:r w:rsidR="000F6318" w:rsidRPr="00E60DFF">
        <w:t xml:space="preserve"> the THM growth technique can be employed </w:t>
      </w:r>
      <w:sdt>
        <w:sdtPr>
          <w:id w:val="1762341386"/>
          <w:citation/>
        </w:sdtPr>
        <w:sdtContent>
          <w:r w:rsidR="000F6318" w:rsidRPr="00E60DFF">
            <w:fldChar w:fldCharType="begin"/>
          </w:r>
          <w:r w:rsidR="000F6318" w:rsidRPr="00E60DFF">
            <w:rPr>
              <w:lang w:val="en-US"/>
            </w:rPr>
            <w:instrText xml:space="preserve"> CITATION Dav17 \l 1033 </w:instrText>
          </w:r>
          <w:r w:rsidR="000F6318" w:rsidRPr="00E60DFF">
            <w:fldChar w:fldCharType="separate"/>
          </w:r>
          <w:r w:rsidR="00B86268">
            <w:rPr>
              <w:noProof/>
              <w:lang w:val="en-US"/>
            </w:rPr>
            <w:t>(David Pennicard, 2017)</w:t>
          </w:r>
          <w:r w:rsidR="000F6318" w:rsidRPr="00E60DFF">
            <w:fldChar w:fldCharType="end"/>
          </w:r>
        </w:sdtContent>
      </w:sdt>
      <w:r w:rsidR="000F6318" w:rsidRPr="00E60DFF">
        <w:t xml:space="preserve">, </w:t>
      </w:r>
      <w:sdt>
        <w:sdtPr>
          <w:id w:val="836584218"/>
          <w:citation/>
        </w:sdtPr>
        <w:sdtContent>
          <w:r w:rsidR="000F6318" w:rsidRPr="00E60DFF">
            <w:fldChar w:fldCharType="begin"/>
          </w:r>
          <w:r w:rsidR="000F6318" w:rsidRPr="00E60DFF">
            <w:rPr>
              <w:lang w:val="en-US"/>
            </w:rPr>
            <w:instrText xml:space="preserve"> CITATION STs21 \l 1033 </w:instrText>
          </w:r>
          <w:r w:rsidR="000F6318" w:rsidRPr="00E60DFF">
            <w:fldChar w:fldCharType="separate"/>
          </w:r>
          <w:r w:rsidR="00B86268">
            <w:rPr>
              <w:noProof/>
              <w:lang w:val="en-US"/>
            </w:rPr>
            <w:t>(S. Tsigaridas, 2021)</w:t>
          </w:r>
          <w:r w:rsidR="000F6318" w:rsidRPr="00E60DFF">
            <w:fldChar w:fldCharType="end"/>
          </w:r>
        </w:sdtContent>
      </w:sdt>
      <w:r w:rsidR="000F6318" w:rsidRPr="00E60DFF">
        <w:t>.</w:t>
      </w:r>
    </w:p>
    <w:p w14:paraId="7560C3F7" w14:textId="583F28D4" w:rsidR="007B6078" w:rsidRPr="00E60DFF" w:rsidRDefault="004E67CB" w:rsidP="004E67CB">
      <w:pPr>
        <w:keepNext/>
        <w:ind w:firstLine="708"/>
        <w:rPr>
          <w:lang w:val="en-US"/>
        </w:rPr>
      </w:pPr>
      <w:r w:rsidRPr="00E60DFF">
        <w:rPr>
          <w:lang w:val="en-US"/>
        </w:rPr>
        <w:t xml:space="preserve">In this section only a few commonly used inorganic semiconducting materials were described. More broad variety shall also include </w:t>
      </w:r>
      <w:r w:rsidR="007B6078" w:rsidRPr="00E60DFF">
        <w:rPr>
          <w:lang w:val="en-US"/>
        </w:rPr>
        <w:t>silicon carbide (</w:t>
      </w:r>
      <w:proofErr w:type="spellStart"/>
      <w:r w:rsidR="007B6078" w:rsidRPr="00E60DFF">
        <w:rPr>
          <w:lang w:val="en-US"/>
        </w:rPr>
        <w:t>SiC</w:t>
      </w:r>
      <w:proofErr w:type="spellEnd"/>
      <w:r w:rsidR="007B6078" w:rsidRPr="00E60DFF">
        <w:rPr>
          <w:lang w:val="en-US"/>
        </w:rPr>
        <w:t>),</w:t>
      </w:r>
      <w:r w:rsidRPr="00E60DFF">
        <w:rPr>
          <w:lang w:val="en-US"/>
        </w:rPr>
        <w:t xml:space="preserve"> mercuric iodide (HgI</w:t>
      </w:r>
      <w:r w:rsidRPr="00E60DFF">
        <w:rPr>
          <w:vertAlign w:val="subscript"/>
          <w:lang w:val="en-US"/>
        </w:rPr>
        <w:t>2</w:t>
      </w:r>
      <w:r w:rsidRPr="00E60DFF">
        <w:rPr>
          <w:lang w:val="en-US"/>
        </w:rPr>
        <w:t xml:space="preserve">), diamond </w:t>
      </w:r>
      <w:r w:rsidR="007B6078" w:rsidRPr="00E60DFF">
        <w:rPr>
          <w:lang w:val="en-US"/>
        </w:rPr>
        <w:t xml:space="preserve">and other crystalline semiconductors. </w:t>
      </w:r>
      <w:r w:rsidRPr="00E60DFF">
        <w:rPr>
          <w:lang w:val="en-US"/>
        </w:rPr>
        <w:t xml:space="preserve">Even though these materials provide satisfactory performance for X-ray detection, they still suffer from numerous limitations, such as </w:t>
      </w:r>
      <w:r w:rsidR="00401892">
        <w:rPr>
          <w:lang w:val="en-US"/>
        </w:rPr>
        <w:t>mechanical rigidity, stiffness</w:t>
      </w:r>
      <w:r w:rsidR="00401892" w:rsidRPr="00E60DFF">
        <w:rPr>
          <w:lang w:val="en-US"/>
        </w:rPr>
        <w:t xml:space="preserve"> </w:t>
      </w:r>
      <w:r w:rsidRPr="00E60DFF">
        <w:rPr>
          <w:lang w:val="en-US"/>
        </w:rPr>
        <w:t xml:space="preserve">and difficulty to grow large-scale crystalline structures, which prevents their </w:t>
      </w:r>
      <w:r w:rsidR="00401892">
        <w:rPr>
          <w:lang w:val="en-US"/>
        </w:rPr>
        <w:t>employment</w:t>
      </w:r>
      <w:r w:rsidR="00401892" w:rsidRPr="00E60DFF">
        <w:rPr>
          <w:lang w:val="en-US"/>
        </w:rPr>
        <w:t xml:space="preserve"> </w:t>
      </w:r>
      <w:r w:rsidRPr="00E60DFF">
        <w:rPr>
          <w:lang w:val="en-US"/>
        </w:rPr>
        <w:t xml:space="preserve">onto flexible widespread substrates. </w:t>
      </w:r>
      <w:r w:rsidR="00401892">
        <w:rPr>
          <w:lang w:val="en-US"/>
        </w:rPr>
        <w:t>This</w:t>
      </w:r>
      <w:r w:rsidR="00401892" w:rsidRPr="00E60DFF">
        <w:rPr>
          <w:lang w:val="en-US"/>
        </w:rPr>
        <w:t xml:space="preserve"> </w:t>
      </w:r>
      <w:r w:rsidRPr="00E60DFF">
        <w:rPr>
          <w:lang w:val="en-US"/>
        </w:rPr>
        <w:t xml:space="preserve">makes the inorganic solid-state detectors impossible to deposit </w:t>
      </w:r>
      <w:r w:rsidR="00401892">
        <w:rPr>
          <w:lang w:val="en-US"/>
        </w:rPr>
        <w:t xml:space="preserve">them onto </w:t>
      </w:r>
      <w:r w:rsidR="00401892">
        <w:rPr>
          <w:lang w:val="en-US"/>
        </w:rPr>
        <w:lastRenderedPageBreak/>
        <w:t>curved surfaces making them inappropriate to some specific applications such as personal dosimetry during</w:t>
      </w:r>
      <w:r w:rsidRPr="00E60DFF">
        <w:rPr>
          <w:lang w:val="en-US"/>
        </w:rPr>
        <w:t xml:space="preserve"> radiological measurements. </w:t>
      </w:r>
    </w:p>
    <w:p w14:paraId="1A16A2C7" w14:textId="0A0E36E5" w:rsidR="005173CA" w:rsidRPr="00E60DFF" w:rsidRDefault="004E67CB" w:rsidP="004E67CB">
      <w:pPr>
        <w:keepNext/>
        <w:ind w:firstLine="708"/>
        <w:rPr>
          <w:lang w:val="en-US"/>
        </w:rPr>
      </w:pPr>
      <w:r w:rsidRPr="00E60DFF">
        <w:rPr>
          <w:lang w:val="en-US"/>
        </w:rPr>
        <w:t xml:space="preserve">For this reason, scientific community is actively developing novel semiconducting materials that would provide </w:t>
      </w:r>
      <w:r w:rsidR="00401892">
        <w:rPr>
          <w:lang w:val="en-US"/>
        </w:rPr>
        <w:t xml:space="preserve">efficient </w:t>
      </w:r>
      <w:r w:rsidRPr="00E60DFF">
        <w:rPr>
          <w:lang w:val="en-US"/>
        </w:rPr>
        <w:t>detection performance</w:t>
      </w:r>
      <w:commentRangeStart w:id="34"/>
      <w:commentRangeEnd w:id="34"/>
      <w:r w:rsidR="00401892">
        <w:rPr>
          <w:rStyle w:val="CommentReference"/>
        </w:rPr>
        <w:commentReference w:id="34"/>
      </w:r>
      <w:r w:rsidRPr="00E60DFF">
        <w:rPr>
          <w:lang w:val="en-US"/>
        </w:rPr>
        <w:t>, in combination with flexibility, large-scale and low-cost production of semiconductor-based X-ray detectors.</w:t>
      </w:r>
      <w:r w:rsidR="007B6078" w:rsidRPr="00E60DFF">
        <w:rPr>
          <w:lang w:val="en-US"/>
        </w:rPr>
        <w:t xml:space="preserve"> The goal of the next chapter is to provide a thorough review on specific semiconductors that are being currently examined as prominent materials for thin-film X-ray detectors.</w:t>
      </w:r>
    </w:p>
    <w:p w14:paraId="4498F7FD" w14:textId="77777777" w:rsidR="00071E28" w:rsidRPr="000C5FC2" w:rsidRDefault="00071E28" w:rsidP="00071E28">
      <w:pPr>
        <w:rPr>
          <w:lang w:val="en-US"/>
        </w:rPr>
      </w:pPr>
    </w:p>
    <w:p w14:paraId="5DC7D475" w14:textId="77777777" w:rsidR="00BD1FC9" w:rsidRPr="00D54949" w:rsidRDefault="00BD1FC9" w:rsidP="00D54949">
      <w:pPr>
        <w:rPr>
          <w:color w:val="00B050"/>
          <w:lang w:val="en-US"/>
        </w:rPr>
      </w:pPr>
    </w:p>
    <w:p w14:paraId="67474215" w14:textId="77777777" w:rsidR="001148A2" w:rsidRDefault="001148A2" w:rsidP="001148A2">
      <w:pPr>
        <w:rPr>
          <w:lang w:val="en-US"/>
        </w:rPr>
      </w:pPr>
    </w:p>
    <w:p w14:paraId="602966EC" w14:textId="77777777" w:rsidR="002D3343" w:rsidRDefault="002D3343" w:rsidP="001148A2">
      <w:pPr>
        <w:rPr>
          <w:lang w:val="en-US"/>
        </w:rPr>
      </w:pPr>
    </w:p>
    <w:p w14:paraId="50F2FDB0" w14:textId="77777777" w:rsidR="002D3343" w:rsidRDefault="002D3343" w:rsidP="001148A2">
      <w:pPr>
        <w:rPr>
          <w:lang w:val="en-US"/>
        </w:rPr>
      </w:pPr>
    </w:p>
    <w:p w14:paraId="050CB475" w14:textId="77777777" w:rsidR="002D3343" w:rsidRDefault="002D3343" w:rsidP="001148A2">
      <w:pPr>
        <w:rPr>
          <w:lang w:val="en-US"/>
        </w:rPr>
      </w:pPr>
    </w:p>
    <w:p w14:paraId="12F5F294" w14:textId="77777777" w:rsidR="002D3343" w:rsidRDefault="002D3343" w:rsidP="001148A2">
      <w:pPr>
        <w:rPr>
          <w:lang w:val="en-US"/>
        </w:rPr>
      </w:pPr>
    </w:p>
    <w:p w14:paraId="29E13034" w14:textId="77777777" w:rsidR="002D3343" w:rsidRDefault="002D3343" w:rsidP="001148A2">
      <w:pPr>
        <w:rPr>
          <w:lang w:val="en-US"/>
        </w:rPr>
      </w:pPr>
    </w:p>
    <w:p w14:paraId="736D536E" w14:textId="77777777" w:rsidR="002D3343" w:rsidRDefault="002D3343" w:rsidP="001148A2">
      <w:pPr>
        <w:rPr>
          <w:lang w:val="en-US"/>
        </w:rPr>
      </w:pPr>
    </w:p>
    <w:p w14:paraId="179C4776" w14:textId="77777777" w:rsidR="002D3343" w:rsidRDefault="002D3343" w:rsidP="001148A2">
      <w:pPr>
        <w:rPr>
          <w:lang w:val="en-US"/>
        </w:rPr>
      </w:pPr>
    </w:p>
    <w:p w14:paraId="5C01ECCD" w14:textId="77777777" w:rsidR="002D3343" w:rsidRDefault="002D3343" w:rsidP="001148A2">
      <w:pPr>
        <w:rPr>
          <w:lang w:val="en-US"/>
        </w:rPr>
      </w:pPr>
    </w:p>
    <w:p w14:paraId="312E6404" w14:textId="77777777" w:rsidR="002D3343" w:rsidRDefault="002D3343" w:rsidP="001148A2">
      <w:pPr>
        <w:rPr>
          <w:lang w:val="en-US"/>
        </w:rPr>
      </w:pPr>
    </w:p>
    <w:p w14:paraId="66368676" w14:textId="77777777" w:rsidR="002D3343" w:rsidRDefault="002D3343" w:rsidP="001148A2">
      <w:pPr>
        <w:rPr>
          <w:lang w:val="en-US"/>
        </w:rPr>
      </w:pPr>
    </w:p>
    <w:p w14:paraId="7B855465" w14:textId="77777777" w:rsidR="002D3343" w:rsidRDefault="002D3343" w:rsidP="001148A2">
      <w:pPr>
        <w:rPr>
          <w:lang w:val="en-US"/>
        </w:rPr>
      </w:pPr>
    </w:p>
    <w:p w14:paraId="357D2FAA" w14:textId="77777777" w:rsidR="002D3343" w:rsidRDefault="002D3343" w:rsidP="001148A2">
      <w:pPr>
        <w:rPr>
          <w:lang w:val="en-US"/>
        </w:rPr>
      </w:pPr>
    </w:p>
    <w:p w14:paraId="2347F9CD" w14:textId="77777777" w:rsidR="002D3343" w:rsidRDefault="002D3343" w:rsidP="001148A2">
      <w:pPr>
        <w:rPr>
          <w:lang w:val="en-US"/>
        </w:rPr>
      </w:pPr>
    </w:p>
    <w:p w14:paraId="0B8960EC" w14:textId="77777777" w:rsidR="002D3343" w:rsidRPr="00D54949" w:rsidRDefault="002D3343" w:rsidP="001148A2">
      <w:pPr>
        <w:rPr>
          <w:lang w:val="en-US"/>
        </w:rPr>
      </w:pPr>
    </w:p>
    <w:p w14:paraId="3344606E" w14:textId="77777777" w:rsidR="0053705F" w:rsidRPr="0053705F" w:rsidRDefault="0053705F" w:rsidP="0053705F">
      <w:pPr>
        <w:rPr>
          <w:lang w:val="en-US"/>
        </w:rPr>
      </w:pPr>
    </w:p>
    <w:p w14:paraId="5EFE0003" w14:textId="0DCE5300" w:rsidR="001F0021" w:rsidRDefault="001F0021" w:rsidP="00C3056B">
      <w:pPr>
        <w:pStyle w:val="Heading1"/>
      </w:pPr>
      <w:bookmarkStart w:id="35" w:name="_Toc157538713"/>
      <w:bookmarkStart w:id="36" w:name="_Toc157539413"/>
      <w:bookmarkStart w:id="37" w:name="_Toc157539441"/>
      <w:bookmarkStart w:id="38" w:name="_Toc158247089"/>
      <w:r>
        <w:lastRenderedPageBreak/>
        <w:t xml:space="preserve">Overview on </w:t>
      </w:r>
      <w:r w:rsidR="0011135B">
        <w:t>materials</w:t>
      </w:r>
      <w:bookmarkEnd w:id="35"/>
      <w:bookmarkEnd w:id="36"/>
      <w:bookmarkEnd w:id="37"/>
      <w:bookmarkEnd w:id="38"/>
    </w:p>
    <w:p w14:paraId="38802EC1" w14:textId="77777777" w:rsidR="000D06F2" w:rsidRPr="000D06F2" w:rsidRDefault="000D06F2" w:rsidP="000D06F2">
      <w:pPr>
        <w:ind w:firstLine="0"/>
        <w:rPr>
          <w:lang w:val="en-US"/>
        </w:rPr>
      </w:pPr>
    </w:p>
    <w:p w14:paraId="67CDF4EA" w14:textId="2C4B192F" w:rsidR="0011135B" w:rsidRDefault="0011135B" w:rsidP="00943BAA">
      <w:pPr>
        <w:rPr>
          <w:lang w:val="en-US"/>
        </w:rPr>
      </w:pPr>
      <w:r>
        <w:rPr>
          <w:lang w:val="en-US"/>
        </w:rPr>
        <w:t>Here I discuss the semiconducting materials for the active channel: MoS</w:t>
      </w:r>
      <w:r>
        <w:rPr>
          <w:lang w:val="en-US"/>
        </w:rPr>
        <w:softHyphen/>
      </w:r>
      <w:r>
        <w:rPr>
          <w:vertAlign w:val="subscript"/>
          <w:lang w:val="en-US"/>
        </w:rPr>
        <w:t>2</w:t>
      </w:r>
      <w:r>
        <w:rPr>
          <w:lang w:val="en-US"/>
        </w:rPr>
        <w:t xml:space="preserve"> and TMTES:PS.</w:t>
      </w:r>
    </w:p>
    <w:p w14:paraId="4251B2D7" w14:textId="436628A7" w:rsidR="0011135B" w:rsidRDefault="0011135B" w:rsidP="00943BAA">
      <w:pPr>
        <w:pStyle w:val="Heading1"/>
      </w:pPr>
      <w:bookmarkStart w:id="39" w:name="_Toc157538714"/>
      <w:bookmarkStart w:id="40" w:name="_Toc157539414"/>
      <w:bookmarkStart w:id="41" w:name="_Toc157539442"/>
      <w:bookmarkStart w:id="42" w:name="_Toc158247090"/>
      <w:r w:rsidRPr="004F5D75">
        <w:t>Experimental</w:t>
      </w:r>
      <w:r>
        <w:t xml:space="preserve"> Methods</w:t>
      </w:r>
      <w:bookmarkEnd w:id="39"/>
      <w:bookmarkEnd w:id="40"/>
      <w:bookmarkEnd w:id="41"/>
      <w:bookmarkEnd w:id="42"/>
    </w:p>
    <w:p w14:paraId="2482BC0C" w14:textId="2BDE9042" w:rsidR="00930E63" w:rsidRDefault="00930E63" w:rsidP="00C3056B">
      <w:pPr>
        <w:pStyle w:val="Heading2"/>
      </w:pPr>
      <w:bookmarkStart w:id="43" w:name="_Toc158247091"/>
      <w:r>
        <w:t>MoS2 Samples</w:t>
      </w:r>
      <w:bookmarkEnd w:id="43"/>
    </w:p>
    <w:p w14:paraId="015001D9" w14:textId="69C44DC3" w:rsidR="00930E63" w:rsidRDefault="00930E63" w:rsidP="00930E63">
      <w:pPr>
        <w:pStyle w:val="Heading3"/>
      </w:pPr>
      <w:bookmarkStart w:id="44" w:name="_Toc158247092"/>
      <w:r>
        <w:t>Fabrication methods</w:t>
      </w:r>
      <w:bookmarkEnd w:id="44"/>
    </w:p>
    <w:p w14:paraId="25F1E2E8" w14:textId="533EBD68" w:rsidR="00930E63" w:rsidRDefault="00930E63" w:rsidP="00930E63">
      <w:pPr>
        <w:pStyle w:val="Heading3"/>
      </w:pPr>
      <w:bookmarkStart w:id="45" w:name="_Toc158247093"/>
      <w:r>
        <w:t>IV characterization</w:t>
      </w:r>
      <w:bookmarkEnd w:id="45"/>
    </w:p>
    <w:p w14:paraId="6D77340A" w14:textId="499F5EF4" w:rsidR="00930E63" w:rsidRDefault="00930E63" w:rsidP="00930E63">
      <w:pPr>
        <w:pStyle w:val="Heading3"/>
      </w:pPr>
      <w:bookmarkStart w:id="46" w:name="_Toc158247094"/>
      <w:r>
        <w:t>Characterization under X-rays</w:t>
      </w:r>
      <w:bookmarkEnd w:id="46"/>
    </w:p>
    <w:p w14:paraId="35D68B1A" w14:textId="2B56A208" w:rsidR="00930E63" w:rsidRDefault="00870152" w:rsidP="00C3056B">
      <w:pPr>
        <w:pStyle w:val="Heading2"/>
      </w:pPr>
      <w:bookmarkStart w:id="47" w:name="_Toc158247095"/>
      <w:r>
        <w:t>TMTES:PS Samples</w:t>
      </w:r>
      <w:bookmarkEnd w:id="47"/>
    </w:p>
    <w:p w14:paraId="5BB72C94" w14:textId="7D5FD066" w:rsidR="00870152" w:rsidRDefault="00870152" w:rsidP="00870152">
      <w:pPr>
        <w:pStyle w:val="Heading3"/>
      </w:pPr>
      <w:bookmarkStart w:id="48" w:name="_Toc158247096"/>
      <w:r>
        <w:t>Fabrication methods</w:t>
      </w:r>
      <w:bookmarkEnd w:id="48"/>
    </w:p>
    <w:p w14:paraId="03BE4D93" w14:textId="0EEFA7B0" w:rsidR="00870152" w:rsidRDefault="00870152" w:rsidP="00870152">
      <w:pPr>
        <w:pStyle w:val="Heading3"/>
      </w:pPr>
      <w:bookmarkStart w:id="49" w:name="_Toc158247097"/>
      <w:r>
        <w:t>IV characterization</w:t>
      </w:r>
      <w:bookmarkEnd w:id="49"/>
    </w:p>
    <w:p w14:paraId="361A4832" w14:textId="0E4A597A" w:rsidR="00870152" w:rsidRPr="00870152" w:rsidRDefault="00870152" w:rsidP="00870152">
      <w:pPr>
        <w:pStyle w:val="Heading3"/>
      </w:pPr>
      <w:bookmarkStart w:id="50" w:name="_Toc158247098"/>
      <w:r>
        <w:t>Characterization under X-rays</w:t>
      </w:r>
      <w:bookmarkEnd w:id="50"/>
    </w:p>
    <w:p w14:paraId="3A9A77F6" w14:textId="4B9977A3" w:rsidR="004F5D75" w:rsidRDefault="00FC68F5" w:rsidP="00943BAA">
      <w:pPr>
        <w:pStyle w:val="Heading1"/>
      </w:pPr>
      <w:bookmarkStart w:id="51" w:name="_Toc157538724"/>
      <w:bookmarkStart w:id="52" w:name="_Toc157539424"/>
      <w:bookmarkStart w:id="53" w:name="_Toc157539452"/>
      <w:bookmarkStart w:id="54" w:name="_Toc158247099"/>
      <w:r>
        <w:t>Results for MoS</w:t>
      </w:r>
      <w:r>
        <w:rPr>
          <w:vertAlign w:val="subscript"/>
        </w:rPr>
        <w:t>2</w:t>
      </w:r>
      <w:r>
        <w:rPr>
          <w:vertAlign w:val="subscript"/>
        </w:rPr>
        <w:softHyphen/>
        <w:t xml:space="preserve"> </w:t>
      </w:r>
      <w:r>
        <w:t>samples</w:t>
      </w:r>
      <w:bookmarkEnd w:id="51"/>
      <w:bookmarkEnd w:id="52"/>
      <w:bookmarkEnd w:id="53"/>
      <w:bookmarkEnd w:id="54"/>
    </w:p>
    <w:p w14:paraId="7012F50D" w14:textId="73D26784" w:rsidR="00FC68F5" w:rsidRDefault="00FC68F5" w:rsidP="00943BAA">
      <w:pPr>
        <w:pStyle w:val="Heading1"/>
      </w:pPr>
      <w:bookmarkStart w:id="55" w:name="_Toc157538725"/>
      <w:bookmarkStart w:id="56" w:name="_Toc157539425"/>
      <w:bookmarkStart w:id="57" w:name="_Toc157539453"/>
      <w:bookmarkStart w:id="58" w:name="_Toc158247100"/>
      <w:r>
        <w:t>Results for TMTES:PS samples</w:t>
      </w:r>
      <w:bookmarkEnd w:id="55"/>
      <w:bookmarkEnd w:id="56"/>
      <w:bookmarkEnd w:id="57"/>
      <w:bookmarkEnd w:id="58"/>
    </w:p>
    <w:p w14:paraId="66F53A61" w14:textId="59E1ABB7" w:rsidR="004F5D75" w:rsidRPr="004F5D75" w:rsidRDefault="00FC68F5" w:rsidP="007D5744">
      <w:pPr>
        <w:pStyle w:val="Heading1"/>
      </w:pPr>
      <w:bookmarkStart w:id="59" w:name="_Toc157538726"/>
      <w:bookmarkStart w:id="60" w:name="_Toc157539426"/>
      <w:bookmarkStart w:id="61" w:name="_Toc157539454"/>
      <w:bookmarkStart w:id="62" w:name="_Toc158247101"/>
      <w:r>
        <w:t>Conclusions</w:t>
      </w:r>
      <w:bookmarkEnd w:id="59"/>
      <w:bookmarkEnd w:id="60"/>
      <w:bookmarkEnd w:id="61"/>
      <w:bookmarkEnd w:id="62"/>
    </w:p>
    <w:bookmarkStart w:id="63" w:name="_Toc158247102" w:displacedByCustomXml="next"/>
    <w:sdt>
      <w:sdtPr>
        <w:rPr>
          <w:rFonts w:eastAsiaTheme="minorHAnsi" w:cstheme="minorBidi"/>
          <w:b w:val="0"/>
          <w:bCs w:val="0"/>
          <w:color w:val="auto"/>
          <w:sz w:val="24"/>
          <w:szCs w:val="28"/>
          <w:lang w:val="en-GB"/>
        </w:rPr>
        <w:id w:val="-2072648863"/>
        <w:docPartObj>
          <w:docPartGallery w:val="Bibliographies"/>
          <w:docPartUnique/>
        </w:docPartObj>
      </w:sdtPr>
      <w:sdtContent>
        <w:p w14:paraId="0E3123B7" w14:textId="044ABCD6" w:rsidR="007D5744" w:rsidRDefault="007D5744" w:rsidP="007D5744">
          <w:pPr>
            <w:pStyle w:val="Heading1"/>
            <w:numPr>
              <w:ilvl w:val="0"/>
              <w:numId w:val="0"/>
            </w:numPr>
          </w:pPr>
          <w:r>
            <w:rPr>
              <w:lang w:val="en-GB"/>
            </w:rPr>
            <w:t>Bibliography</w:t>
          </w:r>
          <w:bookmarkEnd w:id="63"/>
        </w:p>
        <w:sdt>
          <w:sdtPr>
            <w:id w:val="111145805"/>
            <w:bibliography/>
          </w:sdtPr>
          <w:sdtContent>
            <w:p w14:paraId="0DF0E025" w14:textId="77777777" w:rsidR="00B86268" w:rsidRDefault="007D5744" w:rsidP="00B86268">
              <w:pPr>
                <w:pStyle w:val="Bibliography"/>
                <w:ind w:left="720" w:hanging="720"/>
                <w:rPr>
                  <w:noProof/>
                  <w:kern w:val="0"/>
                  <w:szCs w:val="24"/>
                  <w14:ligatures w14:val="none"/>
                </w:rPr>
              </w:pPr>
              <w:r>
                <w:fldChar w:fldCharType="begin"/>
              </w:r>
              <w:r>
                <w:instrText>BIBLIOGRAPHY</w:instrText>
              </w:r>
              <w:r>
                <w:fldChar w:fldCharType="separate"/>
              </w:r>
              <w:r w:rsidR="00B86268">
                <w:rPr>
                  <w:noProof/>
                </w:rPr>
                <w:t>(2024, February 05). Retrieved from WOLFMET: https://www.wolfmet.com/tungstenalloys</w:t>
              </w:r>
            </w:p>
            <w:p w14:paraId="6CD3A356" w14:textId="77777777" w:rsidR="00B86268" w:rsidRDefault="00B86268" w:rsidP="00B86268">
              <w:pPr>
                <w:pStyle w:val="Bibliography"/>
                <w:ind w:left="720" w:hanging="720"/>
                <w:rPr>
                  <w:noProof/>
                </w:rPr>
              </w:pPr>
              <w:r>
                <w:rPr>
                  <w:noProof/>
                </w:rPr>
                <w:t xml:space="preserve">A. Datta, Z. Z. (2020). A new generation of direct X-ray detectors for medical and synchrotron imaging applications. </w:t>
              </w:r>
              <w:r>
                <w:rPr>
                  <w:i/>
                  <w:iCs/>
                  <w:noProof/>
                </w:rPr>
                <w:t>Scientific Reports</w:t>
              </w:r>
              <w:r>
                <w:rPr>
                  <w:noProof/>
                </w:rPr>
                <w:t>.</w:t>
              </w:r>
            </w:p>
            <w:p w14:paraId="0E2E076B" w14:textId="77777777" w:rsidR="00B86268" w:rsidRDefault="00B86268" w:rsidP="00B86268">
              <w:pPr>
                <w:pStyle w:val="Bibliography"/>
                <w:ind w:left="720" w:hanging="720"/>
                <w:rPr>
                  <w:noProof/>
                </w:rPr>
              </w:pPr>
              <w:r>
                <w:rPr>
                  <w:noProof/>
                </w:rPr>
                <w:t xml:space="preserve">al., S. P. (2020). Production of X-RAYS using X-RAY Tube. </w:t>
              </w:r>
              <w:r>
                <w:rPr>
                  <w:i/>
                  <w:iCs/>
                  <w:noProof/>
                </w:rPr>
                <w:t>Journal of Physics: Conference Series</w:t>
              </w:r>
              <w:r>
                <w:rPr>
                  <w:noProof/>
                </w:rPr>
                <w:t>.</w:t>
              </w:r>
            </w:p>
            <w:p w14:paraId="16DF3A03" w14:textId="77777777" w:rsidR="00B86268" w:rsidRDefault="00B86268" w:rsidP="00B86268">
              <w:pPr>
                <w:pStyle w:val="Bibliography"/>
                <w:ind w:left="720" w:hanging="720"/>
                <w:rPr>
                  <w:noProof/>
                </w:rPr>
              </w:pPr>
              <w:r>
                <w:rPr>
                  <w:noProof/>
                </w:rPr>
                <w:t xml:space="preserve">Ben Depuydt, A. T. (2006). Germanium: From the first application of Czochralski crystal growth to large diameter dislocation-free wafers. In </w:t>
              </w:r>
              <w:r>
                <w:rPr>
                  <w:i/>
                  <w:iCs/>
                  <w:noProof/>
                </w:rPr>
                <w:t>Materials Science in Semiconductor Processing</w:t>
              </w:r>
              <w:r>
                <w:rPr>
                  <w:noProof/>
                </w:rPr>
                <w:t xml:space="preserve"> (pp. 437-443).</w:t>
              </w:r>
            </w:p>
            <w:p w14:paraId="0CC14A07" w14:textId="77777777" w:rsidR="00B86268" w:rsidRDefault="00B86268" w:rsidP="00B86268">
              <w:pPr>
                <w:pStyle w:val="Bibliography"/>
                <w:ind w:left="720" w:hanging="720"/>
                <w:rPr>
                  <w:noProof/>
                </w:rPr>
              </w:pPr>
              <w:r>
                <w:rPr>
                  <w:noProof/>
                </w:rPr>
                <w:t xml:space="preserve">Christian W. Fabjan, H. S. (2020). </w:t>
              </w:r>
              <w:r>
                <w:rPr>
                  <w:i/>
                  <w:iCs/>
                  <w:noProof/>
                </w:rPr>
                <w:t>Particle Physics Reference Library, Volume 2: Detectors for Particles and Radiation.</w:t>
              </w:r>
              <w:r>
                <w:rPr>
                  <w:noProof/>
                </w:rPr>
                <w:t xml:space="preserve"> Vienna, Austria: Springer.</w:t>
              </w:r>
            </w:p>
            <w:p w14:paraId="6E41A636" w14:textId="77777777" w:rsidR="00B86268" w:rsidRDefault="00B86268" w:rsidP="00B86268">
              <w:pPr>
                <w:pStyle w:val="Bibliography"/>
                <w:ind w:left="720" w:hanging="720"/>
                <w:rPr>
                  <w:noProof/>
                </w:rPr>
              </w:pPr>
              <w:r>
                <w:rPr>
                  <w:noProof/>
                </w:rPr>
                <w:t xml:space="preserve">David Pennicard, B. P. (2017). Semiconductor materials for X-ray detectors. </w:t>
              </w:r>
              <w:r>
                <w:rPr>
                  <w:i/>
                  <w:iCs/>
                  <w:noProof/>
                </w:rPr>
                <w:t>MRS Bulletin</w:t>
              </w:r>
              <w:r>
                <w:rPr>
                  <w:noProof/>
                </w:rPr>
                <w:t>.</w:t>
              </w:r>
            </w:p>
            <w:p w14:paraId="6792643E" w14:textId="77777777" w:rsidR="00B86268" w:rsidRDefault="00B86268" w:rsidP="00B86268">
              <w:pPr>
                <w:pStyle w:val="Bibliography"/>
                <w:ind w:left="720" w:hanging="720"/>
                <w:rPr>
                  <w:noProof/>
                </w:rPr>
              </w:pPr>
              <w:r>
                <w:rPr>
                  <w:noProof/>
                </w:rPr>
                <w:lastRenderedPageBreak/>
                <w:t xml:space="preserve">G. Lioliou, A. B. (2016). Gallium Arsenide detectors for X-ray and electron (beta particle) spectroscopy. </w:t>
              </w:r>
              <w:r>
                <w:rPr>
                  <w:i/>
                  <w:iCs/>
                  <w:noProof/>
                </w:rPr>
                <w:t>Nuclear Instruments and Methods in Physics Reasearch A</w:t>
              </w:r>
              <w:r>
                <w:rPr>
                  <w:noProof/>
                </w:rPr>
                <w:t>, 37-45.</w:t>
              </w:r>
            </w:p>
            <w:p w14:paraId="761C9DD3" w14:textId="77777777" w:rsidR="00B86268" w:rsidRDefault="00B86268" w:rsidP="00B86268">
              <w:pPr>
                <w:pStyle w:val="Bibliography"/>
                <w:ind w:left="720" w:hanging="720"/>
                <w:rPr>
                  <w:noProof/>
                </w:rPr>
              </w:pPr>
              <w:r>
                <w:rPr>
                  <w:noProof/>
                </w:rPr>
                <w:t>Kittel, C. (2005). Introduction to Solid State Physics, Eighth Edition. John Wiley &amp; Sons, Inc.</w:t>
              </w:r>
            </w:p>
            <w:p w14:paraId="42DF98CB" w14:textId="77777777" w:rsidR="00B86268" w:rsidRDefault="00B86268" w:rsidP="00B86268">
              <w:pPr>
                <w:pStyle w:val="Bibliography"/>
                <w:ind w:left="720" w:hanging="720"/>
                <w:rPr>
                  <w:noProof/>
                </w:rPr>
              </w:pPr>
              <w:r>
                <w:rPr>
                  <w:noProof/>
                </w:rPr>
                <w:t xml:space="preserve">Knoll, G. F. (2010). </w:t>
              </w:r>
              <w:r>
                <w:rPr>
                  <w:i/>
                  <w:iCs/>
                  <w:noProof/>
                </w:rPr>
                <w:t>Radiation detection and measurement; 4th ed.</w:t>
              </w:r>
              <w:r>
                <w:rPr>
                  <w:noProof/>
                </w:rPr>
                <w:t xml:space="preserve"> New York, NY: Wiley.</w:t>
              </w:r>
            </w:p>
            <w:p w14:paraId="16F58861" w14:textId="77777777" w:rsidR="00B86268" w:rsidRDefault="00B86268" w:rsidP="00B86268">
              <w:pPr>
                <w:pStyle w:val="Bibliography"/>
                <w:ind w:left="720" w:hanging="720"/>
                <w:rPr>
                  <w:noProof/>
                </w:rPr>
              </w:pPr>
              <w:r>
                <w:rPr>
                  <w:noProof/>
                </w:rPr>
                <w:t xml:space="preserve">L. Abbene, f. P. (2019). Room-temperature X-ray response of cadmium-zinc-telluride pixel detectors grown by the vertical Bridgman technique. </w:t>
              </w:r>
              <w:r>
                <w:rPr>
                  <w:i/>
                  <w:iCs/>
                  <w:noProof/>
                </w:rPr>
                <w:t>Journal of synchrotron radiation</w:t>
              </w:r>
              <w:r>
                <w:rPr>
                  <w:noProof/>
                </w:rPr>
                <w:t>.</w:t>
              </w:r>
            </w:p>
            <w:p w14:paraId="647DA28A" w14:textId="77777777" w:rsidR="00B86268" w:rsidRDefault="00B86268" w:rsidP="00B86268">
              <w:pPr>
                <w:pStyle w:val="Bibliography"/>
                <w:ind w:left="720" w:hanging="720"/>
                <w:rPr>
                  <w:noProof/>
                </w:rPr>
              </w:pPr>
              <w:r>
                <w:rPr>
                  <w:noProof/>
                </w:rPr>
                <w:t xml:space="preserve">L. Abbene, S. D. (2014). CdTe Detectors. In </w:t>
              </w:r>
              <w:r>
                <w:rPr>
                  <w:i/>
                  <w:iCs/>
                  <w:noProof/>
                </w:rPr>
                <w:t>Comprehensive Biomedical Physics</w:t>
              </w:r>
              <w:r>
                <w:rPr>
                  <w:noProof/>
                </w:rPr>
                <w:t xml:space="preserve"> (pp. 285-314). Elseiver .</w:t>
              </w:r>
            </w:p>
            <w:p w14:paraId="42D175E7" w14:textId="77777777" w:rsidR="00B86268" w:rsidRDefault="00B86268" w:rsidP="00B86268">
              <w:pPr>
                <w:pStyle w:val="Bibliography"/>
                <w:ind w:left="720" w:hanging="720"/>
                <w:rPr>
                  <w:noProof/>
                </w:rPr>
              </w:pPr>
              <w:r>
                <w:rPr>
                  <w:noProof/>
                </w:rPr>
                <w:t xml:space="preserve">Laura Basiricò, A. C. (2021). Solution-Grown Organic and Perovskite X-Ray Detectors: A New Paradigm for the Direct Detection of Ionizing Radiation. </w:t>
              </w:r>
              <w:r>
                <w:rPr>
                  <w:i/>
                  <w:iCs/>
                  <w:noProof/>
                </w:rPr>
                <w:t>Adv. Mater. Technol.</w:t>
              </w:r>
              <w:r>
                <w:rPr>
                  <w:noProof/>
                </w:rPr>
                <w:t xml:space="preserve"> </w:t>
              </w:r>
            </w:p>
            <w:p w14:paraId="78A4FCBA" w14:textId="77777777" w:rsidR="00B86268" w:rsidRDefault="00B86268" w:rsidP="00B86268">
              <w:pPr>
                <w:pStyle w:val="Bibliography"/>
                <w:ind w:left="720" w:hanging="720"/>
                <w:rPr>
                  <w:noProof/>
                </w:rPr>
              </w:pPr>
              <w:r>
                <w:rPr>
                  <w:noProof/>
                </w:rPr>
                <w:t xml:space="preserve">M. Schieber, T. S. (2002). Study of impurity segregation, crystallinity and detector performance of melt-grown cadmium zinc telluride crystals. </w:t>
              </w:r>
              <w:r>
                <w:rPr>
                  <w:i/>
                  <w:iCs/>
                  <w:noProof/>
                </w:rPr>
                <w:t>Journal of Crystal Growth</w:t>
              </w:r>
              <w:r>
                <w:rPr>
                  <w:noProof/>
                </w:rPr>
                <w:t>, 2082-2090.</w:t>
              </w:r>
            </w:p>
            <w:p w14:paraId="6C80554B" w14:textId="77777777" w:rsidR="00B86268" w:rsidRDefault="00B86268" w:rsidP="00B86268">
              <w:pPr>
                <w:pStyle w:val="Bibliography"/>
                <w:ind w:left="720" w:hanging="720"/>
                <w:rPr>
                  <w:noProof/>
                </w:rPr>
              </w:pPr>
              <w:r>
                <w:rPr>
                  <w:noProof/>
                </w:rPr>
                <w:t>Matthew D. McCluskey, E. E. (2018). Dopants and defects in semiconductors, Second Edition. CRC Press.</w:t>
              </w:r>
            </w:p>
            <w:p w14:paraId="1255037A" w14:textId="77777777" w:rsidR="00B86268" w:rsidRDefault="00B86268" w:rsidP="00B86268">
              <w:pPr>
                <w:pStyle w:val="Bibliography"/>
                <w:ind w:left="720" w:hanging="720"/>
                <w:rPr>
                  <w:noProof/>
                </w:rPr>
              </w:pPr>
              <w:r>
                <w:rPr>
                  <w:noProof/>
                </w:rPr>
                <w:t>Neamen, D. A. (2012). Semiconductor Physics and Devices: Basic Principles, Fourth Edition.</w:t>
              </w:r>
            </w:p>
            <w:p w14:paraId="62732214" w14:textId="77777777" w:rsidR="00B86268" w:rsidRDefault="00B86268" w:rsidP="00B86268">
              <w:pPr>
                <w:pStyle w:val="Bibliography"/>
                <w:ind w:left="720" w:hanging="720"/>
                <w:rPr>
                  <w:noProof/>
                </w:rPr>
              </w:pPr>
              <w:r>
                <w:rPr>
                  <w:noProof/>
                </w:rPr>
                <w:t xml:space="preserve">S. Tsigaridas, S. Z. (2021). Fabrication of Small-Pixel CdZnTe Sensors and Characterization with X-rays. </w:t>
              </w:r>
              <w:r>
                <w:rPr>
                  <w:i/>
                  <w:iCs/>
                  <w:noProof/>
                </w:rPr>
                <w:t>Sensors</w:t>
              </w:r>
              <w:r>
                <w:rPr>
                  <w:noProof/>
                </w:rPr>
                <w:t>.</w:t>
              </w:r>
            </w:p>
            <w:p w14:paraId="75EF5365" w14:textId="77777777" w:rsidR="00B86268" w:rsidRDefault="00B86268" w:rsidP="00B86268">
              <w:pPr>
                <w:pStyle w:val="Bibliography"/>
                <w:ind w:left="720" w:hanging="720"/>
                <w:rPr>
                  <w:noProof/>
                </w:rPr>
              </w:pPr>
              <w:r>
                <w:rPr>
                  <w:noProof/>
                </w:rPr>
                <w:t xml:space="preserve">Seibert, J. A. (204). X-ray imaging physics for nuclear medicine technologists. Part 1: Basic principles of x-ray production. </w:t>
              </w:r>
              <w:r>
                <w:rPr>
                  <w:i/>
                  <w:iCs/>
                  <w:noProof/>
                </w:rPr>
                <w:t>Nuclear Medicine Technology</w:t>
              </w:r>
              <w:r>
                <w:rPr>
                  <w:noProof/>
                </w:rPr>
                <w:t>.</w:t>
              </w:r>
            </w:p>
            <w:p w14:paraId="795F4CBD" w14:textId="77777777" w:rsidR="00B86268" w:rsidRDefault="00B86268" w:rsidP="00B86268">
              <w:pPr>
                <w:pStyle w:val="Bibliography"/>
                <w:ind w:left="720" w:hanging="720"/>
                <w:rPr>
                  <w:noProof/>
                </w:rPr>
              </w:pPr>
              <w:r>
                <w:rPr>
                  <w:i/>
                  <w:iCs/>
                  <w:noProof/>
                </w:rPr>
                <w:t>Silicon Sensors</w:t>
              </w:r>
              <w:r>
                <w:rPr>
                  <w:noProof/>
                </w:rPr>
                <w:t>. (n.d.). Retrieved from DECTRIS: https://www.dectris.com/en/technology/sensors/silicon-sensors/</w:t>
              </w:r>
            </w:p>
            <w:p w14:paraId="580FE306" w14:textId="77777777" w:rsidR="00B86268" w:rsidRDefault="00B86268" w:rsidP="00B86268">
              <w:pPr>
                <w:pStyle w:val="Bibliography"/>
                <w:ind w:left="720" w:hanging="720"/>
                <w:rPr>
                  <w:noProof/>
                </w:rPr>
              </w:pPr>
              <w:r>
                <w:rPr>
                  <w:noProof/>
                </w:rPr>
                <w:t xml:space="preserve">Technologies, O. I.-r. (2024, February 05). </w:t>
              </w:r>
              <w:r>
                <w:rPr>
                  <w:i/>
                  <w:iCs/>
                  <w:noProof/>
                </w:rPr>
                <w:t>Managing the Heat Produced by X-ray Tubes</w:t>
              </w:r>
              <w:r>
                <w:rPr>
                  <w:noProof/>
                </w:rPr>
                <w:t>. Retrieved from https://xray.oxinst.com/learning/view/article/managing-the-heat-produced-by-x-ray-tubes</w:t>
              </w:r>
            </w:p>
            <w:p w14:paraId="74853A76" w14:textId="77777777" w:rsidR="00B86268" w:rsidRDefault="00B86268" w:rsidP="00B86268">
              <w:pPr>
                <w:pStyle w:val="Bibliography"/>
                <w:ind w:left="720" w:hanging="720"/>
                <w:rPr>
                  <w:noProof/>
                </w:rPr>
              </w:pPr>
              <w:r>
                <w:rPr>
                  <w:noProof/>
                </w:rPr>
                <w:t>Vetter, K. (2007). Recent Developments in the Fabrication and Operation of Germanium Detectors.</w:t>
              </w:r>
            </w:p>
            <w:p w14:paraId="3620C68A" w14:textId="77777777" w:rsidR="00B86268" w:rsidRDefault="00B86268" w:rsidP="00B86268">
              <w:pPr>
                <w:pStyle w:val="Bibliography"/>
                <w:ind w:left="720" w:hanging="720"/>
                <w:rPr>
                  <w:noProof/>
                </w:rPr>
              </w:pPr>
              <w:r>
                <w:rPr>
                  <w:i/>
                  <w:iCs/>
                  <w:noProof/>
                </w:rPr>
                <w:t>X-ray Production, Tubes, and Generators</w:t>
              </w:r>
              <w:r>
                <w:rPr>
                  <w:noProof/>
                </w:rPr>
                <w:t>. (n.d.). Retrieved from Radiology Key: https://radiologykey.com/x-ray-production-tubes-and-generators</w:t>
              </w:r>
            </w:p>
            <w:p w14:paraId="0E33D935" w14:textId="7A756258" w:rsidR="007D5744" w:rsidRDefault="007D5744" w:rsidP="00B86268">
              <w:r>
                <w:rPr>
                  <w:b/>
                  <w:bCs/>
                </w:rPr>
                <w:fldChar w:fldCharType="end"/>
              </w:r>
            </w:p>
          </w:sdtContent>
        </w:sdt>
      </w:sdtContent>
    </w:sdt>
    <w:p w14:paraId="2291A6C7" w14:textId="2EED8A57" w:rsidR="0011135B" w:rsidRPr="0011135B" w:rsidRDefault="0011135B" w:rsidP="00943BAA">
      <w:pPr>
        <w:rPr>
          <w:lang w:val="en-US"/>
        </w:rPr>
      </w:pPr>
    </w:p>
    <w:p w14:paraId="68B39842" w14:textId="77777777" w:rsidR="001F0021" w:rsidRDefault="001F0021" w:rsidP="00E10B98">
      <w:pPr>
        <w:ind w:firstLine="0"/>
        <w:rPr>
          <w:lang w:val="en-US"/>
        </w:rPr>
      </w:pPr>
    </w:p>
    <w:p w14:paraId="7FB16343" w14:textId="77777777" w:rsidR="0048062D" w:rsidRDefault="0048062D" w:rsidP="00E10B98">
      <w:pPr>
        <w:ind w:firstLine="0"/>
        <w:rPr>
          <w:lang w:val="en-US"/>
        </w:rPr>
      </w:pPr>
    </w:p>
    <w:p w14:paraId="5157E60E" w14:textId="77777777" w:rsidR="0048062D" w:rsidRPr="001F0021" w:rsidRDefault="0048062D" w:rsidP="00E10B98">
      <w:pPr>
        <w:ind w:firstLine="0"/>
        <w:rPr>
          <w:lang w:val="en-US"/>
        </w:rPr>
      </w:pPr>
    </w:p>
    <w:sectPr w:rsidR="0048062D" w:rsidRPr="001F0021" w:rsidSect="00A876C1">
      <w:footerReference w:type="first" r:id="rId28"/>
      <w:pgSz w:w="11906" w:h="16838" w:code="9"/>
      <w:pgMar w:top="1134" w:right="1134" w:bottom="1134" w:left="1134" w:header="709" w:footer="709" w:gutter="0"/>
      <w:pgNumType w:start="1"/>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Ilaria Fratelli" w:date="2024-02-12T12:48:00Z" w:initials="IF">
    <w:p w14:paraId="2A90B978" w14:textId="29FAF078" w:rsidR="00BC66E2" w:rsidRDefault="00BC66E2">
      <w:pPr>
        <w:pStyle w:val="CommentText"/>
      </w:pPr>
      <w:r>
        <w:rPr>
          <w:rStyle w:val="CommentReference"/>
        </w:rPr>
        <w:annotationRef/>
      </w:r>
      <w:r>
        <w:t>I would prefer the numbers</w:t>
      </w:r>
    </w:p>
  </w:comment>
  <w:comment w:id="12" w:author="Ilaria Fratelli" w:date="2024-02-12T14:36:00Z" w:initials="IF">
    <w:p w14:paraId="434C7A47" w14:textId="4F71D526" w:rsidR="006356FF" w:rsidRDefault="006356FF">
      <w:pPr>
        <w:pStyle w:val="CommentText"/>
      </w:pPr>
      <w:r>
        <w:rPr>
          <w:rStyle w:val="CommentReference"/>
        </w:rPr>
        <w:annotationRef/>
      </w:r>
      <w:r>
        <w:t xml:space="preserve">I would insert a </w:t>
      </w:r>
      <w:r w:rsidR="0075607B">
        <w:t xml:space="preserve">figure reporting the schematic of an X-Ray tube and a </w:t>
      </w:r>
      <w:proofErr w:type="gramStart"/>
      <w:r w:rsidR="0075607B">
        <w:t>typical spectra</w:t>
      </w:r>
      <w:proofErr w:type="gramEnd"/>
    </w:p>
  </w:comment>
  <w:comment w:id="13" w:author="Ilaria Fratelli" w:date="2024-02-12T14:42:00Z" w:initials="IF">
    <w:p w14:paraId="5B92289C" w14:textId="51AA18C3" w:rsidR="0075607B" w:rsidRDefault="0075607B">
      <w:pPr>
        <w:pStyle w:val="CommentText"/>
      </w:pPr>
      <w:r>
        <w:rPr>
          <w:rStyle w:val="CommentReference"/>
        </w:rPr>
        <w:annotationRef/>
      </w:r>
      <w:r>
        <w:t>I would insert a figure also to show the typical shape and scheme of a synchrotron</w:t>
      </w:r>
    </w:p>
  </w:comment>
  <w:comment w:id="14" w:author="Ilaria Fratelli" w:date="2024-02-12T16:33:00Z" w:initials="IF">
    <w:p w14:paraId="0C48BB72" w14:textId="77777777" w:rsidR="00206AAD" w:rsidRDefault="00206AAD" w:rsidP="00206AAD">
      <w:pPr>
        <w:pStyle w:val="CommentText"/>
      </w:pPr>
      <w:r>
        <w:rPr>
          <w:rStyle w:val="CommentReference"/>
        </w:rPr>
        <w:annotationRef/>
      </w:r>
      <w:r>
        <w:t>This section can be moved after X-Ray sources…</w:t>
      </w:r>
    </w:p>
  </w:comment>
  <w:comment w:id="15" w:author="Ilaria Fratelli" w:date="2024-02-12T16:35:00Z" w:initials="IF">
    <w:p w14:paraId="5D4BC873" w14:textId="77777777" w:rsidR="00206AAD" w:rsidRDefault="00206AAD" w:rsidP="00206AAD">
      <w:pPr>
        <w:pStyle w:val="CommentText"/>
      </w:pPr>
      <w:r>
        <w:rPr>
          <w:rStyle w:val="CommentReference"/>
        </w:rPr>
        <w:annotationRef/>
      </w:r>
      <w:r>
        <w:t>Check the reference</w:t>
      </w:r>
    </w:p>
  </w:comment>
  <w:comment w:id="16" w:author="Ilaria Fratelli" w:date="2024-02-12T16:37:00Z" w:initials="IF">
    <w:p w14:paraId="3F55BAEB" w14:textId="77777777" w:rsidR="00206AAD" w:rsidRDefault="00206AAD" w:rsidP="00206AAD">
      <w:pPr>
        <w:pStyle w:val="CommentText"/>
      </w:pPr>
      <w:r>
        <w:rPr>
          <w:rStyle w:val="CommentReference"/>
        </w:rPr>
        <w:annotationRef/>
      </w:r>
      <w:r>
        <w:t>Check the ref</w:t>
      </w:r>
    </w:p>
  </w:comment>
  <w:comment w:id="17" w:author="Ilaria Fratelli" w:date="2024-02-12T16:57:00Z" w:initials="IF">
    <w:p w14:paraId="56F0ACBA" w14:textId="77777777" w:rsidR="00206AAD" w:rsidRDefault="00206AAD" w:rsidP="00206AAD">
      <w:pPr>
        <w:pStyle w:val="CommentText"/>
      </w:pPr>
      <w:r>
        <w:rPr>
          <w:rStyle w:val="CommentReference"/>
        </w:rPr>
        <w:annotationRef/>
      </w:r>
      <w:r>
        <w:t>I would insert always the caption of the figures below it</w:t>
      </w:r>
    </w:p>
  </w:comment>
  <w:comment w:id="18" w:author="Ilaria Fratelli" w:date="2024-02-12T17:01:00Z" w:initials="IF">
    <w:p w14:paraId="6A1F2FDD" w14:textId="77777777" w:rsidR="00206AAD" w:rsidRDefault="00206AAD" w:rsidP="00206AAD">
      <w:pPr>
        <w:pStyle w:val="CommentText"/>
      </w:pPr>
      <w:r>
        <w:rPr>
          <w:rStyle w:val="CommentReference"/>
        </w:rPr>
        <w:annotationRef/>
      </w:r>
      <w:r>
        <w:t>I would modify the figure inserting an arrow which indicates the increasing voltages of the tube.</w:t>
      </w:r>
    </w:p>
  </w:comment>
  <w:comment w:id="21" w:author="Ilaria Fratelli" w:date="2024-02-12T16:32:00Z" w:initials="IF">
    <w:p w14:paraId="54BED735" w14:textId="254A83C4" w:rsidR="00B46D03" w:rsidRDefault="00B46D03">
      <w:pPr>
        <w:pStyle w:val="CommentText"/>
      </w:pPr>
      <w:r>
        <w:rPr>
          <w:rStyle w:val="CommentReference"/>
        </w:rPr>
        <w:annotationRef/>
      </w:r>
      <w:r>
        <w:t>All this subsection refers to Knoll. Can you cite any other work that you read?</w:t>
      </w:r>
    </w:p>
  </w:comment>
  <w:comment w:id="22" w:author="Ilaria Fratelli" w:date="2024-02-12T14:52:00Z" w:initials="IF">
    <w:p w14:paraId="7E3FFBF0" w14:textId="68A75555" w:rsidR="00643BDB" w:rsidRDefault="00643BDB">
      <w:pPr>
        <w:pStyle w:val="CommentText"/>
      </w:pPr>
      <w:r>
        <w:rPr>
          <w:rStyle w:val="CommentReference"/>
        </w:rPr>
        <w:annotationRef/>
      </w:r>
      <w:r>
        <w:t>I would move here the Figure 1.2 so that in the following subsections you could refer to this graph to indicate which is energy range in which each interaction is more likely</w:t>
      </w:r>
    </w:p>
  </w:comment>
  <w:comment w:id="24" w:author="Ilaria Fratelli" w:date="2024-02-12T14:50:00Z" w:initials="IF">
    <w:p w14:paraId="25D03C96" w14:textId="526C4A75" w:rsidR="009A75D1" w:rsidRDefault="009A75D1">
      <w:pPr>
        <w:pStyle w:val="CommentText"/>
      </w:pPr>
      <w:r>
        <w:rPr>
          <w:rStyle w:val="CommentReference"/>
        </w:rPr>
        <w:annotationRef/>
      </w:r>
      <w:r>
        <w:t>Add a quantitative range of energies</w:t>
      </w:r>
    </w:p>
  </w:comment>
  <w:comment w:id="26" w:author="Ilaria Fratelli" w:date="2024-02-12T16:30:00Z" w:initials="IF">
    <w:p w14:paraId="4614D8C8" w14:textId="3ED9CE5A" w:rsidR="00B46D03" w:rsidRDefault="00B46D03">
      <w:pPr>
        <w:pStyle w:val="CommentText"/>
      </w:pPr>
      <w:r>
        <w:rPr>
          <w:rStyle w:val="CommentReference"/>
        </w:rPr>
        <w:annotationRef/>
      </w:r>
      <w:r>
        <w:t>This is the equivalent dose.</w:t>
      </w:r>
    </w:p>
  </w:comment>
  <w:comment w:id="25" w:author="Ilaria Fratelli" w:date="2024-02-12T16:30:00Z" w:initials="IF">
    <w:p w14:paraId="2B2CA3A4" w14:textId="4EBD71AD" w:rsidR="00B46D03" w:rsidRDefault="00B46D03">
      <w:pPr>
        <w:pStyle w:val="CommentText"/>
      </w:pPr>
      <w:r>
        <w:rPr>
          <w:rStyle w:val="CommentReference"/>
        </w:rPr>
        <w:annotationRef/>
      </w:r>
      <w:r>
        <w:t>This subsection is not focused on this topic. You should move it somewhere else or you could add a subsection focused on the “Radiation Dose”</w:t>
      </w:r>
    </w:p>
  </w:comment>
  <w:comment w:id="28" w:author="Ilaria Fratelli" w:date="2024-02-12T17:58:00Z" w:initials="IF">
    <w:p w14:paraId="595DE8AF" w14:textId="0D299394" w:rsidR="00BE7492" w:rsidRDefault="00BE7492">
      <w:pPr>
        <w:pStyle w:val="CommentText"/>
      </w:pPr>
      <w:r>
        <w:rPr>
          <w:rStyle w:val="CommentReference"/>
        </w:rPr>
        <w:annotationRef/>
      </w:r>
      <w:r>
        <w:t>Is this the name used in the ref? Why hybrid?</w:t>
      </w:r>
    </w:p>
  </w:comment>
  <w:comment w:id="29" w:author="Mikhail Bandurist" w:date="2024-02-20T03:39:00Z" w:initials="MB">
    <w:p w14:paraId="1FA8F165" w14:textId="78BCA697" w:rsidR="00816202" w:rsidRDefault="00816202">
      <w:pPr>
        <w:pStyle w:val="CommentText"/>
      </w:pPr>
      <w:r>
        <w:rPr>
          <w:rStyle w:val="CommentReference"/>
        </w:rPr>
        <w:annotationRef/>
      </w:r>
      <w:r>
        <w:t>Yes, it is called this way. If it sounds weird, I can delete the word “hybrid”.</w:t>
      </w:r>
    </w:p>
  </w:comment>
  <w:comment w:id="33" w:author="Ilaria Fratelli" w:date="2024-02-12T18:25:00Z" w:initials="IF">
    <w:p w14:paraId="60412487" w14:textId="0DE0C27D" w:rsidR="00DD5E23" w:rsidRDefault="00DD5E23">
      <w:pPr>
        <w:pStyle w:val="CommentText"/>
      </w:pPr>
      <w:r>
        <w:rPr>
          <w:rStyle w:val="CommentReference"/>
        </w:rPr>
        <w:annotationRef/>
      </w:r>
      <w:r>
        <w:t>? For holes? check</w:t>
      </w:r>
    </w:p>
  </w:comment>
  <w:comment w:id="34" w:author="Ilaria Fratelli" w:date="2024-02-12T18:42:00Z" w:initials="IF">
    <w:p w14:paraId="6FB342F1" w14:textId="2D58F9DA" w:rsidR="00401892" w:rsidRDefault="00401892">
      <w:pPr>
        <w:pStyle w:val="CommentText"/>
      </w:pPr>
      <w:r>
        <w:rPr>
          <w:rStyle w:val="CommentReference"/>
        </w:rPr>
        <w:annotationRef/>
      </w:r>
      <w:r>
        <w:t>It is very hard to provide comparable detection efficiency, for some application it is sufficient to achieve lower detecting performances BUT other properties such as the flexibility and large area.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90B978" w15:done="0"/>
  <w15:commentEx w15:paraId="434C7A47" w15:done="1"/>
  <w15:commentEx w15:paraId="5B92289C" w15:done="1"/>
  <w15:commentEx w15:paraId="0C48BB72" w15:done="1"/>
  <w15:commentEx w15:paraId="5D4BC873" w15:done="0"/>
  <w15:commentEx w15:paraId="3F55BAEB" w15:done="0"/>
  <w15:commentEx w15:paraId="56F0ACBA" w15:done="1"/>
  <w15:commentEx w15:paraId="6A1F2FDD" w15:done="1"/>
  <w15:commentEx w15:paraId="54BED735" w15:done="0"/>
  <w15:commentEx w15:paraId="7E3FFBF0" w15:done="1"/>
  <w15:commentEx w15:paraId="25D03C96" w15:done="1"/>
  <w15:commentEx w15:paraId="4614D8C8" w15:done="0"/>
  <w15:commentEx w15:paraId="2B2CA3A4" w15:done="1"/>
  <w15:commentEx w15:paraId="595DE8AF" w15:done="0"/>
  <w15:commentEx w15:paraId="1FA8F165" w15:paraIdParent="595DE8AF" w15:done="0"/>
  <w15:commentEx w15:paraId="60412487" w15:done="1"/>
  <w15:commentEx w15:paraId="6FB342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4A781B" w16cex:dateUtc="2024-02-20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90B978" w16cid:durableId="2974921D"/>
  <w16cid:commentId w16cid:paraId="434C7A47" w16cid:durableId="2974AB64"/>
  <w16cid:commentId w16cid:paraId="5B92289C" w16cid:durableId="2974ACDC"/>
  <w16cid:commentId w16cid:paraId="0C48BB72" w16cid:durableId="78AED7CF"/>
  <w16cid:commentId w16cid:paraId="5D4BC873" w16cid:durableId="7BF6BCCF"/>
  <w16cid:commentId w16cid:paraId="3F55BAEB" w16cid:durableId="56045486"/>
  <w16cid:commentId w16cid:paraId="56F0ACBA" w16cid:durableId="695809FA"/>
  <w16cid:commentId w16cid:paraId="6A1F2FDD" w16cid:durableId="44BE4C50"/>
  <w16cid:commentId w16cid:paraId="54BED735" w16cid:durableId="2974C68B"/>
  <w16cid:commentId w16cid:paraId="7E3FFBF0" w16cid:durableId="5836E0E7"/>
  <w16cid:commentId w16cid:paraId="25D03C96" w16cid:durableId="2974AEAA"/>
  <w16cid:commentId w16cid:paraId="4614D8C8" w16cid:durableId="2974C623"/>
  <w16cid:commentId w16cid:paraId="2B2CA3A4" w16cid:durableId="2974C633"/>
  <w16cid:commentId w16cid:paraId="595DE8AF" w16cid:durableId="2974DAAB"/>
  <w16cid:commentId w16cid:paraId="1FA8F165" w16cid:durableId="004A781B"/>
  <w16cid:commentId w16cid:paraId="60412487" w16cid:durableId="2974E121"/>
  <w16cid:commentId w16cid:paraId="6FB342F1" w16cid:durableId="2974E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8DD56" w14:textId="77777777" w:rsidR="00A876C1" w:rsidRDefault="00A876C1" w:rsidP="00943BAA">
      <w:r>
        <w:separator/>
      </w:r>
    </w:p>
  </w:endnote>
  <w:endnote w:type="continuationSeparator" w:id="0">
    <w:p w14:paraId="7BDE740A" w14:textId="77777777" w:rsidR="00A876C1" w:rsidRDefault="00A876C1" w:rsidP="0094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0130"/>
      <w:docPartObj>
        <w:docPartGallery w:val="Page Numbers (Bottom of Page)"/>
        <w:docPartUnique/>
      </w:docPartObj>
    </w:sdtPr>
    <w:sdtContent>
      <w:p w14:paraId="132A6440" w14:textId="06F1A949" w:rsidR="00535D78" w:rsidRDefault="00535D78">
        <w:pPr>
          <w:pStyle w:val="Footer"/>
          <w:jc w:val="center"/>
        </w:pPr>
        <w:r>
          <w:fldChar w:fldCharType="begin"/>
        </w:r>
        <w:r>
          <w:instrText>PAGE   \* MERGEFORMAT</w:instrText>
        </w:r>
        <w:r>
          <w:fldChar w:fldCharType="separate"/>
        </w:r>
        <w:r>
          <w:t>2</w:t>
        </w:r>
        <w:r>
          <w:fldChar w:fldCharType="end"/>
        </w:r>
      </w:p>
    </w:sdtContent>
  </w:sdt>
  <w:p w14:paraId="5B4FAEF1" w14:textId="77777777" w:rsidR="00535D78" w:rsidRDefault="00535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68893" w14:textId="0A8856D7" w:rsidR="00535D78" w:rsidRDefault="00535D78" w:rsidP="002A0775">
    <w:pPr>
      <w:pStyle w:val="Footer"/>
    </w:pPr>
  </w:p>
  <w:p w14:paraId="56B8D651" w14:textId="77777777" w:rsidR="00535D78" w:rsidRDefault="00535D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581325"/>
      <w:docPartObj>
        <w:docPartGallery w:val="Page Numbers (Bottom of Page)"/>
        <w:docPartUnique/>
      </w:docPartObj>
    </w:sdtPr>
    <w:sdtContent>
      <w:p w14:paraId="620DA2A7" w14:textId="77777777" w:rsidR="00535D78" w:rsidRDefault="00535D78">
        <w:pPr>
          <w:pStyle w:val="Footer"/>
          <w:jc w:val="center"/>
        </w:pPr>
        <w:r>
          <w:fldChar w:fldCharType="begin"/>
        </w:r>
        <w:r>
          <w:instrText>PAGE   \* MERGEFORMAT</w:instrText>
        </w:r>
        <w:r>
          <w:fldChar w:fldCharType="separate"/>
        </w:r>
        <w:r>
          <w:t>2</w:t>
        </w:r>
        <w:r>
          <w:fldChar w:fldCharType="end"/>
        </w:r>
      </w:p>
    </w:sdtContent>
  </w:sdt>
  <w:p w14:paraId="4025C167" w14:textId="77777777" w:rsidR="00535D78" w:rsidRDefault="00535D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058658"/>
      <w:docPartObj>
        <w:docPartGallery w:val="Page Numbers (Bottom of Page)"/>
        <w:docPartUnique/>
      </w:docPartObj>
    </w:sdtPr>
    <w:sdtContent>
      <w:p w14:paraId="54FA4B5F" w14:textId="77777777" w:rsidR="00535D78" w:rsidRDefault="00535D78">
        <w:pPr>
          <w:pStyle w:val="Footer"/>
          <w:jc w:val="center"/>
        </w:pPr>
        <w:r>
          <w:fldChar w:fldCharType="begin"/>
        </w:r>
        <w:r>
          <w:instrText>PAGE   \* MERGEFORMAT</w:instrText>
        </w:r>
        <w:r>
          <w:fldChar w:fldCharType="separate"/>
        </w:r>
        <w:r>
          <w:t>2</w:t>
        </w:r>
        <w:r>
          <w:fldChar w:fldCharType="end"/>
        </w:r>
      </w:p>
    </w:sdtContent>
  </w:sdt>
  <w:p w14:paraId="212A67C9" w14:textId="77777777" w:rsidR="00535D78" w:rsidRDefault="00535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6BB09" w14:textId="77777777" w:rsidR="00A876C1" w:rsidRDefault="00A876C1" w:rsidP="00943BAA">
      <w:r>
        <w:separator/>
      </w:r>
    </w:p>
  </w:footnote>
  <w:footnote w:type="continuationSeparator" w:id="0">
    <w:p w14:paraId="486477B5" w14:textId="77777777" w:rsidR="00A876C1" w:rsidRDefault="00A876C1" w:rsidP="0094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D0359"/>
    <w:multiLevelType w:val="hybridMultilevel"/>
    <w:tmpl w:val="B0D67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DC2BA7"/>
    <w:multiLevelType w:val="hybridMultilevel"/>
    <w:tmpl w:val="E1AE53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042C45"/>
    <w:multiLevelType w:val="hybridMultilevel"/>
    <w:tmpl w:val="88C0D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65082E"/>
    <w:multiLevelType w:val="hybridMultilevel"/>
    <w:tmpl w:val="1E2AB2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A72851"/>
    <w:multiLevelType w:val="hybridMultilevel"/>
    <w:tmpl w:val="ECF6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161183"/>
    <w:multiLevelType w:val="multilevel"/>
    <w:tmpl w:val="3B48C5F6"/>
    <w:lvl w:ilvl="0">
      <w:start w:val="1"/>
      <w:numFmt w:val="decimal"/>
      <w:pStyle w:val="Heading1"/>
      <w:suff w:val="space"/>
      <w:lvlText w:val="Chapter %1 "/>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24EF1713"/>
    <w:multiLevelType w:val="multilevel"/>
    <w:tmpl w:val="BAE0A686"/>
    <w:lvl w:ilvl="0">
      <w:start w:val="1"/>
      <w:numFmt w:val="decimal"/>
      <w:suff w:val="space"/>
      <w:lvlText w:val="Chapter %1 "/>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pStyle w:val="Heading4"/>
      <w:lvlText w:val=""/>
      <w:lvlJc w:val="left"/>
      <w:pPr>
        <w:ind w:left="0" w:firstLine="0"/>
      </w:pPr>
      <w:rPr>
        <w:rFonts w:ascii="Times New Roman" w:hAnsi="Times New Roman" w:hint="default"/>
        <w:b/>
        <w:i w:val="0"/>
        <w:sz w:val="32"/>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5EE5CE5"/>
    <w:multiLevelType w:val="hybridMultilevel"/>
    <w:tmpl w:val="2EC0C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D01A4"/>
    <w:multiLevelType w:val="hybridMultilevel"/>
    <w:tmpl w:val="3CFA8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7DD0AD6"/>
    <w:multiLevelType w:val="hybridMultilevel"/>
    <w:tmpl w:val="B89CA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144FAC"/>
    <w:multiLevelType w:val="hybridMultilevel"/>
    <w:tmpl w:val="89F271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4C660A"/>
    <w:multiLevelType w:val="hybridMultilevel"/>
    <w:tmpl w:val="F7C25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141497"/>
    <w:multiLevelType w:val="hybridMultilevel"/>
    <w:tmpl w:val="13D052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1A349B"/>
    <w:multiLevelType w:val="hybridMultilevel"/>
    <w:tmpl w:val="D3505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74437A"/>
    <w:multiLevelType w:val="hybridMultilevel"/>
    <w:tmpl w:val="E36E83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0E301A"/>
    <w:multiLevelType w:val="hybridMultilevel"/>
    <w:tmpl w:val="DC3A32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AD97442"/>
    <w:multiLevelType w:val="hybridMultilevel"/>
    <w:tmpl w:val="2160B9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8B11089"/>
    <w:multiLevelType w:val="hybridMultilevel"/>
    <w:tmpl w:val="009E2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78E67C8"/>
    <w:multiLevelType w:val="hybridMultilevel"/>
    <w:tmpl w:val="07A20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30443161">
    <w:abstractNumId w:val="5"/>
  </w:num>
  <w:num w:numId="2" w16cid:durableId="1672638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186261">
    <w:abstractNumId w:val="6"/>
  </w:num>
  <w:num w:numId="4" w16cid:durableId="450324345">
    <w:abstractNumId w:val="14"/>
  </w:num>
  <w:num w:numId="5" w16cid:durableId="783697659">
    <w:abstractNumId w:val="8"/>
  </w:num>
  <w:num w:numId="6" w16cid:durableId="933592486">
    <w:abstractNumId w:val="16"/>
  </w:num>
  <w:num w:numId="7" w16cid:durableId="1937785965">
    <w:abstractNumId w:val="12"/>
  </w:num>
  <w:num w:numId="8" w16cid:durableId="790786440">
    <w:abstractNumId w:val="3"/>
  </w:num>
  <w:num w:numId="9" w16cid:durableId="28800610">
    <w:abstractNumId w:val="15"/>
  </w:num>
  <w:num w:numId="10" w16cid:durableId="1375545540">
    <w:abstractNumId w:val="0"/>
  </w:num>
  <w:num w:numId="11" w16cid:durableId="1849129169">
    <w:abstractNumId w:val="13"/>
  </w:num>
  <w:num w:numId="12" w16cid:durableId="591625085">
    <w:abstractNumId w:val="9"/>
  </w:num>
  <w:num w:numId="13" w16cid:durableId="1681354837">
    <w:abstractNumId w:val="4"/>
  </w:num>
  <w:num w:numId="14" w16cid:durableId="758866091">
    <w:abstractNumId w:val="18"/>
  </w:num>
  <w:num w:numId="15" w16cid:durableId="1445659906">
    <w:abstractNumId w:val="10"/>
  </w:num>
  <w:num w:numId="16" w16cid:durableId="899486241">
    <w:abstractNumId w:val="11"/>
  </w:num>
  <w:num w:numId="17" w16cid:durableId="1040472114">
    <w:abstractNumId w:val="1"/>
  </w:num>
  <w:num w:numId="18" w16cid:durableId="1880163151">
    <w:abstractNumId w:val="2"/>
  </w:num>
  <w:num w:numId="19" w16cid:durableId="923996205">
    <w:abstractNumId w:val="7"/>
  </w:num>
  <w:num w:numId="20" w16cid:durableId="23967604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laria Fratelli">
    <w15:presenceInfo w15:providerId="Windows Live" w15:userId="e57f55479541be46"/>
  </w15:person>
  <w15:person w15:author="Mikhail Bandurist">
    <w15:presenceInfo w15:providerId="Windows Live" w15:userId="5fc23e0272787a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474"/>
    <w:rsid w:val="00005F0E"/>
    <w:rsid w:val="0001639C"/>
    <w:rsid w:val="00020216"/>
    <w:rsid w:val="0003063B"/>
    <w:rsid w:val="00031A69"/>
    <w:rsid w:val="0004487C"/>
    <w:rsid w:val="00051E97"/>
    <w:rsid w:val="00071A59"/>
    <w:rsid w:val="00071E28"/>
    <w:rsid w:val="000A15DB"/>
    <w:rsid w:val="000C5FC2"/>
    <w:rsid w:val="000D06F2"/>
    <w:rsid w:val="000D4803"/>
    <w:rsid w:val="000F0165"/>
    <w:rsid w:val="000F42C2"/>
    <w:rsid w:val="000F6318"/>
    <w:rsid w:val="00101991"/>
    <w:rsid w:val="00110989"/>
    <w:rsid w:val="0011112A"/>
    <w:rsid w:val="0011135B"/>
    <w:rsid w:val="001148A2"/>
    <w:rsid w:val="00124E00"/>
    <w:rsid w:val="001278AC"/>
    <w:rsid w:val="001455D3"/>
    <w:rsid w:val="001574D4"/>
    <w:rsid w:val="001709A4"/>
    <w:rsid w:val="00173CF7"/>
    <w:rsid w:val="00187E00"/>
    <w:rsid w:val="00195B2F"/>
    <w:rsid w:val="001B6D3D"/>
    <w:rsid w:val="001E410A"/>
    <w:rsid w:val="001F0021"/>
    <w:rsid w:val="001F7AAF"/>
    <w:rsid w:val="00206AAD"/>
    <w:rsid w:val="00216073"/>
    <w:rsid w:val="002314A0"/>
    <w:rsid w:val="00243B87"/>
    <w:rsid w:val="00243F3A"/>
    <w:rsid w:val="0026346F"/>
    <w:rsid w:val="002910A4"/>
    <w:rsid w:val="002A0775"/>
    <w:rsid w:val="002A1B55"/>
    <w:rsid w:val="002B0E80"/>
    <w:rsid w:val="002B250F"/>
    <w:rsid w:val="002C357B"/>
    <w:rsid w:val="002D0DC4"/>
    <w:rsid w:val="002D3343"/>
    <w:rsid w:val="002E2009"/>
    <w:rsid w:val="00301697"/>
    <w:rsid w:val="00307229"/>
    <w:rsid w:val="00310FAA"/>
    <w:rsid w:val="00317334"/>
    <w:rsid w:val="00317403"/>
    <w:rsid w:val="003275D2"/>
    <w:rsid w:val="00327C1E"/>
    <w:rsid w:val="00330986"/>
    <w:rsid w:val="00333FB4"/>
    <w:rsid w:val="00337515"/>
    <w:rsid w:val="00350047"/>
    <w:rsid w:val="0035651A"/>
    <w:rsid w:val="00361755"/>
    <w:rsid w:val="00361CE7"/>
    <w:rsid w:val="003730DD"/>
    <w:rsid w:val="003960EF"/>
    <w:rsid w:val="003A03AD"/>
    <w:rsid w:val="003B520F"/>
    <w:rsid w:val="003E1FA2"/>
    <w:rsid w:val="003F14D2"/>
    <w:rsid w:val="003F368E"/>
    <w:rsid w:val="00401892"/>
    <w:rsid w:val="004022AC"/>
    <w:rsid w:val="00406D1F"/>
    <w:rsid w:val="00417D5F"/>
    <w:rsid w:val="00422BAC"/>
    <w:rsid w:val="00423E1C"/>
    <w:rsid w:val="00426642"/>
    <w:rsid w:val="00435983"/>
    <w:rsid w:val="004376E9"/>
    <w:rsid w:val="00450F33"/>
    <w:rsid w:val="0045371C"/>
    <w:rsid w:val="0045536E"/>
    <w:rsid w:val="004556C2"/>
    <w:rsid w:val="0048062D"/>
    <w:rsid w:val="00487BE4"/>
    <w:rsid w:val="00495B1E"/>
    <w:rsid w:val="004976BD"/>
    <w:rsid w:val="004A0736"/>
    <w:rsid w:val="004A3589"/>
    <w:rsid w:val="004A5593"/>
    <w:rsid w:val="004B4084"/>
    <w:rsid w:val="004C1D63"/>
    <w:rsid w:val="004C3EC5"/>
    <w:rsid w:val="004E1CD1"/>
    <w:rsid w:val="004E3AE4"/>
    <w:rsid w:val="004E67CB"/>
    <w:rsid w:val="004F5D75"/>
    <w:rsid w:val="005004D8"/>
    <w:rsid w:val="00510FFF"/>
    <w:rsid w:val="00512922"/>
    <w:rsid w:val="00513B19"/>
    <w:rsid w:val="005173CA"/>
    <w:rsid w:val="005303DF"/>
    <w:rsid w:val="00535D78"/>
    <w:rsid w:val="0053705F"/>
    <w:rsid w:val="005465D6"/>
    <w:rsid w:val="0059442B"/>
    <w:rsid w:val="00594FFE"/>
    <w:rsid w:val="005A6588"/>
    <w:rsid w:val="005A7D5F"/>
    <w:rsid w:val="005D40D9"/>
    <w:rsid w:val="005D6D0F"/>
    <w:rsid w:val="00601CB8"/>
    <w:rsid w:val="00607CE1"/>
    <w:rsid w:val="00617FAE"/>
    <w:rsid w:val="00626A85"/>
    <w:rsid w:val="0062782D"/>
    <w:rsid w:val="00631F55"/>
    <w:rsid w:val="006349FD"/>
    <w:rsid w:val="006356FF"/>
    <w:rsid w:val="00643BDB"/>
    <w:rsid w:val="0066541B"/>
    <w:rsid w:val="00681132"/>
    <w:rsid w:val="00691A83"/>
    <w:rsid w:val="006A07AF"/>
    <w:rsid w:val="006B04D5"/>
    <w:rsid w:val="006E0DE6"/>
    <w:rsid w:val="006E1A6D"/>
    <w:rsid w:val="00704DD9"/>
    <w:rsid w:val="0071062F"/>
    <w:rsid w:val="007126D1"/>
    <w:rsid w:val="00720AEA"/>
    <w:rsid w:val="0072132C"/>
    <w:rsid w:val="007226BA"/>
    <w:rsid w:val="00734519"/>
    <w:rsid w:val="0075607B"/>
    <w:rsid w:val="00760F9A"/>
    <w:rsid w:val="00761A6A"/>
    <w:rsid w:val="007753DF"/>
    <w:rsid w:val="00795583"/>
    <w:rsid w:val="007A7087"/>
    <w:rsid w:val="007B6078"/>
    <w:rsid w:val="007B7046"/>
    <w:rsid w:val="007D3D44"/>
    <w:rsid w:val="007D5744"/>
    <w:rsid w:val="007D79B6"/>
    <w:rsid w:val="007E5725"/>
    <w:rsid w:val="007F0139"/>
    <w:rsid w:val="00802124"/>
    <w:rsid w:val="00806472"/>
    <w:rsid w:val="00816202"/>
    <w:rsid w:val="00825644"/>
    <w:rsid w:val="00843D73"/>
    <w:rsid w:val="0085093F"/>
    <w:rsid w:val="00854145"/>
    <w:rsid w:val="008626B6"/>
    <w:rsid w:val="00870152"/>
    <w:rsid w:val="0087088B"/>
    <w:rsid w:val="008A7AF9"/>
    <w:rsid w:val="008B076C"/>
    <w:rsid w:val="008B2AD8"/>
    <w:rsid w:val="008B3883"/>
    <w:rsid w:val="008B609F"/>
    <w:rsid w:val="008D26B7"/>
    <w:rsid w:val="008D7395"/>
    <w:rsid w:val="008F09BF"/>
    <w:rsid w:val="009277B7"/>
    <w:rsid w:val="00930E63"/>
    <w:rsid w:val="00934F24"/>
    <w:rsid w:val="00936F94"/>
    <w:rsid w:val="00943BAA"/>
    <w:rsid w:val="00946E76"/>
    <w:rsid w:val="00952B7B"/>
    <w:rsid w:val="00975886"/>
    <w:rsid w:val="009A12E7"/>
    <w:rsid w:val="009A7316"/>
    <w:rsid w:val="009A75D1"/>
    <w:rsid w:val="009B787F"/>
    <w:rsid w:val="009C5084"/>
    <w:rsid w:val="009F6288"/>
    <w:rsid w:val="00A02E8B"/>
    <w:rsid w:val="00A23587"/>
    <w:rsid w:val="00A2361C"/>
    <w:rsid w:val="00A42361"/>
    <w:rsid w:val="00A639F7"/>
    <w:rsid w:val="00A876C1"/>
    <w:rsid w:val="00A9057D"/>
    <w:rsid w:val="00AA1C1D"/>
    <w:rsid w:val="00AA4AC4"/>
    <w:rsid w:val="00AB18CA"/>
    <w:rsid w:val="00AD2D59"/>
    <w:rsid w:val="00AD6486"/>
    <w:rsid w:val="00AE2D04"/>
    <w:rsid w:val="00B04EDC"/>
    <w:rsid w:val="00B119BF"/>
    <w:rsid w:val="00B15BD8"/>
    <w:rsid w:val="00B17C74"/>
    <w:rsid w:val="00B22FBE"/>
    <w:rsid w:val="00B275C8"/>
    <w:rsid w:val="00B4351C"/>
    <w:rsid w:val="00B43EB1"/>
    <w:rsid w:val="00B46D03"/>
    <w:rsid w:val="00B50472"/>
    <w:rsid w:val="00B50AFD"/>
    <w:rsid w:val="00B6125F"/>
    <w:rsid w:val="00B63DE0"/>
    <w:rsid w:val="00B661F8"/>
    <w:rsid w:val="00B86268"/>
    <w:rsid w:val="00BC416D"/>
    <w:rsid w:val="00BC66E2"/>
    <w:rsid w:val="00BC6C77"/>
    <w:rsid w:val="00BD1FC9"/>
    <w:rsid w:val="00BE23B7"/>
    <w:rsid w:val="00BE7492"/>
    <w:rsid w:val="00C067B2"/>
    <w:rsid w:val="00C12DEB"/>
    <w:rsid w:val="00C25DAB"/>
    <w:rsid w:val="00C3056B"/>
    <w:rsid w:val="00C459A7"/>
    <w:rsid w:val="00C50A3B"/>
    <w:rsid w:val="00C61728"/>
    <w:rsid w:val="00C7108B"/>
    <w:rsid w:val="00C87F53"/>
    <w:rsid w:val="00C90727"/>
    <w:rsid w:val="00CA0EC1"/>
    <w:rsid w:val="00CB2FC4"/>
    <w:rsid w:val="00CB4A7E"/>
    <w:rsid w:val="00CB52FA"/>
    <w:rsid w:val="00CC3D35"/>
    <w:rsid w:val="00CD7B96"/>
    <w:rsid w:val="00CE20A5"/>
    <w:rsid w:val="00CE7463"/>
    <w:rsid w:val="00D07188"/>
    <w:rsid w:val="00D35D65"/>
    <w:rsid w:val="00D36B0D"/>
    <w:rsid w:val="00D43C62"/>
    <w:rsid w:val="00D47386"/>
    <w:rsid w:val="00D54949"/>
    <w:rsid w:val="00D578C4"/>
    <w:rsid w:val="00D62FC7"/>
    <w:rsid w:val="00D71500"/>
    <w:rsid w:val="00D9639A"/>
    <w:rsid w:val="00D97475"/>
    <w:rsid w:val="00DA035C"/>
    <w:rsid w:val="00DB76DF"/>
    <w:rsid w:val="00DD5E23"/>
    <w:rsid w:val="00DD7C8D"/>
    <w:rsid w:val="00DE0BF0"/>
    <w:rsid w:val="00DE1BD2"/>
    <w:rsid w:val="00DF0886"/>
    <w:rsid w:val="00DF3661"/>
    <w:rsid w:val="00E10B98"/>
    <w:rsid w:val="00E14F59"/>
    <w:rsid w:val="00E151C9"/>
    <w:rsid w:val="00E2077E"/>
    <w:rsid w:val="00E40903"/>
    <w:rsid w:val="00E50AEF"/>
    <w:rsid w:val="00E56F3A"/>
    <w:rsid w:val="00E60DFF"/>
    <w:rsid w:val="00E636CF"/>
    <w:rsid w:val="00E6537C"/>
    <w:rsid w:val="00E82BE6"/>
    <w:rsid w:val="00E875C7"/>
    <w:rsid w:val="00EA0E5F"/>
    <w:rsid w:val="00EA785A"/>
    <w:rsid w:val="00EA7A08"/>
    <w:rsid w:val="00EB3BAE"/>
    <w:rsid w:val="00EB61C5"/>
    <w:rsid w:val="00EC479D"/>
    <w:rsid w:val="00F04F4B"/>
    <w:rsid w:val="00F1271D"/>
    <w:rsid w:val="00F140BC"/>
    <w:rsid w:val="00F1609D"/>
    <w:rsid w:val="00F21BDC"/>
    <w:rsid w:val="00F406D7"/>
    <w:rsid w:val="00F45528"/>
    <w:rsid w:val="00F726DF"/>
    <w:rsid w:val="00F77F49"/>
    <w:rsid w:val="00F83FAB"/>
    <w:rsid w:val="00FA034C"/>
    <w:rsid w:val="00FA3103"/>
    <w:rsid w:val="00FB07A6"/>
    <w:rsid w:val="00FB246B"/>
    <w:rsid w:val="00FC4934"/>
    <w:rsid w:val="00FC68F5"/>
    <w:rsid w:val="00FD2967"/>
    <w:rsid w:val="00FE0863"/>
    <w:rsid w:val="00FF3EF5"/>
    <w:rsid w:val="00FF4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25321"/>
  <w15:chartTrackingRefBased/>
  <w15:docId w15:val="{503361C5-6A98-4EB9-8ADF-A389F0D84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8"/>
        <w:lang w:val="ru-RU" w:eastAsia="en-US" w:bidi="ar-SA"/>
        <w14:ligatures w14:val="standardContextual"/>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E7"/>
    <w:rPr>
      <w:sz w:val="24"/>
      <w:lang w:val="en-GB"/>
    </w:rPr>
  </w:style>
  <w:style w:type="paragraph" w:styleId="Heading1">
    <w:name w:val="heading 1"/>
    <w:basedOn w:val="Normal"/>
    <w:next w:val="Normal"/>
    <w:link w:val="Heading1Char"/>
    <w:uiPriority w:val="9"/>
    <w:qFormat/>
    <w:rsid w:val="004F5D75"/>
    <w:pPr>
      <w:keepNext/>
      <w:keepLines/>
      <w:numPr>
        <w:numId w:val="1"/>
      </w:numPr>
      <w:spacing w:before="240" w:after="0"/>
      <w:outlineLvl w:val="0"/>
    </w:pPr>
    <w:rPr>
      <w:rFonts w:eastAsiaTheme="majorEastAsia" w:cs="Times New Roman"/>
      <w:b/>
      <w:bCs/>
      <w:color w:val="000000" w:themeColor="text1"/>
      <w:sz w:val="32"/>
      <w:szCs w:val="32"/>
      <w:lang w:val="en-US"/>
    </w:rPr>
  </w:style>
  <w:style w:type="paragraph" w:styleId="Heading2">
    <w:name w:val="heading 2"/>
    <w:basedOn w:val="Normal"/>
    <w:next w:val="Normal"/>
    <w:link w:val="Heading2Char"/>
    <w:uiPriority w:val="9"/>
    <w:qFormat/>
    <w:rsid w:val="00C3056B"/>
    <w:pPr>
      <w:keepNext/>
      <w:keepLines/>
      <w:numPr>
        <w:ilvl w:val="1"/>
        <w:numId w:val="1"/>
      </w:numPr>
      <w:spacing w:before="40" w:after="0"/>
      <w:outlineLvl w:val="1"/>
    </w:pPr>
    <w:rPr>
      <w:rFonts w:eastAsiaTheme="majorEastAsia" w:cs="Times New Roman"/>
      <w:b/>
      <w:bCs/>
      <w:color w:val="000000" w:themeColor="text1"/>
      <w:sz w:val="28"/>
      <w:lang w:val="en-US"/>
    </w:rPr>
  </w:style>
  <w:style w:type="paragraph" w:styleId="Heading3">
    <w:name w:val="heading 3"/>
    <w:basedOn w:val="Normal"/>
    <w:next w:val="Normal"/>
    <w:link w:val="Heading3Char"/>
    <w:uiPriority w:val="9"/>
    <w:qFormat/>
    <w:rsid w:val="004F5D75"/>
    <w:pPr>
      <w:keepNext/>
      <w:keepLines/>
      <w:numPr>
        <w:ilvl w:val="2"/>
        <w:numId w:val="1"/>
      </w:numPr>
      <w:spacing w:before="40" w:after="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qFormat/>
    <w:rsid w:val="00BC416D"/>
    <w:pPr>
      <w:keepNext/>
      <w:keepLines/>
      <w:numPr>
        <w:ilvl w:val="3"/>
        <w:numId w:val="3"/>
      </w:numPr>
      <w:spacing w:before="40" w:after="0"/>
      <w:outlineLvl w:val="3"/>
    </w:pPr>
    <w:rPr>
      <w:rFonts w:eastAsiaTheme="majorEastAsia" w:cs="Times New Roman"/>
      <w:b/>
      <w:bCs/>
      <w:color w:val="000000" w:themeColor="text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75"/>
    <w:rPr>
      <w:rFonts w:eastAsiaTheme="majorEastAsia" w:cs="Times New Roman"/>
      <w:b/>
      <w:bCs/>
      <w:color w:val="000000" w:themeColor="text1"/>
      <w:sz w:val="32"/>
      <w:szCs w:val="32"/>
      <w:lang w:val="en-US"/>
    </w:rPr>
  </w:style>
  <w:style w:type="character" w:customStyle="1" w:styleId="Heading2Char">
    <w:name w:val="Heading 2 Char"/>
    <w:basedOn w:val="DefaultParagraphFont"/>
    <w:link w:val="Heading2"/>
    <w:uiPriority w:val="9"/>
    <w:rsid w:val="00C3056B"/>
    <w:rPr>
      <w:rFonts w:eastAsiaTheme="majorEastAsia" w:cs="Times New Roman"/>
      <w:b/>
      <w:bCs/>
      <w:color w:val="000000" w:themeColor="text1"/>
      <w:lang w:val="en-US"/>
    </w:rPr>
  </w:style>
  <w:style w:type="character" w:customStyle="1" w:styleId="Heading3Char">
    <w:name w:val="Heading 3 Char"/>
    <w:basedOn w:val="DefaultParagraphFont"/>
    <w:link w:val="Heading3"/>
    <w:uiPriority w:val="9"/>
    <w:rsid w:val="004F5D75"/>
    <w:rPr>
      <w:rFonts w:eastAsiaTheme="majorEastAsia" w:cs="Times New Roman"/>
      <w:b/>
      <w:bCs/>
      <w:color w:val="000000" w:themeColor="text1"/>
      <w:sz w:val="24"/>
      <w:szCs w:val="24"/>
      <w:lang w:val="en-US"/>
    </w:rPr>
  </w:style>
  <w:style w:type="character" w:customStyle="1" w:styleId="Heading4Char">
    <w:name w:val="Heading 4 Char"/>
    <w:basedOn w:val="DefaultParagraphFont"/>
    <w:link w:val="Heading4"/>
    <w:uiPriority w:val="9"/>
    <w:rsid w:val="00BC416D"/>
    <w:rPr>
      <w:rFonts w:eastAsiaTheme="majorEastAsia" w:cs="Times New Roman"/>
      <w:b/>
      <w:bCs/>
      <w:color w:val="000000" w:themeColor="text1"/>
      <w:sz w:val="32"/>
      <w:szCs w:val="32"/>
      <w:lang w:val="en-US"/>
    </w:rPr>
  </w:style>
  <w:style w:type="paragraph" w:styleId="ListParagraph">
    <w:name w:val="List Paragraph"/>
    <w:basedOn w:val="Normal"/>
    <w:uiPriority w:val="34"/>
    <w:qFormat/>
    <w:rsid w:val="00FB246B"/>
    <w:pPr>
      <w:ind w:left="720"/>
      <w:contextualSpacing/>
    </w:pPr>
  </w:style>
  <w:style w:type="paragraph" w:styleId="TOCHeading">
    <w:name w:val="TOC Heading"/>
    <w:basedOn w:val="Heading1"/>
    <w:next w:val="Normal"/>
    <w:uiPriority w:val="39"/>
    <w:unhideWhenUsed/>
    <w:qFormat/>
    <w:rsid w:val="00301697"/>
    <w:pPr>
      <w:numPr>
        <w:numId w:val="0"/>
      </w:numPr>
      <w:spacing w:line="259" w:lineRule="auto"/>
      <w:jc w:val="left"/>
      <w:outlineLvl w:val="9"/>
    </w:pPr>
    <w:rPr>
      <w:rFonts w:asciiTheme="majorHAnsi" w:hAnsiTheme="majorHAnsi" w:cstheme="majorBidi"/>
      <w:b w:val="0"/>
      <w:bCs w:val="0"/>
      <w:color w:val="2F5496" w:themeColor="accent1" w:themeShade="BF"/>
      <w:kern w:val="0"/>
      <w:lang w:val="ru-RU" w:eastAsia="ru-RU"/>
      <w14:ligatures w14:val="none"/>
    </w:rPr>
  </w:style>
  <w:style w:type="paragraph" w:styleId="TOC1">
    <w:name w:val="toc 1"/>
    <w:basedOn w:val="Normal"/>
    <w:next w:val="Normal"/>
    <w:autoRedefine/>
    <w:uiPriority w:val="39"/>
    <w:unhideWhenUsed/>
    <w:rsid w:val="00301697"/>
    <w:pPr>
      <w:spacing w:after="100"/>
    </w:pPr>
  </w:style>
  <w:style w:type="paragraph" w:styleId="TOC2">
    <w:name w:val="toc 2"/>
    <w:basedOn w:val="Normal"/>
    <w:next w:val="Normal"/>
    <w:autoRedefine/>
    <w:uiPriority w:val="39"/>
    <w:unhideWhenUsed/>
    <w:rsid w:val="00301697"/>
    <w:pPr>
      <w:spacing w:after="100"/>
      <w:ind w:left="280"/>
    </w:pPr>
  </w:style>
  <w:style w:type="paragraph" w:styleId="TOC3">
    <w:name w:val="toc 3"/>
    <w:basedOn w:val="Normal"/>
    <w:next w:val="Normal"/>
    <w:autoRedefine/>
    <w:uiPriority w:val="39"/>
    <w:unhideWhenUsed/>
    <w:rsid w:val="00301697"/>
    <w:pPr>
      <w:spacing w:after="100"/>
      <w:ind w:left="560"/>
    </w:pPr>
  </w:style>
  <w:style w:type="character" w:styleId="Hyperlink">
    <w:name w:val="Hyperlink"/>
    <w:basedOn w:val="DefaultParagraphFont"/>
    <w:uiPriority w:val="99"/>
    <w:unhideWhenUsed/>
    <w:rsid w:val="00301697"/>
    <w:rPr>
      <w:color w:val="0563C1" w:themeColor="hyperlink"/>
      <w:u w:val="single"/>
    </w:rPr>
  </w:style>
  <w:style w:type="paragraph" w:styleId="Header">
    <w:name w:val="header"/>
    <w:basedOn w:val="Normal"/>
    <w:link w:val="HeaderChar"/>
    <w:uiPriority w:val="99"/>
    <w:unhideWhenUsed/>
    <w:rsid w:val="00943BAA"/>
    <w:pPr>
      <w:tabs>
        <w:tab w:val="center" w:pos="4677"/>
        <w:tab w:val="right" w:pos="9355"/>
      </w:tabs>
      <w:spacing w:after="0" w:line="240" w:lineRule="auto"/>
    </w:pPr>
  </w:style>
  <w:style w:type="character" w:customStyle="1" w:styleId="HeaderChar">
    <w:name w:val="Header Char"/>
    <w:basedOn w:val="DefaultParagraphFont"/>
    <w:link w:val="Header"/>
    <w:uiPriority w:val="99"/>
    <w:rsid w:val="00943BAA"/>
  </w:style>
  <w:style w:type="paragraph" w:styleId="Footer">
    <w:name w:val="footer"/>
    <w:basedOn w:val="Normal"/>
    <w:link w:val="FooterChar"/>
    <w:uiPriority w:val="99"/>
    <w:unhideWhenUsed/>
    <w:rsid w:val="00943BAA"/>
    <w:pPr>
      <w:tabs>
        <w:tab w:val="center" w:pos="4677"/>
        <w:tab w:val="right" w:pos="9355"/>
      </w:tabs>
      <w:spacing w:after="0" w:line="240" w:lineRule="auto"/>
    </w:pPr>
  </w:style>
  <w:style w:type="character" w:customStyle="1" w:styleId="FooterChar">
    <w:name w:val="Footer Char"/>
    <w:basedOn w:val="DefaultParagraphFont"/>
    <w:link w:val="Footer"/>
    <w:uiPriority w:val="99"/>
    <w:rsid w:val="00943BAA"/>
  </w:style>
  <w:style w:type="paragraph" w:styleId="TOC4">
    <w:name w:val="toc 4"/>
    <w:basedOn w:val="Normal"/>
    <w:next w:val="Normal"/>
    <w:autoRedefine/>
    <w:uiPriority w:val="39"/>
    <w:unhideWhenUsed/>
    <w:rsid w:val="00E10B98"/>
    <w:pPr>
      <w:spacing w:after="100"/>
      <w:ind w:left="720"/>
    </w:pPr>
  </w:style>
  <w:style w:type="paragraph" w:customStyle="1" w:styleId="Style1">
    <w:name w:val="Style1"/>
    <w:basedOn w:val="Heading4"/>
    <w:link w:val="Style1Char"/>
    <w:rsid w:val="00361CE7"/>
  </w:style>
  <w:style w:type="character" w:customStyle="1" w:styleId="Style1Char">
    <w:name w:val="Style1 Char"/>
    <w:basedOn w:val="Heading4Char"/>
    <w:link w:val="Style1"/>
    <w:rsid w:val="00361CE7"/>
    <w:rPr>
      <w:rFonts w:eastAsiaTheme="majorEastAsia" w:cs="Times New Roman"/>
      <w:b/>
      <w:bCs/>
      <w:color w:val="000000" w:themeColor="text1"/>
      <w:sz w:val="32"/>
      <w:szCs w:val="32"/>
      <w:lang w:val="en-US"/>
    </w:rPr>
  </w:style>
  <w:style w:type="paragraph" w:styleId="EndnoteText">
    <w:name w:val="endnote text"/>
    <w:basedOn w:val="Normal"/>
    <w:link w:val="EndnoteTextChar"/>
    <w:uiPriority w:val="99"/>
    <w:semiHidden/>
    <w:unhideWhenUsed/>
    <w:rsid w:val="003730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30DD"/>
    <w:rPr>
      <w:sz w:val="20"/>
      <w:szCs w:val="20"/>
      <w:lang w:val="en-GB"/>
    </w:rPr>
  </w:style>
  <w:style w:type="character" w:styleId="EndnoteReference">
    <w:name w:val="endnote reference"/>
    <w:basedOn w:val="DefaultParagraphFont"/>
    <w:uiPriority w:val="99"/>
    <w:semiHidden/>
    <w:unhideWhenUsed/>
    <w:rsid w:val="003730DD"/>
    <w:rPr>
      <w:vertAlign w:val="superscript"/>
    </w:rPr>
  </w:style>
  <w:style w:type="paragraph" w:styleId="Bibliography">
    <w:name w:val="Bibliography"/>
    <w:basedOn w:val="Normal"/>
    <w:next w:val="Normal"/>
    <w:uiPriority w:val="37"/>
    <w:unhideWhenUsed/>
    <w:rsid w:val="007D5744"/>
  </w:style>
  <w:style w:type="character" w:styleId="PlaceholderText">
    <w:name w:val="Placeholder Text"/>
    <w:basedOn w:val="DefaultParagraphFont"/>
    <w:uiPriority w:val="99"/>
    <w:semiHidden/>
    <w:rsid w:val="00243B87"/>
    <w:rPr>
      <w:color w:val="666666"/>
    </w:rPr>
  </w:style>
  <w:style w:type="paragraph" w:styleId="Caption">
    <w:name w:val="caption"/>
    <w:basedOn w:val="Normal"/>
    <w:next w:val="Normal"/>
    <w:uiPriority w:val="35"/>
    <w:unhideWhenUsed/>
    <w:qFormat/>
    <w:rsid w:val="00243B87"/>
    <w:pPr>
      <w:spacing w:after="200" w:line="240" w:lineRule="auto"/>
    </w:pPr>
    <w:rPr>
      <w:rFonts w:eastAsiaTheme="minorEastAsia"/>
      <w:iCs/>
      <w:color w:val="000000" w:themeColor="text1"/>
      <w:szCs w:val="18"/>
      <w:lang w:val="en-US"/>
    </w:rPr>
  </w:style>
  <w:style w:type="table" w:styleId="TableGrid">
    <w:name w:val="Table Grid"/>
    <w:basedOn w:val="TableNormal"/>
    <w:uiPriority w:val="39"/>
    <w:rsid w:val="00450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C66E2"/>
    <w:rPr>
      <w:sz w:val="16"/>
      <w:szCs w:val="16"/>
    </w:rPr>
  </w:style>
  <w:style w:type="paragraph" w:styleId="CommentText">
    <w:name w:val="annotation text"/>
    <w:basedOn w:val="Normal"/>
    <w:link w:val="CommentTextChar"/>
    <w:uiPriority w:val="99"/>
    <w:semiHidden/>
    <w:unhideWhenUsed/>
    <w:rsid w:val="00BC66E2"/>
    <w:pPr>
      <w:spacing w:line="240" w:lineRule="auto"/>
    </w:pPr>
    <w:rPr>
      <w:sz w:val="20"/>
      <w:szCs w:val="20"/>
    </w:rPr>
  </w:style>
  <w:style w:type="character" w:customStyle="1" w:styleId="CommentTextChar">
    <w:name w:val="Comment Text Char"/>
    <w:basedOn w:val="DefaultParagraphFont"/>
    <w:link w:val="CommentText"/>
    <w:uiPriority w:val="99"/>
    <w:semiHidden/>
    <w:rsid w:val="00BC66E2"/>
    <w:rPr>
      <w:sz w:val="20"/>
      <w:szCs w:val="20"/>
      <w:lang w:val="en-GB"/>
    </w:rPr>
  </w:style>
  <w:style w:type="paragraph" w:styleId="CommentSubject">
    <w:name w:val="annotation subject"/>
    <w:basedOn w:val="CommentText"/>
    <w:next w:val="CommentText"/>
    <w:link w:val="CommentSubjectChar"/>
    <w:uiPriority w:val="99"/>
    <w:semiHidden/>
    <w:unhideWhenUsed/>
    <w:rsid w:val="00BC66E2"/>
    <w:rPr>
      <w:b/>
      <w:bCs/>
    </w:rPr>
  </w:style>
  <w:style w:type="character" w:customStyle="1" w:styleId="CommentSubjectChar">
    <w:name w:val="Comment Subject Char"/>
    <w:basedOn w:val="CommentTextChar"/>
    <w:link w:val="CommentSubject"/>
    <w:uiPriority w:val="99"/>
    <w:semiHidden/>
    <w:rsid w:val="00BC66E2"/>
    <w:rPr>
      <w:b/>
      <w:bCs/>
      <w:sz w:val="20"/>
      <w:szCs w:val="20"/>
      <w:lang w:val="en-GB"/>
    </w:rPr>
  </w:style>
  <w:style w:type="paragraph" w:styleId="BalloonText">
    <w:name w:val="Balloon Text"/>
    <w:basedOn w:val="Normal"/>
    <w:link w:val="BalloonTextChar"/>
    <w:uiPriority w:val="99"/>
    <w:semiHidden/>
    <w:unhideWhenUsed/>
    <w:rsid w:val="00BC66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6E2"/>
    <w:rPr>
      <w:rFonts w:ascii="Segoe UI" w:hAnsi="Segoe UI" w:cs="Segoe UI"/>
      <w:sz w:val="18"/>
      <w:szCs w:val="18"/>
      <w:lang w:val="en-GB"/>
    </w:rPr>
  </w:style>
  <w:style w:type="paragraph" w:styleId="Revision">
    <w:name w:val="Revision"/>
    <w:hidden/>
    <w:uiPriority w:val="99"/>
    <w:semiHidden/>
    <w:rsid w:val="00327C1E"/>
    <w:pPr>
      <w:spacing w:after="0" w:line="240" w:lineRule="auto"/>
      <w:ind w:firstLine="0"/>
      <w:jc w:val="left"/>
    </w:pPr>
    <w:rPr>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0585">
      <w:bodyDiv w:val="1"/>
      <w:marLeft w:val="0"/>
      <w:marRight w:val="0"/>
      <w:marTop w:val="0"/>
      <w:marBottom w:val="0"/>
      <w:divBdr>
        <w:top w:val="none" w:sz="0" w:space="0" w:color="auto"/>
        <w:left w:val="none" w:sz="0" w:space="0" w:color="auto"/>
        <w:bottom w:val="none" w:sz="0" w:space="0" w:color="auto"/>
        <w:right w:val="none" w:sz="0" w:space="0" w:color="auto"/>
      </w:divBdr>
    </w:div>
    <w:div w:id="8289647">
      <w:bodyDiv w:val="1"/>
      <w:marLeft w:val="0"/>
      <w:marRight w:val="0"/>
      <w:marTop w:val="0"/>
      <w:marBottom w:val="0"/>
      <w:divBdr>
        <w:top w:val="none" w:sz="0" w:space="0" w:color="auto"/>
        <w:left w:val="none" w:sz="0" w:space="0" w:color="auto"/>
        <w:bottom w:val="none" w:sz="0" w:space="0" w:color="auto"/>
        <w:right w:val="none" w:sz="0" w:space="0" w:color="auto"/>
      </w:divBdr>
    </w:div>
    <w:div w:id="11500320">
      <w:bodyDiv w:val="1"/>
      <w:marLeft w:val="0"/>
      <w:marRight w:val="0"/>
      <w:marTop w:val="0"/>
      <w:marBottom w:val="0"/>
      <w:divBdr>
        <w:top w:val="none" w:sz="0" w:space="0" w:color="auto"/>
        <w:left w:val="none" w:sz="0" w:space="0" w:color="auto"/>
        <w:bottom w:val="none" w:sz="0" w:space="0" w:color="auto"/>
        <w:right w:val="none" w:sz="0" w:space="0" w:color="auto"/>
      </w:divBdr>
    </w:div>
    <w:div w:id="15273846">
      <w:bodyDiv w:val="1"/>
      <w:marLeft w:val="0"/>
      <w:marRight w:val="0"/>
      <w:marTop w:val="0"/>
      <w:marBottom w:val="0"/>
      <w:divBdr>
        <w:top w:val="none" w:sz="0" w:space="0" w:color="auto"/>
        <w:left w:val="none" w:sz="0" w:space="0" w:color="auto"/>
        <w:bottom w:val="none" w:sz="0" w:space="0" w:color="auto"/>
        <w:right w:val="none" w:sz="0" w:space="0" w:color="auto"/>
      </w:divBdr>
    </w:div>
    <w:div w:id="22637941">
      <w:bodyDiv w:val="1"/>
      <w:marLeft w:val="0"/>
      <w:marRight w:val="0"/>
      <w:marTop w:val="0"/>
      <w:marBottom w:val="0"/>
      <w:divBdr>
        <w:top w:val="none" w:sz="0" w:space="0" w:color="auto"/>
        <w:left w:val="none" w:sz="0" w:space="0" w:color="auto"/>
        <w:bottom w:val="none" w:sz="0" w:space="0" w:color="auto"/>
        <w:right w:val="none" w:sz="0" w:space="0" w:color="auto"/>
      </w:divBdr>
    </w:div>
    <w:div w:id="27948491">
      <w:bodyDiv w:val="1"/>
      <w:marLeft w:val="0"/>
      <w:marRight w:val="0"/>
      <w:marTop w:val="0"/>
      <w:marBottom w:val="0"/>
      <w:divBdr>
        <w:top w:val="none" w:sz="0" w:space="0" w:color="auto"/>
        <w:left w:val="none" w:sz="0" w:space="0" w:color="auto"/>
        <w:bottom w:val="none" w:sz="0" w:space="0" w:color="auto"/>
        <w:right w:val="none" w:sz="0" w:space="0" w:color="auto"/>
      </w:divBdr>
    </w:div>
    <w:div w:id="33963636">
      <w:bodyDiv w:val="1"/>
      <w:marLeft w:val="0"/>
      <w:marRight w:val="0"/>
      <w:marTop w:val="0"/>
      <w:marBottom w:val="0"/>
      <w:divBdr>
        <w:top w:val="none" w:sz="0" w:space="0" w:color="auto"/>
        <w:left w:val="none" w:sz="0" w:space="0" w:color="auto"/>
        <w:bottom w:val="none" w:sz="0" w:space="0" w:color="auto"/>
        <w:right w:val="none" w:sz="0" w:space="0" w:color="auto"/>
      </w:divBdr>
    </w:div>
    <w:div w:id="35157659">
      <w:bodyDiv w:val="1"/>
      <w:marLeft w:val="0"/>
      <w:marRight w:val="0"/>
      <w:marTop w:val="0"/>
      <w:marBottom w:val="0"/>
      <w:divBdr>
        <w:top w:val="none" w:sz="0" w:space="0" w:color="auto"/>
        <w:left w:val="none" w:sz="0" w:space="0" w:color="auto"/>
        <w:bottom w:val="none" w:sz="0" w:space="0" w:color="auto"/>
        <w:right w:val="none" w:sz="0" w:space="0" w:color="auto"/>
      </w:divBdr>
    </w:div>
    <w:div w:id="37976700">
      <w:bodyDiv w:val="1"/>
      <w:marLeft w:val="0"/>
      <w:marRight w:val="0"/>
      <w:marTop w:val="0"/>
      <w:marBottom w:val="0"/>
      <w:divBdr>
        <w:top w:val="none" w:sz="0" w:space="0" w:color="auto"/>
        <w:left w:val="none" w:sz="0" w:space="0" w:color="auto"/>
        <w:bottom w:val="none" w:sz="0" w:space="0" w:color="auto"/>
        <w:right w:val="none" w:sz="0" w:space="0" w:color="auto"/>
      </w:divBdr>
    </w:div>
    <w:div w:id="39592930">
      <w:bodyDiv w:val="1"/>
      <w:marLeft w:val="0"/>
      <w:marRight w:val="0"/>
      <w:marTop w:val="0"/>
      <w:marBottom w:val="0"/>
      <w:divBdr>
        <w:top w:val="none" w:sz="0" w:space="0" w:color="auto"/>
        <w:left w:val="none" w:sz="0" w:space="0" w:color="auto"/>
        <w:bottom w:val="none" w:sz="0" w:space="0" w:color="auto"/>
        <w:right w:val="none" w:sz="0" w:space="0" w:color="auto"/>
      </w:divBdr>
    </w:div>
    <w:div w:id="41374028">
      <w:bodyDiv w:val="1"/>
      <w:marLeft w:val="0"/>
      <w:marRight w:val="0"/>
      <w:marTop w:val="0"/>
      <w:marBottom w:val="0"/>
      <w:divBdr>
        <w:top w:val="none" w:sz="0" w:space="0" w:color="auto"/>
        <w:left w:val="none" w:sz="0" w:space="0" w:color="auto"/>
        <w:bottom w:val="none" w:sz="0" w:space="0" w:color="auto"/>
        <w:right w:val="none" w:sz="0" w:space="0" w:color="auto"/>
      </w:divBdr>
    </w:div>
    <w:div w:id="46078764">
      <w:bodyDiv w:val="1"/>
      <w:marLeft w:val="0"/>
      <w:marRight w:val="0"/>
      <w:marTop w:val="0"/>
      <w:marBottom w:val="0"/>
      <w:divBdr>
        <w:top w:val="none" w:sz="0" w:space="0" w:color="auto"/>
        <w:left w:val="none" w:sz="0" w:space="0" w:color="auto"/>
        <w:bottom w:val="none" w:sz="0" w:space="0" w:color="auto"/>
        <w:right w:val="none" w:sz="0" w:space="0" w:color="auto"/>
      </w:divBdr>
    </w:div>
    <w:div w:id="58289726">
      <w:bodyDiv w:val="1"/>
      <w:marLeft w:val="0"/>
      <w:marRight w:val="0"/>
      <w:marTop w:val="0"/>
      <w:marBottom w:val="0"/>
      <w:divBdr>
        <w:top w:val="none" w:sz="0" w:space="0" w:color="auto"/>
        <w:left w:val="none" w:sz="0" w:space="0" w:color="auto"/>
        <w:bottom w:val="none" w:sz="0" w:space="0" w:color="auto"/>
        <w:right w:val="none" w:sz="0" w:space="0" w:color="auto"/>
      </w:divBdr>
    </w:div>
    <w:div w:id="58669996">
      <w:bodyDiv w:val="1"/>
      <w:marLeft w:val="0"/>
      <w:marRight w:val="0"/>
      <w:marTop w:val="0"/>
      <w:marBottom w:val="0"/>
      <w:divBdr>
        <w:top w:val="none" w:sz="0" w:space="0" w:color="auto"/>
        <w:left w:val="none" w:sz="0" w:space="0" w:color="auto"/>
        <w:bottom w:val="none" w:sz="0" w:space="0" w:color="auto"/>
        <w:right w:val="none" w:sz="0" w:space="0" w:color="auto"/>
      </w:divBdr>
    </w:div>
    <w:div w:id="59839116">
      <w:bodyDiv w:val="1"/>
      <w:marLeft w:val="0"/>
      <w:marRight w:val="0"/>
      <w:marTop w:val="0"/>
      <w:marBottom w:val="0"/>
      <w:divBdr>
        <w:top w:val="none" w:sz="0" w:space="0" w:color="auto"/>
        <w:left w:val="none" w:sz="0" w:space="0" w:color="auto"/>
        <w:bottom w:val="none" w:sz="0" w:space="0" w:color="auto"/>
        <w:right w:val="none" w:sz="0" w:space="0" w:color="auto"/>
      </w:divBdr>
    </w:div>
    <w:div w:id="69234672">
      <w:bodyDiv w:val="1"/>
      <w:marLeft w:val="0"/>
      <w:marRight w:val="0"/>
      <w:marTop w:val="0"/>
      <w:marBottom w:val="0"/>
      <w:divBdr>
        <w:top w:val="none" w:sz="0" w:space="0" w:color="auto"/>
        <w:left w:val="none" w:sz="0" w:space="0" w:color="auto"/>
        <w:bottom w:val="none" w:sz="0" w:space="0" w:color="auto"/>
        <w:right w:val="none" w:sz="0" w:space="0" w:color="auto"/>
      </w:divBdr>
    </w:div>
    <w:div w:id="76828884">
      <w:bodyDiv w:val="1"/>
      <w:marLeft w:val="0"/>
      <w:marRight w:val="0"/>
      <w:marTop w:val="0"/>
      <w:marBottom w:val="0"/>
      <w:divBdr>
        <w:top w:val="none" w:sz="0" w:space="0" w:color="auto"/>
        <w:left w:val="none" w:sz="0" w:space="0" w:color="auto"/>
        <w:bottom w:val="none" w:sz="0" w:space="0" w:color="auto"/>
        <w:right w:val="none" w:sz="0" w:space="0" w:color="auto"/>
      </w:divBdr>
    </w:div>
    <w:div w:id="90512908">
      <w:bodyDiv w:val="1"/>
      <w:marLeft w:val="0"/>
      <w:marRight w:val="0"/>
      <w:marTop w:val="0"/>
      <w:marBottom w:val="0"/>
      <w:divBdr>
        <w:top w:val="none" w:sz="0" w:space="0" w:color="auto"/>
        <w:left w:val="none" w:sz="0" w:space="0" w:color="auto"/>
        <w:bottom w:val="none" w:sz="0" w:space="0" w:color="auto"/>
        <w:right w:val="none" w:sz="0" w:space="0" w:color="auto"/>
      </w:divBdr>
    </w:div>
    <w:div w:id="94836896">
      <w:bodyDiv w:val="1"/>
      <w:marLeft w:val="0"/>
      <w:marRight w:val="0"/>
      <w:marTop w:val="0"/>
      <w:marBottom w:val="0"/>
      <w:divBdr>
        <w:top w:val="none" w:sz="0" w:space="0" w:color="auto"/>
        <w:left w:val="none" w:sz="0" w:space="0" w:color="auto"/>
        <w:bottom w:val="none" w:sz="0" w:space="0" w:color="auto"/>
        <w:right w:val="none" w:sz="0" w:space="0" w:color="auto"/>
      </w:divBdr>
    </w:div>
    <w:div w:id="94979668">
      <w:bodyDiv w:val="1"/>
      <w:marLeft w:val="0"/>
      <w:marRight w:val="0"/>
      <w:marTop w:val="0"/>
      <w:marBottom w:val="0"/>
      <w:divBdr>
        <w:top w:val="none" w:sz="0" w:space="0" w:color="auto"/>
        <w:left w:val="none" w:sz="0" w:space="0" w:color="auto"/>
        <w:bottom w:val="none" w:sz="0" w:space="0" w:color="auto"/>
        <w:right w:val="none" w:sz="0" w:space="0" w:color="auto"/>
      </w:divBdr>
    </w:div>
    <w:div w:id="102504495">
      <w:bodyDiv w:val="1"/>
      <w:marLeft w:val="0"/>
      <w:marRight w:val="0"/>
      <w:marTop w:val="0"/>
      <w:marBottom w:val="0"/>
      <w:divBdr>
        <w:top w:val="none" w:sz="0" w:space="0" w:color="auto"/>
        <w:left w:val="none" w:sz="0" w:space="0" w:color="auto"/>
        <w:bottom w:val="none" w:sz="0" w:space="0" w:color="auto"/>
        <w:right w:val="none" w:sz="0" w:space="0" w:color="auto"/>
      </w:divBdr>
    </w:div>
    <w:div w:id="104233707">
      <w:bodyDiv w:val="1"/>
      <w:marLeft w:val="0"/>
      <w:marRight w:val="0"/>
      <w:marTop w:val="0"/>
      <w:marBottom w:val="0"/>
      <w:divBdr>
        <w:top w:val="none" w:sz="0" w:space="0" w:color="auto"/>
        <w:left w:val="none" w:sz="0" w:space="0" w:color="auto"/>
        <w:bottom w:val="none" w:sz="0" w:space="0" w:color="auto"/>
        <w:right w:val="none" w:sz="0" w:space="0" w:color="auto"/>
      </w:divBdr>
    </w:div>
    <w:div w:id="113212378">
      <w:bodyDiv w:val="1"/>
      <w:marLeft w:val="0"/>
      <w:marRight w:val="0"/>
      <w:marTop w:val="0"/>
      <w:marBottom w:val="0"/>
      <w:divBdr>
        <w:top w:val="none" w:sz="0" w:space="0" w:color="auto"/>
        <w:left w:val="none" w:sz="0" w:space="0" w:color="auto"/>
        <w:bottom w:val="none" w:sz="0" w:space="0" w:color="auto"/>
        <w:right w:val="none" w:sz="0" w:space="0" w:color="auto"/>
      </w:divBdr>
    </w:div>
    <w:div w:id="114565077">
      <w:bodyDiv w:val="1"/>
      <w:marLeft w:val="0"/>
      <w:marRight w:val="0"/>
      <w:marTop w:val="0"/>
      <w:marBottom w:val="0"/>
      <w:divBdr>
        <w:top w:val="none" w:sz="0" w:space="0" w:color="auto"/>
        <w:left w:val="none" w:sz="0" w:space="0" w:color="auto"/>
        <w:bottom w:val="none" w:sz="0" w:space="0" w:color="auto"/>
        <w:right w:val="none" w:sz="0" w:space="0" w:color="auto"/>
      </w:divBdr>
    </w:div>
    <w:div w:id="114567476">
      <w:bodyDiv w:val="1"/>
      <w:marLeft w:val="0"/>
      <w:marRight w:val="0"/>
      <w:marTop w:val="0"/>
      <w:marBottom w:val="0"/>
      <w:divBdr>
        <w:top w:val="none" w:sz="0" w:space="0" w:color="auto"/>
        <w:left w:val="none" w:sz="0" w:space="0" w:color="auto"/>
        <w:bottom w:val="none" w:sz="0" w:space="0" w:color="auto"/>
        <w:right w:val="none" w:sz="0" w:space="0" w:color="auto"/>
      </w:divBdr>
    </w:div>
    <w:div w:id="119999111">
      <w:bodyDiv w:val="1"/>
      <w:marLeft w:val="0"/>
      <w:marRight w:val="0"/>
      <w:marTop w:val="0"/>
      <w:marBottom w:val="0"/>
      <w:divBdr>
        <w:top w:val="none" w:sz="0" w:space="0" w:color="auto"/>
        <w:left w:val="none" w:sz="0" w:space="0" w:color="auto"/>
        <w:bottom w:val="none" w:sz="0" w:space="0" w:color="auto"/>
        <w:right w:val="none" w:sz="0" w:space="0" w:color="auto"/>
      </w:divBdr>
    </w:div>
    <w:div w:id="127164836">
      <w:bodyDiv w:val="1"/>
      <w:marLeft w:val="0"/>
      <w:marRight w:val="0"/>
      <w:marTop w:val="0"/>
      <w:marBottom w:val="0"/>
      <w:divBdr>
        <w:top w:val="none" w:sz="0" w:space="0" w:color="auto"/>
        <w:left w:val="none" w:sz="0" w:space="0" w:color="auto"/>
        <w:bottom w:val="none" w:sz="0" w:space="0" w:color="auto"/>
        <w:right w:val="none" w:sz="0" w:space="0" w:color="auto"/>
      </w:divBdr>
    </w:div>
    <w:div w:id="132912438">
      <w:bodyDiv w:val="1"/>
      <w:marLeft w:val="0"/>
      <w:marRight w:val="0"/>
      <w:marTop w:val="0"/>
      <w:marBottom w:val="0"/>
      <w:divBdr>
        <w:top w:val="none" w:sz="0" w:space="0" w:color="auto"/>
        <w:left w:val="none" w:sz="0" w:space="0" w:color="auto"/>
        <w:bottom w:val="none" w:sz="0" w:space="0" w:color="auto"/>
        <w:right w:val="none" w:sz="0" w:space="0" w:color="auto"/>
      </w:divBdr>
    </w:div>
    <w:div w:id="133371231">
      <w:bodyDiv w:val="1"/>
      <w:marLeft w:val="0"/>
      <w:marRight w:val="0"/>
      <w:marTop w:val="0"/>
      <w:marBottom w:val="0"/>
      <w:divBdr>
        <w:top w:val="none" w:sz="0" w:space="0" w:color="auto"/>
        <w:left w:val="none" w:sz="0" w:space="0" w:color="auto"/>
        <w:bottom w:val="none" w:sz="0" w:space="0" w:color="auto"/>
        <w:right w:val="none" w:sz="0" w:space="0" w:color="auto"/>
      </w:divBdr>
    </w:div>
    <w:div w:id="133573558">
      <w:bodyDiv w:val="1"/>
      <w:marLeft w:val="0"/>
      <w:marRight w:val="0"/>
      <w:marTop w:val="0"/>
      <w:marBottom w:val="0"/>
      <w:divBdr>
        <w:top w:val="none" w:sz="0" w:space="0" w:color="auto"/>
        <w:left w:val="none" w:sz="0" w:space="0" w:color="auto"/>
        <w:bottom w:val="none" w:sz="0" w:space="0" w:color="auto"/>
        <w:right w:val="none" w:sz="0" w:space="0" w:color="auto"/>
      </w:divBdr>
    </w:div>
    <w:div w:id="135031322">
      <w:bodyDiv w:val="1"/>
      <w:marLeft w:val="0"/>
      <w:marRight w:val="0"/>
      <w:marTop w:val="0"/>
      <w:marBottom w:val="0"/>
      <w:divBdr>
        <w:top w:val="none" w:sz="0" w:space="0" w:color="auto"/>
        <w:left w:val="none" w:sz="0" w:space="0" w:color="auto"/>
        <w:bottom w:val="none" w:sz="0" w:space="0" w:color="auto"/>
        <w:right w:val="none" w:sz="0" w:space="0" w:color="auto"/>
      </w:divBdr>
    </w:div>
    <w:div w:id="163671310">
      <w:bodyDiv w:val="1"/>
      <w:marLeft w:val="0"/>
      <w:marRight w:val="0"/>
      <w:marTop w:val="0"/>
      <w:marBottom w:val="0"/>
      <w:divBdr>
        <w:top w:val="none" w:sz="0" w:space="0" w:color="auto"/>
        <w:left w:val="none" w:sz="0" w:space="0" w:color="auto"/>
        <w:bottom w:val="none" w:sz="0" w:space="0" w:color="auto"/>
        <w:right w:val="none" w:sz="0" w:space="0" w:color="auto"/>
      </w:divBdr>
    </w:div>
    <w:div w:id="168057389">
      <w:bodyDiv w:val="1"/>
      <w:marLeft w:val="0"/>
      <w:marRight w:val="0"/>
      <w:marTop w:val="0"/>
      <w:marBottom w:val="0"/>
      <w:divBdr>
        <w:top w:val="none" w:sz="0" w:space="0" w:color="auto"/>
        <w:left w:val="none" w:sz="0" w:space="0" w:color="auto"/>
        <w:bottom w:val="none" w:sz="0" w:space="0" w:color="auto"/>
        <w:right w:val="none" w:sz="0" w:space="0" w:color="auto"/>
      </w:divBdr>
    </w:div>
    <w:div w:id="168906425">
      <w:bodyDiv w:val="1"/>
      <w:marLeft w:val="0"/>
      <w:marRight w:val="0"/>
      <w:marTop w:val="0"/>
      <w:marBottom w:val="0"/>
      <w:divBdr>
        <w:top w:val="none" w:sz="0" w:space="0" w:color="auto"/>
        <w:left w:val="none" w:sz="0" w:space="0" w:color="auto"/>
        <w:bottom w:val="none" w:sz="0" w:space="0" w:color="auto"/>
        <w:right w:val="none" w:sz="0" w:space="0" w:color="auto"/>
      </w:divBdr>
    </w:div>
    <w:div w:id="173611154">
      <w:bodyDiv w:val="1"/>
      <w:marLeft w:val="0"/>
      <w:marRight w:val="0"/>
      <w:marTop w:val="0"/>
      <w:marBottom w:val="0"/>
      <w:divBdr>
        <w:top w:val="none" w:sz="0" w:space="0" w:color="auto"/>
        <w:left w:val="none" w:sz="0" w:space="0" w:color="auto"/>
        <w:bottom w:val="none" w:sz="0" w:space="0" w:color="auto"/>
        <w:right w:val="none" w:sz="0" w:space="0" w:color="auto"/>
      </w:divBdr>
    </w:div>
    <w:div w:id="177625270">
      <w:bodyDiv w:val="1"/>
      <w:marLeft w:val="0"/>
      <w:marRight w:val="0"/>
      <w:marTop w:val="0"/>
      <w:marBottom w:val="0"/>
      <w:divBdr>
        <w:top w:val="none" w:sz="0" w:space="0" w:color="auto"/>
        <w:left w:val="none" w:sz="0" w:space="0" w:color="auto"/>
        <w:bottom w:val="none" w:sz="0" w:space="0" w:color="auto"/>
        <w:right w:val="none" w:sz="0" w:space="0" w:color="auto"/>
      </w:divBdr>
    </w:div>
    <w:div w:id="183712633">
      <w:bodyDiv w:val="1"/>
      <w:marLeft w:val="0"/>
      <w:marRight w:val="0"/>
      <w:marTop w:val="0"/>
      <w:marBottom w:val="0"/>
      <w:divBdr>
        <w:top w:val="none" w:sz="0" w:space="0" w:color="auto"/>
        <w:left w:val="none" w:sz="0" w:space="0" w:color="auto"/>
        <w:bottom w:val="none" w:sz="0" w:space="0" w:color="auto"/>
        <w:right w:val="none" w:sz="0" w:space="0" w:color="auto"/>
      </w:divBdr>
    </w:div>
    <w:div w:id="187375881">
      <w:bodyDiv w:val="1"/>
      <w:marLeft w:val="0"/>
      <w:marRight w:val="0"/>
      <w:marTop w:val="0"/>
      <w:marBottom w:val="0"/>
      <w:divBdr>
        <w:top w:val="none" w:sz="0" w:space="0" w:color="auto"/>
        <w:left w:val="none" w:sz="0" w:space="0" w:color="auto"/>
        <w:bottom w:val="none" w:sz="0" w:space="0" w:color="auto"/>
        <w:right w:val="none" w:sz="0" w:space="0" w:color="auto"/>
      </w:divBdr>
    </w:div>
    <w:div w:id="206454412">
      <w:bodyDiv w:val="1"/>
      <w:marLeft w:val="0"/>
      <w:marRight w:val="0"/>
      <w:marTop w:val="0"/>
      <w:marBottom w:val="0"/>
      <w:divBdr>
        <w:top w:val="none" w:sz="0" w:space="0" w:color="auto"/>
        <w:left w:val="none" w:sz="0" w:space="0" w:color="auto"/>
        <w:bottom w:val="none" w:sz="0" w:space="0" w:color="auto"/>
        <w:right w:val="none" w:sz="0" w:space="0" w:color="auto"/>
      </w:divBdr>
    </w:div>
    <w:div w:id="208230259">
      <w:bodyDiv w:val="1"/>
      <w:marLeft w:val="0"/>
      <w:marRight w:val="0"/>
      <w:marTop w:val="0"/>
      <w:marBottom w:val="0"/>
      <w:divBdr>
        <w:top w:val="none" w:sz="0" w:space="0" w:color="auto"/>
        <w:left w:val="none" w:sz="0" w:space="0" w:color="auto"/>
        <w:bottom w:val="none" w:sz="0" w:space="0" w:color="auto"/>
        <w:right w:val="none" w:sz="0" w:space="0" w:color="auto"/>
      </w:divBdr>
    </w:div>
    <w:div w:id="216819637">
      <w:bodyDiv w:val="1"/>
      <w:marLeft w:val="0"/>
      <w:marRight w:val="0"/>
      <w:marTop w:val="0"/>
      <w:marBottom w:val="0"/>
      <w:divBdr>
        <w:top w:val="none" w:sz="0" w:space="0" w:color="auto"/>
        <w:left w:val="none" w:sz="0" w:space="0" w:color="auto"/>
        <w:bottom w:val="none" w:sz="0" w:space="0" w:color="auto"/>
        <w:right w:val="none" w:sz="0" w:space="0" w:color="auto"/>
      </w:divBdr>
    </w:div>
    <w:div w:id="216937431">
      <w:bodyDiv w:val="1"/>
      <w:marLeft w:val="0"/>
      <w:marRight w:val="0"/>
      <w:marTop w:val="0"/>
      <w:marBottom w:val="0"/>
      <w:divBdr>
        <w:top w:val="none" w:sz="0" w:space="0" w:color="auto"/>
        <w:left w:val="none" w:sz="0" w:space="0" w:color="auto"/>
        <w:bottom w:val="none" w:sz="0" w:space="0" w:color="auto"/>
        <w:right w:val="none" w:sz="0" w:space="0" w:color="auto"/>
      </w:divBdr>
    </w:div>
    <w:div w:id="217979869">
      <w:bodyDiv w:val="1"/>
      <w:marLeft w:val="0"/>
      <w:marRight w:val="0"/>
      <w:marTop w:val="0"/>
      <w:marBottom w:val="0"/>
      <w:divBdr>
        <w:top w:val="none" w:sz="0" w:space="0" w:color="auto"/>
        <w:left w:val="none" w:sz="0" w:space="0" w:color="auto"/>
        <w:bottom w:val="none" w:sz="0" w:space="0" w:color="auto"/>
        <w:right w:val="none" w:sz="0" w:space="0" w:color="auto"/>
      </w:divBdr>
    </w:div>
    <w:div w:id="219825619">
      <w:bodyDiv w:val="1"/>
      <w:marLeft w:val="0"/>
      <w:marRight w:val="0"/>
      <w:marTop w:val="0"/>
      <w:marBottom w:val="0"/>
      <w:divBdr>
        <w:top w:val="none" w:sz="0" w:space="0" w:color="auto"/>
        <w:left w:val="none" w:sz="0" w:space="0" w:color="auto"/>
        <w:bottom w:val="none" w:sz="0" w:space="0" w:color="auto"/>
        <w:right w:val="none" w:sz="0" w:space="0" w:color="auto"/>
      </w:divBdr>
    </w:div>
    <w:div w:id="221446808">
      <w:bodyDiv w:val="1"/>
      <w:marLeft w:val="0"/>
      <w:marRight w:val="0"/>
      <w:marTop w:val="0"/>
      <w:marBottom w:val="0"/>
      <w:divBdr>
        <w:top w:val="none" w:sz="0" w:space="0" w:color="auto"/>
        <w:left w:val="none" w:sz="0" w:space="0" w:color="auto"/>
        <w:bottom w:val="none" w:sz="0" w:space="0" w:color="auto"/>
        <w:right w:val="none" w:sz="0" w:space="0" w:color="auto"/>
      </w:divBdr>
    </w:div>
    <w:div w:id="223103923">
      <w:bodyDiv w:val="1"/>
      <w:marLeft w:val="0"/>
      <w:marRight w:val="0"/>
      <w:marTop w:val="0"/>
      <w:marBottom w:val="0"/>
      <w:divBdr>
        <w:top w:val="none" w:sz="0" w:space="0" w:color="auto"/>
        <w:left w:val="none" w:sz="0" w:space="0" w:color="auto"/>
        <w:bottom w:val="none" w:sz="0" w:space="0" w:color="auto"/>
        <w:right w:val="none" w:sz="0" w:space="0" w:color="auto"/>
      </w:divBdr>
    </w:div>
    <w:div w:id="223494475">
      <w:bodyDiv w:val="1"/>
      <w:marLeft w:val="0"/>
      <w:marRight w:val="0"/>
      <w:marTop w:val="0"/>
      <w:marBottom w:val="0"/>
      <w:divBdr>
        <w:top w:val="none" w:sz="0" w:space="0" w:color="auto"/>
        <w:left w:val="none" w:sz="0" w:space="0" w:color="auto"/>
        <w:bottom w:val="none" w:sz="0" w:space="0" w:color="auto"/>
        <w:right w:val="none" w:sz="0" w:space="0" w:color="auto"/>
      </w:divBdr>
    </w:div>
    <w:div w:id="228007712">
      <w:bodyDiv w:val="1"/>
      <w:marLeft w:val="0"/>
      <w:marRight w:val="0"/>
      <w:marTop w:val="0"/>
      <w:marBottom w:val="0"/>
      <w:divBdr>
        <w:top w:val="none" w:sz="0" w:space="0" w:color="auto"/>
        <w:left w:val="none" w:sz="0" w:space="0" w:color="auto"/>
        <w:bottom w:val="none" w:sz="0" w:space="0" w:color="auto"/>
        <w:right w:val="none" w:sz="0" w:space="0" w:color="auto"/>
      </w:divBdr>
    </w:div>
    <w:div w:id="240216176">
      <w:bodyDiv w:val="1"/>
      <w:marLeft w:val="0"/>
      <w:marRight w:val="0"/>
      <w:marTop w:val="0"/>
      <w:marBottom w:val="0"/>
      <w:divBdr>
        <w:top w:val="none" w:sz="0" w:space="0" w:color="auto"/>
        <w:left w:val="none" w:sz="0" w:space="0" w:color="auto"/>
        <w:bottom w:val="none" w:sz="0" w:space="0" w:color="auto"/>
        <w:right w:val="none" w:sz="0" w:space="0" w:color="auto"/>
      </w:divBdr>
    </w:div>
    <w:div w:id="252054166">
      <w:bodyDiv w:val="1"/>
      <w:marLeft w:val="0"/>
      <w:marRight w:val="0"/>
      <w:marTop w:val="0"/>
      <w:marBottom w:val="0"/>
      <w:divBdr>
        <w:top w:val="none" w:sz="0" w:space="0" w:color="auto"/>
        <w:left w:val="none" w:sz="0" w:space="0" w:color="auto"/>
        <w:bottom w:val="none" w:sz="0" w:space="0" w:color="auto"/>
        <w:right w:val="none" w:sz="0" w:space="0" w:color="auto"/>
      </w:divBdr>
    </w:div>
    <w:div w:id="253058638">
      <w:bodyDiv w:val="1"/>
      <w:marLeft w:val="0"/>
      <w:marRight w:val="0"/>
      <w:marTop w:val="0"/>
      <w:marBottom w:val="0"/>
      <w:divBdr>
        <w:top w:val="none" w:sz="0" w:space="0" w:color="auto"/>
        <w:left w:val="none" w:sz="0" w:space="0" w:color="auto"/>
        <w:bottom w:val="none" w:sz="0" w:space="0" w:color="auto"/>
        <w:right w:val="none" w:sz="0" w:space="0" w:color="auto"/>
      </w:divBdr>
    </w:div>
    <w:div w:id="255747429">
      <w:bodyDiv w:val="1"/>
      <w:marLeft w:val="0"/>
      <w:marRight w:val="0"/>
      <w:marTop w:val="0"/>
      <w:marBottom w:val="0"/>
      <w:divBdr>
        <w:top w:val="none" w:sz="0" w:space="0" w:color="auto"/>
        <w:left w:val="none" w:sz="0" w:space="0" w:color="auto"/>
        <w:bottom w:val="none" w:sz="0" w:space="0" w:color="auto"/>
        <w:right w:val="none" w:sz="0" w:space="0" w:color="auto"/>
      </w:divBdr>
    </w:div>
    <w:div w:id="259946924">
      <w:bodyDiv w:val="1"/>
      <w:marLeft w:val="0"/>
      <w:marRight w:val="0"/>
      <w:marTop w:val="0"/>
      <w:marBottom w:val="0"/>
      <w:divBdr>
        <w:top w:val="none" w:sz="0" w:space="0" w:color="auto"/>
        <w:left w:val="none" w:sz="0" w:space="0" w:color="auto"/>
        <w:bottom w:val="none" w:sz="0" w:space="0" w:color="auto"/>
        <w:right w:val="none" w:sz="0" w:space="0" w:color="auto"/>
      </w:divBdr>
    </w:div>
    <w:div w:id="261958283">
      <w:bodyDiv w:val="1"/>
      <w:marLeft w:val="0"/>
      <w:marRight w:val="0"/>
      <w:marTop w:val="0"/>
      <w:marBottom w:val="0"/>
      <w:divBdr>
        <w:top w:val="none" w:sz="0" w:space="0" w:color="auto"/>
        <w:left w:val="none" w:sz="0" w:space="0" w:color="auto"/>
        <w:bottom w:val="none" w:sz="0" w:space="0" w:color="auto"/>
        <w:right w:val="none" w:sz="0" w:space="0" w:color="auto"/>
      </w:divBdr>
    </w:div>
    <w:div w:id="262034278">
      <w:bodyDiv w:val="1"/>
      <w:marLeft w:val="0"/>
      <w:marRight w:val="0"/>
      <w:marTop w:val="0"/>
      <w:marBottom w:val="0"/>
      <w:divBdr>
        <w:top w:val="none" w:sz="0" w:space="0" w:color="auto"/>
        <w:left w:val="none" w:sz="0" w:space="0" w:color="auto"/>
        <w:bottom w:val="none" w:sz="0" w:space="0" w:color="auto"/>
        <w:right w:val="none" w:sz="0" w:space="0" w:color="auto"/>
      </w:divBdr>
    </w:div>
    <w:div w:id="262425690">
      <w:bodyDiv w:val="1"/>
      <w:marLeft w:val="0"/>
      <w:marRight w:val="0"/>
      <w:marTop w:val="0"/>
      <w:marBottom w:val="0"/>
      <w:divBdr>
        <w:top w:val="none" w:sz="0" w:space="0" w:color="auto"/>
        <w:left w:val="none" w:sz="0" w:space="0" w:color="auto"/>
        <w:bottom w:val="none" w:sz="0" w:space="0" w:color="auto"/>
        <w:right w:val="none" w:sz="0" w:space="0" w:color="auto"/>
      </w:divBdr>
    </w:div>
    <w:div w:id="267278110">
      <w:bodyDiv w:val="1"/>
      <w:marLeft w:val="0"/>
      <w:marRight w:val="0"/>
      <w:marTop w:val="0"/>
      <w:marBottom w:val="0"/>
      <w:divBdr>
        <w:top w:val="none" w:sz="0" w:space="0" w:color="auto"/>
        <w:left w:val="none" w:sz="0" w:space="0" w:color="auto"/>
        <w:bottom w:val="none" w:sz="0" w:space="0" w:color="auto"/>
        <w:right w:val="none" w:sz="0" w:space="0" w:color="auto"/>
      </w:divBdr>
    </w:div>
    <w:div w:id="270670735">
      <w:bodyDiv w:val="1"/>
      <w:marLeft w:val="0"/>
      <w:marRight w:val="0"/>
      <w:marTop w:val="0"/>
      <w:marBottom w:val="0"/>
      <w:divBdr>
        <w:top w:val="none" w:sz="0" w:space="0" w:color="auto"/>
        <w:left w:val="none" w:sz="0" w:space="0" w:color="auto"/>
        <w:bottom w:val="none" w:sz="0" w:space="0" w:color="auto"/>
        <w:right w:val="none" w:sz="0" w:space="0" w:color="auto"/>
      </w:divBdr>
    </w:div>
    <w:div w:id="272518992">
      <w:bodyDiv w:val="1"/>
      <w:marLeft w:val="0"/>
      <w:marRight w:val="0"/>
      <w:marTop w:val="0"/>
      <w:marBottom w:val="0"/>
      <w:divBdr>
        <w:top w:val="none" w:sz="0" w:space="0" w:color="auto"/>
        <w:left w:val="none" w:sz="0" w:space="0" w:color="auto"/>
        <w:bottom w:val="none" w:sz="0" w:space="0" w:color="auto"/>
        <w:right w:val="none" w:sz="0" w:space="0" w:color="auto"/>
      </w:divBdr>
    </w:div>
    <w:div w:id="275257573">
      <w:bodyDiv w:val="1"/>
      <w:marLeft w:val="0"/>
      <w:marRight w:val="0"/>
      <w:marTop w:val="0"/>
      <w:marBottom w:val="0"/>
      <w:divBdr>
        <w:top w:val="none" w:sz="0" w:space="0" w:color="auto"/>
        <w:left w:val="none" w:sz="0" w:space="0" w:color="auto"/>
        <w:bottom w:val="none" w:sz="0" w:space="0" w:color="auto"/>
        <w:right w:val="none" w:sz="0" w:space="0" w:color="auto"/>
      </w:divBdr>
    </w:div>
    <w:div w:id="276832315">
      <w:bodyDiv w:val="1"/>
      <w:marLeft w:val="0"/>
      <w:marRight w:val="0"/>
      <w:marTop w:val="0"/>
      <w:marBottom w:val="0"/>
      <w:divBdr>
        <w:top w:val="none" w:sz="0" w:space="0" w:color="auto"/>
        <w:left w:val="none" w:sz="0" w:space="0" w:color="auto"/>
        <w:bottom w:val="none" w:sz="0" w:space="0" w:color="auto"/>
        <w:right w:val="none" w:sz="0" w:space="0" w:color="auto"/>
      </w:divBdr>
    </w:div>
    <w:div w:id="295068195">
      <w:bodyDiv w:val="1"/>
      <w:marLeft w:val="0"/>
      <w:marRight w:val="0"/>
      <w:marTop w:val="0"/>
      <w:marBottom w:val="0"/>
      <w:divBdr>
        <w:top w:val="none" w:sz="0" w:space="0" w:color="auto"/>
        <w:left w:val="none" w:sz="0" w:space="0" w:color="auto"/>
        <w:bottom w:val="none" w:sz="0" w:space="0" w:color="auto"/>
        <w:right w:val="none" w:sz="0" w:space="0" w:color="auto"/>
      </w:divBdr>
    </w:div>
    <w:div w:id="296686464">
      <w:bodyDiv w:val="1"/>
      <w:marLeft w:val="0"/>
      <w:marRight w:val="0"/>
      <w:marTop w:val="0"/>
      <w:marBottom w:val="0"/>
      <w:divBdr>
        <w:top w:val="none" w:sz="0" w:space="0" w:color="auto"/>
        <w:left w:val="none" w:sz="0" w:space="0" w:color="auto"/>
        <w:bottom w:val="none" w:sz="0" w:space="0" w:color="auto"/>
        <w:right w:val="none" w:sz="0" w:space="0" w:color="auto"/>
      </w:divBdr>
    </w:div>
    <w:div w:id="298533420">
      <w:bodyDiv w:val="1"/>
      <w:marLeft w:val="0"/>
      <w:marRight w:val="0"/>
      <w:marTop w:val="0"/>
      <w:marBottom w:val="0"/>
      <w:divBdr>
        <w:top w:val="none" w:sz="0" w:space="0" w:color="auto"/>
        <w:left w:val="none" w:sz="0" w:space="0" w:color="auto"/>
        <w:bottom w:val="none" w:sz="0" w:space="0" w:color="auto"/>
        <w:right w:val="none" w:sz="0" w:space="0" w:color="auto"/>
      </w:divBdr>
    </w:div>
    <w:div w:id="300967913">
      <w:bodyDiv w:val="1"/>
      <w:marLeft w:val="0"/>
      <w:marRight w:val="0"/>
      <w:marTop w:val="0"/>
      <w:marBottom w:val="0"/>
      <w:divBdr>
        <w:top w:val="none" w:sz="0" w:space="0" w:color="auto"/>
        <w:left w:val="none" w:sz="0" w:space="0" w:color="auto"/>
        <w:bottom w:val="none" w:sz="0" w:space="0" w:color="auto"/>
        <w:right w:val="none" w:sz="0" w:space="0" w:color="auto"/>
      </w:divBdr>
    </w:div>
    <w:div w:id="302736523">
      <w:bodyDiv w:val="1"/>
      <w:marLeft w:val="0"/>
      <w:marRight w:val="0"/>
      <w:marTop w:val="0"/>
      <w:marBottom w:val="0"/>
      <w:divBdr>
        <w:top w:val="none" w:sz="0" w:space="0" w:color="auto"/>
        <w:left w:val="none" w:sz="0" w:space="0" w:color="auto"/>
        <w:bottom w:val="none" w:sz="0" w:space="0" w:color="auto"/>
        <w:right w:val="none" w:sz="0" w:space="0" w:color="auto"/>
      </w:divBdr>
    </w:div>
    <w:div w:id="309553364">
      <w:bodyDiv w:val="1"/>
      <w:marLeft w:val="0"/>
      <w:marRight w:val="0"/>
      <w:marTop w:val="0"/>
      <w:marBottom w:val="0"/>
      <w:divBdr>
        <w:top w:val="none" w:sz="0" w:space="0" w:color="auto"/>
        <w:left w:val="none" w:sz="0" w:space="0" w:color="auto"/>
        <w:bottom w:val="none" w:sz="0" w:space="0" w:color="auto"/>
        <w:right w:val="none" w:sz="0" w:space="0" w:color="auto"/>
      </w:divBdr>
    </w:div>
    <w:div w:id="312410121">
      <w:bodyDiv w:val="1"/>
      <w:marLeft w:val="0"/>
      <w:marRight w:val="0"/>
      <w:marTop w:val="0"/>
      <w:marBottom w:val="0"/>
      <w:divBdr>
        <w:top w:val="none" w:sz="0" w:space="0" w:color="auto"/>
        <w:left w:val="none" w:sz="0" w:space="0" w:color="auto"/>
        <w:bottom w:val="none" w:sz="0" w:space="0" w:color="auto"/>
        <w:right w:val="none" w:sz="0" w:space="0" w:color="auto"/>
      </w:divBdr>
    </w:div>
    <w:div w:id="320427201">
      <w:bodyDiv w:val="1"/>
      <w:marLeft w:val="0"/>
      <w:marRight w:val="0"/>
      <w:marTop w:val="0"/>
      <w:marBottom w:val="0"/>
      <w:divBdr>
        <w:top w:val="none" w:sz="0" w:space="0" w:color="auto"/>
        <w:left w:val="none" w:sz="0" w:space="0" w:color="auto"/>
        <w:bottom w:val="none" w:sz="0" w:space="0" w:color="auto"/>
        <w:right w:val="none" w:sz="0" w:space="0" w:color="auto"/>
      </w:divBdr>
    </w:div>
    <w:div w:id="321154908">
      <w:bodyDiv w:val="1"/>
      <w:marLeft w:val="0"/>
      <w:marRight w:val="0"/>
      <w:marTop w:val="0"/>
      <w:marBottom w:val="0"/>
      <w:divBdr>
        <w:top w:val="none" w:sz="0" w:space="0" w:color="auto"/>
        <w:left w:val="none" w:sz="0" w:space="0" w:color="auto"/>
        <w:bottom w:val="none" w:sz="0" w:space="0" w:color="auto"/>
        <w:right w:val="none" w:sz="0" w:space="0" w:color="auto"/>
      </w:divBdr>
    </w:div>
    <w:div w:id="323364130">
      <w:bodyDiv w:val="1"/>
      <w:marLeft w:val="0"/>
      <w:marRight w:val="0"/>
      <w:marTop w:val="0"/>
      <w:marBottom w:val="0"/>
      <w:divBdr>
        <w:top w:val="none" w:sz="0" w:space="0" w:color="auto"/>
        <w:left w:val="none" w:sz="0" w:space="0" w:color="auto"/>
        <w:bottom w:val="none" w:sz="0" w:space="0" w:color="auto"/>
        <w:right w:val="none" w:sz="0" w:space="0" w:color="auto"/>
      </w:divBdr>
    </w:div>
    <w:div w:id="324285924">
      <w:bodyDiv w:val="1"/>
      <w:marLeft w:val="0"/>
      <w:marRight w:val="0"/>
      <w:marTop w:val="0"/>
      <w:marBottom w:val="0"/>
      <w:divBdr>
        <w:top w:val="none" w:sz="0" w:space="0" w:color="auto"/>
        <w:left w:val="none" w:sz="0" w:space="0" w:color="auto"/>
        <w:bottom w:val="none" w:sz="0" w:space="0" w:color="auto"/>
        <w:right w:val="none" w:sz="0" w:space="0" w:color="auto"/>
      </w:divBdr>
    </w:div>
    <w:div w:id="325790219">
      <w:bodyDiv w:val="1"/>
      <w:marLeft w:val="0"/>
      <w:marRight w:val="0"/>
      <w:marTop w:val="0"/>
      <w:marBottom w:val="0"/>
      <w:divBdr>
        <w:top w:val="none" w:sz="0" w:space="0" w:color="auto"/>
        <w:left w:val="none" w:sz="0" w:space="0" w:color="auto"/>
        <w:bottom w:val="none" w:sz="0" w:space="0" w:color="auto"/>
        <w:right w:val="none" w:sz="0" w:space="0" w:color="auto"/>
      </w:divBdr>
    </w:div>
    <w:div w:id="329648514">
      <w:bodyDiv w:val="1"/>
      <w:marLeft w:val="0"/>
      <w:marRight w:val="0"/>
      <w:marTop w:val="0"/>
      <w:marBottom w:val="0"/>
      <w:divBdr>
        <w:top w:val="none" w:sz="0" w:space="0" w:color="auto"/>
        <w:left w:val="none" w:sz="0" w:space="0" w:color="auto"/>
        <w:bottom w:val="none" w:sz="0" w:space="0" w:color="auto"/>
        <w:right w:val="none" w:sz="0" w:space="0" w:color="auto"/>
      </w:divBdr>
    </w:div>
    <w:div w:id="338049604">
      <w:bodyDiv w:val="1"/>
      <w:marLeft w:val="0"/>
      <w:marRight w:val="0"/>
      <w:marTop w:val="0"/>
      <w:marBottom w:val="0"/>
      <w:divBdr>
        <w:top w:val="none" w:sz="0" w:space="0" w:color="auto"/>
        <w:left w:val="none" w:sz="0" w:space="0" w:color="auto"/>
        <w:bottom w:val="none" w:sz="0" w:space="0" w:color="auto"/>
        <w:right w:val="none" w:sz="0" w:space="0" w:color="auto"/>
      </w:divBdr>
    </w:div>
    <w:div w:id="340132789">
      <w:bodyDiv w:val="1"/>
      <w:marLeft w:val="0"/>
      <w:marRight w:val="0"/>
      <w:marTop w:val="0"/>
      <w:marBottom w:val="0"/>
      <w:divBdr>
        <w:top w:val="none" w:sz="0" w:space="0" w:color="auto"/>
        <w:left w:val="none" w:sz="0" w:space="0" w:color="auto"/>
        <w:bottom w:val="none" w:sz="0" w:space="0" w:color="auto"/>
        <w:right w:val="none" w:sz="0" w:space="0" w:color="auto"/>
      </w:divBdr>
    </w:div>
    <w:div w:id="341973641">
      <w:bodyDiv w:val="1"/>
      <w:marLeft w:val="0"/>
      <w:marRight w:val="0"/>
      <w:marTop w:val="0"/>
      <w:marBottom w:val="0"/>
      <w:divBdr>
        <w:top w:val="none" w:sz="0" w:space="0" w:color="auto"/>
        <w:left w:val="none" w:sz="0" w:space="0" w:color="auto"/>
        <w:bottom w:val="none" w:sz="0" w:space="0" w:color="auto"/>
        <w:right w:val="none" w:sz="0" w:space="0" w:color="auto"/>
      </w:divBdr>
    </w:div>
    <w:div w:id="369188388">
      <w:bodyDiv w:val="1"/>
      <w:marLeft w:val="0"/>
      <w:marRight w:val="0"/>
      <w:marTop w:val="0"/>
      <w:marBottom w:val="0"/>
      <w:divBdr>
        <w:top w:val="none" w:sz="0" w:space="0" w:color="auto"/>
        <w:left w:val="none" w:sz="0" w:space="0" w:color="auto"/>
        <w:bottom w:val="none" w:sz="0" w:space="0" w:color="auto"/>
        <w:right w:val="none" w:sz="0" w:space="0" w:color="auto"/>
      </w:divBdr>
    </w:div>
    <w:div w:id="375738921">
      <w:bodyDiv w:val="1"/>
      <w:marLeft w:val="0"/>
      <w:marRight w:val="0"/>
      <w:marTop w:val="0"/>
      <w:marBottom w:val="0"/>
      <w:divBdr>
        <w:top w:val="none" w:sz="0" w:space="0" w:color="auto"/>
        <w:left w:val="none" w:sz="0" w:space="0" w:color="auto"/>
        <w:bottom w:val="none" w:sz="0" w:space="0" w:color="auto"/>
        <w:right w:val="none" w:sz="0" w:space="0" w:color="auto"/>
      </w:divBdr>
    </w:div>
    <w:div w:id="376976126">
      <w:bodyDiv w:val="1"/>
      <w:marLeft w:val="0"/>
      <w:marRight w:val="0"/>
      <w:marTop w:val="0"/>
      <w:marBottom w:val="0"/>
      <w:divBdr>
        <w:top w:val="none" w:sz="0" w:space="0" w:color="auto"/>
        <w:left w:val="none" w:sz="0" w:space="0" w:color="auto"/>
        <w:bottom w:val="none" w:sz="0" w:space="0" w:color="auto"/>
        <w:right w:val="none" w:sz="0" w:space="0" w:color="auto"/>
      </w:divBdr>
    </w:div>
    <w:div w:id="378818236">
      <w:bodyDiv w:val="1"/>
      <w:marLeft w:val="0"/>
      <w:marRight w:val="0"/>
      <w:marTop w:val="0"/>
      <w:marBottom w:val="0"/>
      <w:divBdr>
        <w:top w:val="none" w:sz="0" w:space="0" w:color="auto"/>
        <w:left w:val="none" w:sz="0" w:space="0" w:color="auto"/>
        <w:bottom w:val="none" w:sz="0" w:space="0" w:color="auto"/>
        <w:right w:val="none" w:sz="0" w:space="0" w:color="auto"/>
      </w:divBdr>
    </w:div>
    <w:div w:id="379867930">
      <w:bodyDiv w:val="1"/>
      <w:marLeft w:val="0"/>
      <w:marRight w:val="0"/>
      <w:marTop w:val="0"/>
      <w:marBottom w:val="0"/>
      <w:divBdr>
        <w:top w:val="none" w:sz="0" w:space="0" w:color="auto"/>
        <w:left w:val="none" w:sz="0" w:space="0" w:color="auto"/>
        <w:bottom w:val="none" w:sz="0" w:space="0" w:color="auto"/>
        <w:right w:val="none" w:sz="0" w:space="0" w:color="auto"/>
      </w:divBdr>
    </w:div>
    <w:div w:id="382407215">
      <w:bodyDiv w:val="1"/>
      <w:marLeft w:val="0"/>
      <w:marRight w:val="0"/>
      <w:marTop w:val="0"/>
      <w:marBottom w:val="0"/>
      <w:divBdr>
        <w:top w:val="none" w:sz="0" w:space="0" w:color="auto"/>
        <w:left w:val="none" w:sz="0" w:space="0" w:color="auto"/>
        <w:bottom w:val="none" w:sz="0" w:space="0" w:color="auto"/>
        <w:right w:val="none" w:sz="0" w:space="0" w:color="auto"/>
      </w:divBdr>
    </w:div>
    <w:div w:id="385836835">
      <w:bodyDiv w:val="1"/>
      <w:marLeft w:val="0"/>
      <w:marRight w:val="0"/>
      <w:marTop w:val="0"/>
      <w:marBottom w:val="0"/>
      <w:divBdr>
        <w:top w:val="none" w:sz="0" w:space="0" w:color="auto"/>
        <w:left w:val="none" w:sz="0" w:space="0" w:color="auto"/>
        <w:bottom w:val="none" w:sz="0" w:space="0" w:color="auto"/>
        <w:right w:val="none" w:sz="0" w:space="0" w:color="auto"/>
      </w:divBdr>
    </w:div>
    <w:div w:id="386758531">
      <w:bodyDiv w:val="1"/>
      <w:marLeft w:val="0"/>
      <w:marRight w:val="0"/>
      <w:marTop w:val="0"/>
      <w:marBottom w:val="0"/>
      <w:divBdr>
        <w:top w:val="none" w:sz="0" w:space="0" w:color="auto"/>
        <w:left w:val="none" w:sz="0" w:space="0" w:color="auto"/>
        <w:bottom w:val="none" w:sz="0" w:space="0" w:color="auto"/>
        <w:right w:val="none" w:sz="0" w:space="0" w:color="auto"/>
      </w:divBdr>
    </w:div>
    <w:div w:id="391119232">
      <w:bodyDiv w:val="1"/>
      <w:marLeft w:val="0"/>
      <w:marRight w:val="0"/>
      <w:marTop w:val="0"/>
      <w:marBottom w:val="0"/>
      <w:divBdr>
        <w:top w:val="none" w:sz="0" w:space="0" w:color="auto"/>
        <w:left w:val="none" w:sz="0" w:space="0" w:color="auto"/>
        <w:bottom w:val="none" w:sz="0" w:space="0" w:color="auto"/>
        <w:right w:val="none" w:sz="0" w:space="0" w:color="auto"/>
      </w:divBdr>
    </w:div>
    <w:div w:id="394279761">
      <w:bodyDiv w:val="1"/>
      <w:marLeft w:val="0"/>
      <w:marRight w:val="0"/>
      <w:marTop w:val="0"/>
      <w:marBottom w:val="0"/>
      <w:divBdr>
        <w:top w:val="none" w:sz="0" w:space="0" w:color="auto"/>
        <w:left w:val="none" w:sz="0" w:space="0" w:color="auto"/>
        <w:bottom w:val="none" w:sz="0" w:space="0" w:color="auto"/>
        <w:right w:val="none" w:sz="0" w:space="0" w:color="auto"/>
      </w:divBdr>
    </w:div>
    <w:div w:id="409739318">
      <w:bodyDiv w:val="1"/>
      <w:marLeft w:val="0"/>
      <w:marRight w:val="0"/>
      <w:marTop w:val="0"/>
      <w:marBottom w:val="0"/>
      <w:divBdr>
        <w:top w:val="none" w:sz="0" w:space="0" w:color="auto"/>
        <w:left w:val="none" w:sz="0" w:space="0" w:color="auto"/>
        <w:bottom w:val="none" w:sz="0" w:space="0" w:color="auto"/>
        <w:right w:val="none" w:sz="0" w:space="0" w:color="auto"/>
      </w:divBdr>
    </w:div>
    <w:div w:id="411857198">
      <w:bodyDiv w:val="1"/>
      <w:marLeft w:val="0"/>
      <w:marRight w:val="0"/>
      <w:marTop w:val="0"/>
      <w:marBottom w:val="0"/>
      <w:divBdr>
        <w:top w:val="none" w:sz="0" w:space="0" w:color="auto"/>
        <w:left w:val="none" w:sz="0" w:space="0" w:color="auto"/>
        <w:bottom w:val="none" w:sz="0" w:space="0" w:color="auto"/>
        <w:right w:val="none" w:sz="0" w:space="0" w:color="auto"/>
      </w:divBdr>
    </w:div>
    <w:div w:id="419833046">
      <w:bodyDiv w:val="1"/>
      <w:marLeft w:val="0"/>
      <w:marRight w:val="0"/>
      <w:marTop w:val="0"/>
      <w:marBottom w:val="0"/>
      <w:divBdr>
        <w:top w:val="none" w:sz="0" w:space="0" w:color="auto"/>
        <w:left w:val="none" w:sz="0" w:space="0" w:color="auto"/>
        <w:bottom w:val="none" w:sz="0" w:space="0" w:color="auto"/>
        <w:right w:val="none" w:sz="0" w:space="0" w:color="auto"/>
      </w:divBdr>
    </w:div>
    <w:div w:id="422916082">
      <w:bodyDiv w:val="1"/>
      <w:marLeft w:val="0"/>
      <w:marRight w:val="0"/>
      <w:marTop w:val="0"/>
      <w:marBottom w:val="0"/>
      <w:divBdr>
        <w:top w:val="none" w:sz="0" w:space="0" w:color="auto"/>
        <w:left w:val="none" w:sz="0" w:space="0" w:color="auto"/>
        <w:bottom w:val="none" w:sz="0" w:space="0" w:color="auto"/>
        <w:right w:val="none" w:sz="0" w:space="0" w:color="auto"/>
      </w:divBdr>
    </w:div>
    <w:div w:id="425927067">
      <w:bodyDiv w:val="1"/>
      <w:marLeft w:val="0"/>
      <w:marRight w:val="0"/>
      <w:marTop w:val="0"/>
      <w:marBottom w:val="0"/>
      <w:divBdr>
        <w:top w:val="none" w:sz="0" w:space="0" w:color="auto"/>
        <w:left w:val="none" w:sz="0" w:space="0" w:color="auto"/>
        <w:bottom w:val="none" w:sz="0" w:space="0" w:color="auto"/>
        <w:right w:val="none" w:sz="0" w:space="0" w:color="auto"/>
      </w:divBdr>
    </w:div>
    <w:div w:id="426271331">
      <w:bodyDiv w:val="1"/>
      <w:marLeft w:val="0"/>
      <w:marRight w:val="0"/>
      <w:marTop w:val="0"/>
      <w:marBottom w:val="0"/>
      <w:divBdr>
        <w:top w:val="none" w:sz="0" w:space="0" w:color="auto"/>
        <w:left w:val="none" w:sz="0" w:space="0" w:color="auto"/>
        <w:bottom w:val="none" w:sz="0" w:space="0" w:color="auto"/>
        <w:right w:val="none" w:sz="0" w:space="0" w:color="auto"/>
      </w:divBdr>
    </w:div>
    <w:div w:id="431050110">
      <w:bodyDiv w:val="1"/>
      <w:marLeft w:val="0"/>
      <w:marRight w:val="0"/>
      <w:marTop w:val="0"/>
      <w:marBottom w:val="0"/>
      <w:divBdr>
        <w:top w:val="none" w:sz="0" w:space="0" w:color="auto"/>
        <w:left w:val="none" w:sz="0" w:space="0" w:color="auto"/>
        <w:bottom w:val="none" w:sz="0" w:space="0" w:color="auto"/>
        <w:right w:val="none" w:sz="0" w:space="0" w:color="auto"/>
      </w:divBdr>
    </w:div>
    <w:div w:id="432364846">
      <w:bodyDiv w:val="1"/>
      <w:marLeft w:val="0"/>
      <w:marRight w:val="0"/>
      <w:marTop w:val="0"/>
      <w:marBottom w:val="0"/>
      <w:divBdr>
        <w:top w:val="none" w:sz="0" w:space="0" w:color="auto"/>
        <w:left w:val="none" w:sz="0" w:space="0" w:color="auto"/>
        <w:bottom w:val="none" w:sz="0" w:space="0" w:color="auto"/>
        <w:right w:val="none" w:sz="0" w:space="0" w:color="auto"/>
      </w:divBdr>
    </w:div>
    <w:div w:id="437138835">
      <w:bodyDiv w:val="1"/>
      <w:marLeft w:val="0"/>
      <w:marRight w:val="0"/>
      <w:marTop w:val="0"/>
      <w:marBottom w:val="0"/>
      <w:divBdr>
        <w:top w:val="none" w:sz="0" w:space="0" w:color="auto"/>
        <w:left w:val="none" w:sz="0" w:space="0" w:color="auto"/>
        <w:bottom w:val="none" w:sz="0" w:space="0" w:color="auto"/>
        <w:right w:val="none" w:sz="0" w:space="0" w:color="auto"/>
      </w:divBdr>
    </w:div>
    <w:div w:id="443620788">
      <w:bodyDiv w:val="1"/>
      <w:marLeft w:val="0"/>
      <w:marRight w:val="0"/>
      <w:marTop w:val="0"/>
      <w:marBottom w:val="0"/>
      <w:divBdr>
        <w:top w:val="none" w:sz="0" w:space="0" w:color="auto"/>
        <w:left w:val="none" w:sz="0" w:space="0" w:color="auto"/>
        <w:bottom w:val="none" w:sz="0" w:space="0" w:color="auto"/>
        <w:right w:val="none" w:sz="0" w:space="0" w:color="auto"/>
      </w:divBdr>
    </w:div>
    <w:div w:id="447503305">
      <w:bodyDiv w:val="1"/>
      <w:marLeft w:val="0"/>
      <w:marRight w:val="0"/>
      <w:marTop w:val="0"/>
      <w:marBottom w:val="0"/>
      <w:divBdr>
        <w:top w:val="none" w:sz="0" w:space="0" w:color="auto"/>
        <w:left w:val="none" w:sz="0" w:space="0" w:color="auto"/>
        <w:bottom w:val="none" w:sz="0" w:space="0" w:color="auto"/>
        <w:right w:val="none" w:sz="0" w:space="0" w:color="auto"/>
      </w:divBdr>
    </w:div>
    <w:div w:id="450172739">
      <w:bodyDiv w:val="1"/>
      <w:marLeft w:val="0"/>
      <w:marRight w:val="0"/>
      <w:marTop w:val="0"/>
      <w:marBottom w:val="0"/>
      <w:divBdr>
        <w:top w:val="none" w:sz="0" w:space="0" w:color="auto"/>
        <w:left w:val="none" w:sz="0" w:space="0" w:color="auto"/>
        <w:bottom w:val="none" w:sz="0" w:space="0" w:color="auto"/>
        <w:right w:val="none" w:sz="0" w:space="0" w:color="auto"/>
      </w:divBdr>
    </w:div>
    <w:div w:id="452598998">
      <w:bodyDiv w:val="1"/>
      <w:marLeft w:val="0"/>
      <w:marRight w:val="0"/>
      <w:marTop w:val="0"/>
      <w:marBottom w:val="0"/>
      <w:divBdr>
        <w:top w:val="none" w:sz="0" w:space="0" w:color="auto"/>
        <w:left w:val="none" w:sz="0" w:space="0" w:color="auto"/>
        <w:bottom w:val="none" w:sz="0" w:space="0" w:color="auto"/>
        <w:right w:val="none" w:sz="0" w:space="0" w:color="auto"/>
      </w:divBdr>
    </w:div>
    <w:div w:id="464734553">
      <w:bodyDiv w:val="1"/>
      <w:marLeft w:val="0"/>
      <w:marRight w:val="0"/>
      <w:marTop w:val="0"/>
      <w:marBottom w:val="0"/>
      <w:divBdr>
        <w:top w:val="none" w:sz="0" w:space="0" w:color="auto"/>
        <w:left w:val="none" w:sz="0" w:space="0" w:color="auto"/>
        <w:bottom w:val="none" w:sz="0" w:space="0" w:color="auto"/>
        <w:right w:val="none" w:sz="0" w:space="0" w:color="auto"/>
      </w:divBdr>
    </w:div>
    <w:div w:id="473107892">
      <w:bodyDiv w:val="1"/>
      <w:marLeft w:val="0"/>
      <w:marRight w:val="0"/>
      <w:marTop w:val="0"/>
      <w:marBottom w:val="0"/>
      <w:divBdr>
        <w:top w:val="none" w:sz="0" w:space="0" w:color="auto"/>
        <w:left w:val="none" w:sz="0" w:space="0" w:color="auto"/>
        <w:bottom w:val="none" w:sz="0" w:space="0" w:color="auto"/>
        <w:right w:val="none" w:sz="0" w:space="0" w:color="auto"/>
      </w:divBdr>
    </w:div>
    <w:div w:id="473569414">
      <w:bodyDiv w:val="1"/>
      <w:marLeft w:val="0"/>
      <w:marRight w:val="0"/>
      <w:marTop w:val="0"/>
      <w:marBottom w:val="0"/>
      <w:divBdr>
        <w:top w:val="none" w:sz="0" w:space="0" w:color="auto"/>
        <w:left w:val="none" w:sz="0" w:space="0" w:color="auto"/>
        <w:bottom w:val="none" w:sz="0" w:space="0" w:color="auto"/>
        <w:right w:val="none" w:sz="0" w:space="0" w:color="auto"/>
      </w:divBdr>
    </w:div>
    <w:div w:id="478956369">
      <w:bodyDiv w:val="1"/>
      <w:marLeft w:val="0"/>
      <w:marRight w:val="0"/>
      <w:marTop w:val="0"/>
      <w:marBottom w:val="0"/>
      <w:divBdr>
        <w:top w:val="none" w:sz="0" w:space="0" w:color="auto"/>
        <w:left w:val="none" w:sz="0" w:space="0" w:color="auto"/>
        <w:bottom w:val="none" w:sz="0" w:space="0" w:color="auto"/>
        <w:right w:val="none" w:sz="0" w:space="0" w:color="auto"/>
      </w:divBdr>
    </w:div>
    <w:div w:id="491454861">
      <w:bodyDiv w:val="1"/>
      <w:marLeft w:val="0"/>
      <w:marRight w:val="0"/>
      <w:marTop w:val="0"/>
      <w:marBottom w:val="0"/>
      <w:divBdr>
        <w:top w:val="none" w:sz="0" w:space="0" w:color="auto"/>
        <w:left w:val="none" w:sz="0" w:space="0" w:color="auto"/>
        <w:bottom w:val="none" w:sz="0" w:space="0" w:color="auto"/>
        <w:right w:val="none" w:sz="0" w:space="0" w:color="auto"/>
      </w:divBdr>
    </w:div>
    <w:div w:id="516046165">
      <w:bodyDiv w:val="1"/>
      <w:marLeft w:val="0"/>
      <w:marRight w:val="0"/>
      <w:marTop w:val="0"/>
      <w:marBottom w:val="0"/>
      <w:divBdr>
        <w:top w:val="none" w:sz="0" w:space="0" w:color="auto"/>
        <w:left w:val="none" w:sz="0" w:space="0" w:color="auto"/>
        <w:bottom w:val="none" w:sz="0" w:space="0" w:color="auto"/>
        <w:right w:val="none" w:sz="0" w:space="0" w:color="auto"/>
      </w:divBdr>
    </w:div>
    <w:div w:id="519123156">
      <w:bodyDiv w:val="1"/>
      <w:marLeft w:val="0"/>
      <w:marRight w:val="0"/>
      <w:marTop w:val="0"/>
      <w:marBottom w:val="0"/>
      <w:divBdr>
        <w:top w:val="none" w:sz="0" w:space="0" w:color="auto"/>
        <w:left w:val="none" w:sz="0" w:space="0" w:color="auto"/>
        <w:bottom w:val="none" w:sz="0" w:space="0" w:color="auto"/>
        <w:right w:val="none" w:sz="0" w:space="0" w:color="auto"/>
      </w:divBdr>
    </w:div>
    <w:div w:id="540559307">
      <w:bodyDiv w:val="1"/>
      <w:marLeft w:val="0"/>
      <w:marRight w:val="0"/>
      <w:marTop w:val="0"/>
      <w:marBottom w:val="0"/>
      <w:divBdr>
        <w:top w:val="none" w:sz="0" w:space="0" w:color="auto"/>
        <w:left w:val="none" w:sz="0" w:space="0" w:color="auto"/>
        <w:bottom w:val="none" w:sz="0" w:space="0" w:color="auto"/>
        <w:right w:val="none" w:sz="0" w:space="0" w:color="auto"/>
      </w:divBdr>
    </w:div>
    <w:div w:id="545681703">
      <w:bodyDiv w:val="1"/>
      <w:marLeft w:val="0"/>
      <w:marRight w:val="0"/>
      <w:marTop w:val="0"/>
      <w:marBottom w:val="0"/>
      <w:divBdr>
        <w:top w:val="none" w:sz="0" w:space="0" w:color="auto"/>
        <w:left w:val="none" w:sz="0" w:space="0" w:color="auto"/>
        <w:bottom w:val="none" w:sz="0" w:space="0" w:color="auto"/>
        <w:right w:val="none" w:sz="0" w:space="0" w:color="auto"/>
      </w:divBdr>
    </w:div>
    <w:div w:id="545722663">
      <w:bodyDiv w:val="1"/>
      <w:marLeft w:val="0"/>
      <w:marRight w:val="0"/>
      <w:marTop w:val="0"/>
      <w:marBottom w:val="0"/>
      <w:divBdr>
        <w:top w:val="none" w:sz="0" w:space="0" w:color="auto"/>
        <w:left w:val="none" w:sz="0" w:space="0" w:color="auto"/>
        <w:bottom w:val="none" w:sz="0" w:space="0" w:color="auto"/>
        <w:right w:val="none" w:sz="0" w:space="0" w:color="auto"/>
      </w:divBdr>
    </w:div>
    <w:div w:id="546455664">
      <w:bodyDiv w:val="1"/>
      <w:marLeft w:val="0"/>
      <w:marRight w:val="0"/>
      <w:marTop w:val="0"/>
      <w:marBottom w:val="0"/>
      <w:divBdr>
        <w:top w:val="none" w:sz="0" w:space="0" w:color="auto"/>
        <w:left w:val="none" w:sz="0" w:space="0" w:color="auto"/>
        <w:bottom w:val="none" w:sz="0" w:space="0" w:color="auto"/>
        <w:right w:val="none" w:sz="0" w:space="0" w:color="auto"/>
      </w:divBdr>
    </w:div>
    <w:div w:id="546528437">
      <w:bodyDiv w:val="1"/>
      <w:marLeft w:val="0"/>
      <w:marRight w:val="0"/>
      <w:marTop w:val="0"/>
      <w:marBottom w:val="0"/>
      <w:divBdr>
        <w:top w:val="none" w:sz="0" w:space="0" w:color="auto"/>
        <w:left w:val="none" w:sz="0" w:space="0" w:color="auto"/>
        <w:bottom w:val="none" w:sz="0" w:space="0" w:color="auto"/>
        <w:right w:val="none" w:sz="0" w:space="0" w:color="auto"/>
      </w:divBdr>
    </w:div>
    <w:div w:id="552036177">
      <w:bodyDiv w:val="1"/>
      <w:marLeft w:val="0"/>
      <w:marRight w:val="0"/>
      <w:marTop w:val="0"/>
      <w:marBottom w:val="0"/>
      <w:divBdr>
        <w:top w:val="none" w:sz="0" w:space="0" w:color="auto"/>
        <w:left w:val="none" w:sz="0" w:space="0" w:color="auto"/>
        <w:bottom w:val="none" w:sz="0" w:space="0" w:color="auto"/>
        <w:right w:val="none" w:sz="0" w:space="0" w:color="auto"/>
      </w:divBdr>
    </w:div>
    <w:div w:id="552623526">
      <w:bodyDiv w:val="1"/>
      <w:marLeft w:val="0"/>
      <w:marRight w:val="0"/>
      <w:marTop w:val="0"/>
      <w:marBottom w:val="0"/>
      <w:divBdr>
        <w:top w:val="none" w:sz="0" w:space="0" w:color="auto"/>
        <w:left w:val="none" w:sz="0" w:space="0" w:color="auto"/>
        <w:bottom w:val="none" w:sz="0" w:space="0" w:color="auto"/>
        <w:right w:val="none" w:sz="0" w:space="0" w:color="auto"/>
      </w:divBdr>
    </w:div>
    <w:div w:id="563641685">
      <w:bodyDiv w:val="1"/>
      <w:marLeft w:val="0"/>
      <w:marRight w:val="0"/>
      <w:marTop w:val="0"/>
      <w:marBottom w:val="0"/>
      <w:divBdr>
        <w:top w:val="none" w:sz="0" w:space="0" w:color="auto"/>
        <w:left w:val="none" w:sz="0" w:space="0" w:color="auto"/>
        <w:bottom w:val="none" w:sz="0" w:space="0" w:color="auto"/>
        <w:right w:val="none" w:sz="0" w:space="0" w:color="auto"/>
      </w:divBdr>
    </w:div>
    <w:div w:id="574584651">
      <w:bodyDiv w:val="1"/>
      <w:marLeft w:val="0"/>
      <w:marRight w:val="0"/>
      <w:marTop w:val="0"/>
      <w:marBottom w:val="0"/>
      <w:divBdr>
        <w:top w:val="none" w:sz="0" w:space="0" w:color="auto"/>
        <w:left w:val="none" w:sz="0" w:space="0" w:color="auto"/>
        <w:bottom w:val="none" w:sz="0" w:space="0" w:color="auto"/>
        <w:right w:val="none" w:sz="0" w:space="0" w:color="auto"/>
      </w:divBdr>
    </w:div>
    <w:div w:id="583223192">
      <w:bodyDiv w:val="1"/>
      <w:marLeft w:val="0"/>
      <w:marRight w:val="0"/>
      <w:marTop w:val="0"/>
      <w:marBottom w:val="0"/>
      <w:divBdr>
        <w:top w:val="none" w:sz="0" w:space="0" w:color="auto"/>
        <w:left w:val="none" w:sz="0" w:space="0" w:color="auto"/>
        <w:bottom w:val="none" w:sz="0" w:space="0" w:color="auto"/>
        <w:right w:val="none" w:sz="0" w:space="0" w:color="auto"/>
      </w:divBdr>
    </w:div>
    <w:div w:id="587234041">
      <w:bodyDiv w:val="1"/>
      <w:marLeft w:val="0"/>
      <w:marRight w:val="0"/>
      <w:marTop w:val="0"/>
      <w:marBottom w:val="0"/>
      <w:divBdr>
        <w:top w:val="none" w:sz="0" w:space="0" w:color="auto"/>
        <w:left w:val="none" w:sz="0" w:space="0" w:color="auto"/>
        <w:bottom w:val="none" w:sz="0" w:space="0" w:color="auto"/>
        <w:right w:val="none" w:sz="0" w:space="0" w:color="auto"/>
      </w:divBdr>
    </w:div>
    <w:div w:id="610624244">
      <w:bodyDiv w:val="1"/>
      <w:marLeft w:val="0"/>
      <w:marRight w:val="0"/>
      <w:marTop w:val="0"/>
      <w:marBottom w:val="0"/>
      <w:divBdr>
        <w:top w:val="none" w:sz="0" w:space="0" w:color="auto"/>
        <w:left w:val="none" w:sz="0" w:space="0" w:color="auto"/>
        <w:bottom w:val="none" w:sz="0" w:space="0" w:color="auto"/>
        <w:right w:val="none" w:sz="0" w:space="0" w:color="auto"/>
      </w:divBdr>
    </w:div>
    <w:div w:id="610672644">
      <w:bodyDiv w:val="1"/>
      <w:marLeft w:val="0"/>
      <w:marRight w:val="0"/>
      <w:marTop w:val="0"/>
      <w:marBottom w:val="0"/>
      <w:divBdr>
        <w:top w:val="none" w:sz="0" w:space="0" w:color="auto"/>
        <w:left w:val="none" w:sz="0" w:space="0" w:color="auto"/>
        <w:bottom w:val="none" w:sz="0" w:space="0" w:color="auto"/>
        <w:right w:val="none" w:sz="0" w:space="0" w:color="auto"/>
      </w:divBdr>
    </w:div>
    <w:div w:id="616064991">
      <w:bodyDiv w:val="1"/>
      <w:marLeft w:val="0"/>
      <w:marRight w:val="0"/>
      <w:marTop w:val="0"/>
      <w:marBottom w:val="0"/>
      <w:divBdr>
        <w:top w:val="none" w:sz="0" w:space="0" w:color="auto"/>
        <w:left w:val="none" w:sz="0" w:space="0" w:color="auto"/>
        <w:bottom w:val="none" w:sz="0" w:space="0" w:color="auto"/>
        <w:right w:val="none" w:sz="0" w:space="0" w:color="auto"/>
      </w:divBdr>
    </w:div>
    <w:div w:id="617683862">
      <w:bodyDiv w:val="1"/>
      <w:marLeft w:val="0"/>
      <w:marRight w:val="0"/>
      <w:marTop w:val="0"/>
      <w:marBottom w:val="0"/>
      <w:divBdr>
        <w:top w:val="none" w:sz="0" w:space="0" w:color="auto"/>
        <w:left w:val="none" w:sz="0" w:space="0" w:color="auto"/>
        <w:bottom w:val="none" w:sz="0" w:space="0" w:color="auto"/>
        <w:right w:val="none" w:sz="0" w:space="0" w:color="auto"/>
      </w:divBdr>
    </w:div>
    <w:div w:id="630671736">
      <w:bodyDiv w:val="1"/>
      <w:marLeft w:val="0"/>
      <w:marRight w:val="0"/>
      <w:marTop w:val="0"/>
      <w:marBottom w:val="0"/>
      <w:divBdr>
        <w:top w:val="none" w:sz="0" w:space="0" w:color="auto"/>
        <w:left w:val="none" w:sz="0" w:space="0" w:color="auto"/>
        <w:bottom w:val="none" w:sz="0" w:space="0" w:color="auto"/>
        <w:right w:val="none" w:sz="0" w:space="0" w:color="auto"/>
      </w:divBdr>
    </w:div>
    <w:div w:id="639726137">
      <w:bodyDiv w:val="1"/>
      <w:marLeft w:val="0"/>
      <w:marRight w:val="0"/>
      <w:marTop w:val="0"/>
      <w:marBottom w:val="0"/>
      <w:divBdr>
        <w:top w:val="none" w:sz="0" w:space="0" w:color="auto"/>
        <w:left w:val="none" w:sz="0" w:space="0" w:color="auto"/>
        <w:bottom w:val="none" w:sz="0" w:space="0" w:color="auto"/>
        <w:right w:val="none" w:sz="0" w:space="0" w:color="auto"/>
      </w:divBdr>
    </w:div>
    <w:div w:id="661350221">
      <w:bodyDiv w:val="1"/>
      <w:marLeft w:val="0"/>
      <w:marRight w:val="0"/>
      <w:marTop w:val="0"/>
      <w:marBottom w:val="0"/>
      <w:divBdr>
        <w:top w:val="none" w:sz="0" w:space="0" w:color="auto"/>
        <w:left w:val="none" w:sz="0" w:space="0" w:color="auto"/>
        <w:bottom w:val="none" w:sz="0" w:space="0" w:color="auto"/>
        <w:right w:val="none" w:sz="0" w:space="0" w:color="auto"/>
      </w:divBdr>
    </w:div>
    <w:div w:id="664406878">
      <w:bodyDiv w:val="1"/>
      <w:marLeft w:val="0"/>
      <w:marRight w:val="0"/>
      <w:marTop w:val="0"/>
      <w:marBottom w:val="0"/>
      <w:divBdr>
        <w:top w:val="none" w:sz="0" w:space="0" w:color="auto"/>
        <w:left w:val="none" w:sz="0" w:space="0" w:color="auto"/>
        <w:bottom w:val="none" w:sz="0" w:space="0" w:color="auto"/>
        <w:right w:val="none" w:sz="0" w:space="0" w:color="auto"/>
      </w:divBdr>
    </w:div>
    <w:div w:id="669261995">
      <w:bodyDiv w:val="1"/>
      <w:marLeft w:val="0"/>
      <w:marRight w:val="0"/>
      <w:marTop w:val="0"/>
      <w:marBottom w:val="0"/>
      <w:divBdr>
        <w:top w:val="none" w:sz="0" w:space="0" w:color="auto"/>
        <w:left w:val="none" w:sz="0" w:space="0" w:color="auto"/>
        <w:bottom w:val="none" w:sz="0" w:space="0" w:color="auto"/>
        <w:right w:val="none" w:sz="0" w:space="0" w:color="auto"/>
      </w:divBdr>
    </w:div>
    <w:div w:id="681510621">
      <w:bodyDiv w:val="1"/>
      <w:marLeft w:val="0"/>
      <w:marRight w:val="0"/>
      <w:marTop w:val="0"/>
      <w:marBottom w:val="0"/>
      <w:divBdr>
        <w:top w:val="none" w:sz="0" w:space="0" w:color="auto"/>
        <w:left w:val="none" w:sz="0" w:space="0" w:color="auto"/>
        <w:bottom w:val="none" w:sz="0" w:space="0" w:color="auto"/>
        <w:right w:val="none" w:sz="0" w:space="0" w:color="auto"/>
      </w:divBdr>
    </w:div>
    <w:div w:id="689599950">
      <w:bodyDiv w:val="1"/>
      <w:marLeft w:val="0"/>
      <w:marRight w:val="0"/>
      <w:marTop w:val="0"/>
      <w:marBottom w:val="0"/>
      <w:divBdr>
        <w:top w:val="none" w:sz="0" w:space="0" w:color="auto"/>
        <w:left w:val="none" w:sz="0" w:space="0" w:color="auto"/>
        <w:bottom w:val="none" w:sz="0" w:space="0" w:color="auto"/>
        <w:right w:val="none" w:sz="0" w:space="0" w:color="auto"/>
      </w:divBdr>
    </w:div>
    <w:div w:id="689647006">
      <w:bodyDiv w:val="1"/>
      <w:marLeft w:val="0"/>
      <w:marRight w:val="0"/>
      <w:marTop w:val="0"/>
      <w:marBottom w:val="0"/>
      <w:divBdr>
        <w:top w:val="none" w:sz="0" w:space="0" w:color="auto"/>
        <w:left w:val="none" w:sz="0" w:space="0" w:color="auto"/>
        <w:bottom w:val="none" w:sz="0" w:space="0" w:color="auto"/>
        <w:right w:val="none" w:sz="0" w:space="0" w:color="auto"/>
      </w:divBdr>
    </w:div>
    <w:div w:id="691998188">
      <w:bodyDiv w:val="1"/>
      <w:marLeft w:val="0"/>
      <w:marRight w:val="0"/>
      <w:marTop w:val="0"/>
      <w:marBottom w:val="0"/>
      <w:divBdr>
        <w:top w:val="none" w:sz="0" w:space="0" w:color="auto"/>
        <w:left w:val="none" w:sz="0" w:space="0" w:color="auto"/>
        <w:bottom w:val="none" w:sz="0" w:space="0" w:color="auto"/>
        <w:right w:val="none" w:sz="0" w:space="0" w:color="auto"/>
      </w:divBdr>
    </w:div>
    <w:div w:id="692682067">
      <w:bodyDiv w:val="1"/>
      <w:marLeft w:val="0"/>
      <w:marRight w:val="0"/>
      <w:marTop w:val="0"/>
      <w:marBottom w:val="0"/>
      <w:divBdr>
        <w:top w:val="none" w:sz="0" w:space="0" w:color="auto"/>
        <w:left w:val="none" w:sz="0" w:space="0" w:color="auto"/>
        <w:bottom w:val="none" w:sz="0" w:space="0" w:color="auto"/>
        <w:right w:val="none" w:sz="0" w:space="0" w:color="auto"/>
      </w:divBdr>
    </w:div>
    <w:div w:id="702631984">
      <w:bodyDiv w:val="1"/>
      <w:marLeft w:val="0"/>
      <w:marRight w:val="0"/>
      <w:marTop w:val="0"/>
      <w:marBottom w:val="0"/>
      <w:divBdr>
        <w:top w:val="none" w:sz="0" w:space="0" w:color="auto"/>
        <w:left w:val="none" w:sz="0" w:space="0" w:color="auto"/>
        <w:bottom w:val="none" w:sz="0" w:space="0" w:color="auto"/>
        <w:right w:val="none" w:sz="0" w:space="0" w:color="auto"/>
      </w:divBdr>
    </w:div>
    <w:div w:id="704985728">
      <w:bodyDiv w:val="1"/>
      <w:marLeft w:val="0"/>
      <w:marRight w:val="0"/>
      <w:marTop w:val="0"/>
      <w:marBottom w:val="0"/>
      <w:divBdr>
        <w:top w:val="none" w:sz="0" w:space="0" w:color="auto"/>
        <w:left w:val="none" w:sz="0" w:space="0" w:color="auto"/>
        <w:bottom w:val="none" w:sz="0" w:space="0" w:color="auto"/>
        <w:right w:val="none" w:sz="0" w:space="0" w:color="auto"/>
      </w:divBdr>
    </w:div>
    <w:div w:id="709691313">
      <w:bodyDiv w:val="1"/>
      <w:marLeft w:val="0"/>
      <w:marRight w:val="0"/>
      <w:marTop w:val="0"/>
      <w:marBottom w:val="0"/>
      <w:divBdr>
        <w:top w:val="none" w:sz="0" w:space="0" w:color="auto"/>
        <w:left w:val="none" w:sz="0" w:space="0" w:color="auto"/>
        <w:bottom w:val="none" w:sz="0" w:space="0" w:color="auto"/>
        <w:right w:val="none" w:sz="0" w:space="0" w:color="auto"/>
      </w:divBdr>
    </w:div>
    <w:div w:id="709767492">
      <w:bodyDiv w:val="1"/>
      <w:marLeft w:val="0"/>
      <w:marRight w:val="0"/>
      <w:marTop w:val="0"/>
      <w:marBottom w:val="0"/>
      <w:divBdr>
        <w:top w:val="none" w:sz="0" w:space="0" w:color="auto"/>
        <w:left w:val="none" w:sz="0" w:space="0" w:color="auto"/>
        <w:bottom w:val="none" w:sz="0" w:space="0" w:color="auto"/>
        <w:right w:val="none" w:sz="0" w:space="0" w:color="auto"/>
      </w:divBdr>
    </w:div>
    <w:div w:id="712849888">
      <w:bodyDiv w:val="1"/>
      <w:marLeft w:val="0"/>
      <w:marRight w:val="0"/>
      <w:marTop w:val="0"/>
      <w:marBottom w:val="0"/>
      <w:divBdr>
        <w:top w:val="none" w:sz="0" w:space="0" w:color="auto"/>
        <w:left w:val="none" w:sz="0" w:space="0" w:color="auto"/>
        <w:bottom w:val="none" w:sz="0" w:space="0" w:color="auto"/>
        <w:right w:val="none" w:sz="0" w:space="0" w:color="auto"/>
      </w:divBdr>
    </w:div>
    <w:div w:id="712920738">
      <w:bodyDiv w:val="1"/>
      <w:marLeft w:val="0"/>
      <w:marRight w:val="0"/>
      <w:marTop w:val="0"/>
      <w:marBottom w:val="0"/>
      <w:divBdr>
        <w:top w:val="none" w:sz="0" w:space="0" w:color="auto"/>
        <w:left w:val="none" w:sz="0" w:space="0" w:color="auto"/>
        <w:bottom w:val="none" w:sz="0" w:space="0" w:color="auto"/>
        <w:right w:val="none" w:sz="0" w:space="0" w:color="auto"/>
      </w:divBdr>
    </w:div>
    <w:div w:id="716053115">
      <w:bodyDiv w:val="1"/>
      <w:marLeft w:val="0"/>
      <w:marRight w:val="0"/>
      <w:marTop w:val="0"/>
      <w:marBottom w:val="0"/>
      <w:divBdr>
        <w:top w:val="none" w:sz="0" w:space="0" w:color="auto"/>
        <w:left w:val="none" w:sz="0" w:space="0" w:color="auto"/>
        <w:bottom w:val="none" w:sz="0" w:space="0" w:color="auto"/>
        <w:right w:val="none" w:sz="0" w:space="0" w:color="auto"/>
      </w:divBdr>
    </w:div>
    <w:div w:id="718280427">
      <w:bodyDiv w:val="1"/>
      <w:marLeft w:val="0"/>
      <w:marRight w:val="0"/>
      <w:marTop w:val="0"/>
      <w:marBottom w:val="0"/>
      <w:divBdr>
        <w:top w:val="none" w:sz="0" w:space="0" w:color="auto"/>
        <w:left w:val="none" w:sz="0" w:space="0" w:color="auto"/>
        <w:bottom w:val="none" w:sz="0" w:space="0" w:color="auto"/>
        <w:right w:val="none" w:sz="0" w:space="0" w:color="auto"/>
      </w:divBdr>
    </w:div>
    <w:div w:id="731848550">
      <w:bodyDiv w:val="1"/>
      <w:marLeft w:val="0"/>
      <w:marRight w:val="0"/>
      <w:marTop w:val="0"/>
      <w:marBottom w:val="0"/>
      <w:divBdr>
        <w:top w:val="none" w:sz="0" w:space="0" w:color="auto"/>
        <w:left w:val="none" w:sz="0" w:space="0" w:color="auto"/>
        <w:bottom w:val="none" w:sz="0" w:space="0" w:color="auto"/>
        <w:right w:val="none" w:sz="0" w:space="0" w:color="auto"/>
      </w:divBdr>
    </w:div>
    <w:div w:id="739862166">
      <w:bodyDiv w:val="1"/>
      <w:marLeft w:val="0"/>
      <w:marRight w:val="0"/>
      <w:marTop w:val="0"/>
      <w:marBottom w:val="0"/>
      <w:divBdr>
        <w:top w:val="none" w:sz="0" w:space="0" w:color="auto"/>
        <w:left w:val="none" w:sz="0" w:space="0" w:color="auto"/>
        <w:bottom w:val="none" w:sz="0" w:space="0" w:color="auto"/>
        <w:right w:val="none" w:sz="0" w:space="0" w:color="auto"/>
      </w:divBdr>
    </w:div>
    <w:div w:id="740910011">
      <w:bodyDiv w:val="1"/>
      <w:marLeft w:val="0"/>
      <w:marRight w:val="0"/>
      <w:marTop w:val="0"/>
      <w:marBottom w:val="0"/>
      <w:divBdr>
        <w:top w:val="none" w:sz="0" w:space="0" w:color="auto"/>
        <w:left w:val="none" w:sz="0" w:space="0" w:color="auto"/>
        <w:bottom w:val="none" w:sz="0" w:space="0" w:color="auto"/>
        <w:right w:val="none" w:sz="0" w:space="0" w:color="auto"/>
      </w:divBdr>
    </w:div>
    <w:div w:id="747920355">
      <w:bodyDiv w:val="1"/>
      <w:marLeft w:val="0"/>
      <w:marRight w:val="0"/>
      <w:marTop w:val="0"/>
      <w:marBottom w:val="0"/>
      <w:divBdr>
        <w:top w:val="none" w:sz="0" w:space="0" w:color="auto"/>
        <w:left w:val="none" w:sz="0" w:space="0" w:color="auto"/>
        <w:bottom w:val="none" w:sz="0" w:space="0" w:color="auto"/>
        <w:right w:val="none" w:sz="0" w:space="0" w:color="auto"/>
      </w:divBdr>
    </w:div>
    <w:div w:id="759133006">
      <w:bodyDiv w:val="1"/>
      <w:marLeft w:val="0"/>
      <w:marRight w:val="0"/>
      <w:marTop w:val="0"/>
      <w:marBottom w:val="0"/>
      <w:divBdr>
        <w:top w:val="none" w:sz="0" w:space="0" w:color="auto"/>
        <w:left w:val="none" w:sz="0" w:space="0" w:color="auto"/>
        <w:bottom w:val="none" w:sz="0" w:space="0" w:color="auto"/>
        <w:right w:val="none" w:sz="0" w:space="0" w:color="auto"/>
      </w:divBdr>
    </w:div>
    <w:div w:id="760217987">
      <w:bodyDiv w:val="1"/>
      <w:marLeft w:val="0"/>
      <w:marRight w:val="0"/>
      <w:marTop w:val="0"/>
      <w:marBottom w:val="0"/>
      <w:divBdr>
        <w:top w:val="none" w:sz="0" w:space="0" w:color="auto"/>
        <w:left w:val="none" w:sz="0" w:space="0" w:color="auto"/>
        <w:bottom w:val="none" w:sz="0" w:space="0" w:color="auto"/>
        <w:right w:val="none" w:sz="0" w:space="0" w:color="auto"/>
      </w:divBdr>
    </w:div>
    <w:div w:id="765269862">
      <w:bodyDiv w:val="1"/>
      <w:marLeft w:val="0"/>
      <w:marRight w:val="0"/>
      <w:marTop w:val="0"/>
      <w:marBottom w:val="0"/>
      <w:divBdr>
        <w:top w:val="none" w:sz="0" w:space="0" w:color="auto"/>
        <w:left w:val="none" w:sz="0" w:space="0" w:color="auto"/>
        <w:bottom w:val="none" w:sz="0" w:space="0" w:color="auto"/>
        <w:right w:val="none" w:sz="0" w:space="0" w:color="auto"/>
      </w:divBdr>
    </w:div>
    <w:div w:id="765925228">
      <w:bodyDiv w:val="1"/>
      <w:marLeft w:val="0"/>
      <w:marRight w:val="0"/>
      <w:marTop w:val="0"/>
      <w:marBottom w:val="0"/>
      <w:divBdr>
        <w:top w:val="none" w:sz="0" w:space="0" w:color="auto"/>
        <w:left w:val="none" w:sz="0" w:space="0" w:color="auto"/>
        <w:bottom w:val="none" w:sz="0" w:space="0" w:color="auto"/>
        <w:right w:val="none" w:sz="0" w:space="0" w:color="auto"/>
      </w:divBdr>
    </w:div>
    <w:div w:id="770396079">
      <w:bodyDiv w:val="1"/>
      <w:marLeft w:val="0"/>
      <w:marRight w:val="0"/>
      <w:marTop w:val="0"/>
      <w:marBottom w:val="0"/>
      <w:divBdr>
        <w:top w:val="none" w:sz="0" w:space="0" w:color="auto"/>
        <w:left w:val="none" w:sz="0" w:space="0" w:color="auto"/>
        <w:bottom w:val="none" w:sz="0" w:space="0" w:color="auto"/>
        <w:right w:val="none" w:sz="0" w:space="0" w:color="auto"/>
      </w:divBdr>
    </w:div>
    <w:div w:id="773940047">
      <w:bodyDiv w:val="1"/>
      <w:marLeft w:val="0"/>
      <w:marRight w:val="0"/>
      <w:marTop w:val="0"/>
      <w:marBottom w:val="0"/>
      <w:divBdr>
        <w:top w:val="none" w:sz="0" w:space="0" w:color="auto"/>
        <w:left w:val="none" w:sz="0" w:space="0" w:color="auto"/>
        <w:bottom w:val="none" w:sz="0" w:space="0" w:color="auto"/>
        <w:right w:val="none" w:sz="0" w:space="0" w:color="auto"/>
      </w:divBdr>
    </w:div>
    <w:div w:id="778643164">
      <w:bodyDiv w:val="1"/>
      <w:marLeft w:val="0"/>
      <w:marRight w:val="0"/>
      <w:marTop w:val="0"/>
      <w:marBottom w:val="0"/>
      <w:divBdr>
        <w:top w:val="none" w:sz="0" w:space="0" w:color="auto"/>
        <w:left w:val="none" w:sz="0" w:space="0" w:color="auto"/>
        <w:bottom w:val="none" w:sz="0" w:space="0" w:color="auto"/>
        <w:right w:val="none" w:sz="0" w:space="0" w:color="auto"/>
      </w:divBdr>
    </w:div>
    <w:div w:id="783110029">
      <w:bodyDiv w:val="1"/>
      <w:marLeft w:val="0"/>
      <w:marRight w:val="0"/>
      <w:marTop w:val="0"/>
      <w:marBottom w:val="0"/>
      <w:divBdr>
        <w:top w:val="none" w:sz="0" w:space="0" w:color="auto"/>
        <w:left w:val="none" w:sz="0" w:space="0" w:color="auto"/>
        <w:bottom w:val="none" w:sz="0" w:space="0" w:color="auto"/>
        <w:right w:val="none" w:sz="0" w:space="0" w:color="auto"/>
      </w:divBdr>
    </w:div>
    <w:div w:id="789931615">
      <w:bodyDiv w:val="1"/>
      <w:marLeft w:val="0"/>
      <w:marRight w:val="0"/>
      <w:marTop w:val="0"/>
      <w:marBottom w:val="0"/>
      <w:divBdr>
        <w:top w:val="none" w:sz="0" w:space="0" w:color="auto"/>
        <w:left w:val="none" w:sz="0" w:space="0" w:color="auto"/>
        <w:bottom w:val="none" w:sz="0" w:space="0" w:color="auto"/>
        <w:right w:val="none" w:sz="0" w:space="0" w:color="auto"/>
      </w:divBdr>
    </w:div>
    <w:div w:id="794566853">
      <w:bodyDiv w:val="1"/>
      <w:marLeft w:val="0"/>
      <w:marRight w:val="0"/>
      <w:marTop w:val="0"/>
      <w:marBottom w:val="0"/>
      <w:divBdr>
        <w:top w:val="none" w:sz="0" w:space="0" w:color="auto"/>
        <w:left w:val="none" w:sz="0" w:space="0" w:color="auto"/>
        <w:bottom w:val="none" w:sz="0" w:space="0" w:color="auto"/>
        <w:right w:val="none" w:sz="0" w:space="0" w:color="auto"/>
      </w:divBdr>
    </w:div>
    <w:div w:id="798962078">
      <w:bodyDiv w:val="1"/>
      <w:marLeft w:val="0"/>
      <w:marRight w:val="0"/>
      <w:marTop w:val="0"/>
      <w:marBottom w:val="0"/>
      <w:divBdr>
        <w:top w:val="none" w:sz="0" w:space="0" w:color="auto"/>
        <w:left w:val="none" w:sz="0" w:space="0" w:color="auto"/>
        <w:bottom w:val="none" w:sz="0" w:space="0" w:color="auto"/>
        <w:right w:val="none" w:sz="0" w:space="0" w:color="auto"/>
      </w:divBdr>
    </w:div>
    <w:div w:id="799806751">
      <w:bodyDiv w:val="1"/>
      <w:marLeft w:val="0"/>
      <w:marRight w:val="0"/>
      <w:marTop w:val="0"/>
      <w:marBottom w:val="0"/>
      <w:divBdr>
        <w:top w:val="none" w:sz="0" w:space="0" w:color="auto"/>
        <w:left w:val="none" w:sz="0" w:space="0" w:color="auto"/>
        <w:bottom w:val="none" w:sz="0" w:space="0" w:color="auto"/>
        <w:right w:val="none" w:sz="0" w:space="0" w:color="auto"/>
      </w:divBdr>
    </w:div>
    <w:div w:id="800418715">
      <w:bodyDiv w:val="1"/>
      <w:marLeft w:val="0"/>
      <w:marRight w:val="0"/>
      <w:marTop w:val="0"/>
      <w:marBottom w:val="0"/>
      <w:divBdr>
        <w:top w:val="none" w:sz="0" w:space="0" w:color="auto"/>
        <w:left w:val="none" w:sz="0" w:space="0" w:color="auto"/>
        <w:bottom w:val="none" w:sz="0" w:space="0" w:color="auto"/>
        <w:right w:val="none" w:sz="0" w:space="0" w:color="auto"/>
      </w:divBdr>
    </w:div>
    <w:div w:id="804346484">
      <w:bodyDiv w:val="1"/>
      <w:marLeft w:val="0"/>
      <w:marRight w:val="0"/>
      <w:marTop w:val="0"/>
      <w:marBottom w:val="0"/>
      <w:divBdr>
        <w:top w:val="none" w:sz="0" w:space="0" w:color="auto"/>
        <w:left w:val="none" w:sz="0" w:space="0" w:color="auto"/>
        <w:bottom w:val="none" w:sz="0" w:space="0" w:color="auto"/>
        <w:right w:val="none" w:sz="0" w:space="0" w:color="auto"/>
      </w:divBdr>
    </w:div>
    <w:div w:id="809323179">
      <w:bodyDiv w:val="1"/>
      <w:marLeft w:val="0"/>
      <w:marRight w:val="0"/>
      <w:marTop w:val="0"/>
      <w:marBottom w:val="0"/>
      <w:divBdr>
        <w:top w:val="none" w:sz="0" w:space="0" w:color="auto"/>
        <w:left w:val="none" w:sz="0" w:space="0" w:color="auto"/>
        <w:bottom w:val="none" w:sz="0" w:space="0" w:color="auto"/>
        <w:right w:val="none" w:sz="0" w:space="0" w:color="auto"/>
      </w:divBdr>
    </w:div>
    <w:div w:id="813067708">
      <w:bodyDiv w:val="1"/>
      <w:marLeft w:val="0"/>
      <w:marRight w:val="0"/>
      <w:marTop w:val="0"/>
      <w:marBottom w:val="0"/>
      <w:divBdr>
        <w:top w:val="none" w:sz="0" w:space="0" w:color="auto"/>
        <w:left w:val="none" w:sz="0" w:space="0" w:color="auto"/>
        <w:bottom w:val="none" w:sz="0" w:space="0" w:color="auto"/>
        <w:right w:val="none" w:sz="0" w:space="0" w:color="auto"/>
      </w:divBdr>
    </w:div>
    <w:div w:id="818107490">
      <w:bodyDiv w:val="1"/>
      <w:marLeft w:val="0"/>
      <w:marRight w:val="0"/>
      <w:marTop w:val="0"/>
      <w:marBottom w:val="0"/>
      <w:divBdr>
        <w:top w:val="none" w:sz="0" w:space="0" w:color="auto"/>
        <w:left w:val="none" w:sz="0" w:space="0" w:color="auto"/>
        <w:bottom w:val="none" w:sz="0" w:space="0" w:color="auto"/>
        <w:right w:val="none" w:sz="0" w:space="0" w:color="auto"/>
      </w:divBdr>
    </w:div>
    <w:div w:id="824277444">
      <w:bodyDiv w:val="1"/>
      <w:marLeft w:val="0"/>
      <w:marRight w:val="0"/>
      <w:marTop w:val="0"/>
      <w:marBottom w:val="0"/>
      <w:divBdr>
        <w:top w:val="none" w:sz="0" w:space="0" w:color="auto"/>
        <w:left w:val="none" w:sz="0" w:space="0" w:color="auto"/>
        <w:bottom w:val="none" w:sz="0" w:space="0" w:color="auto"/>
        <w:right w:val="none" w:sz="0" w:space="0" w:color="auto"/>
      </w:divBdr>
    </w:div>
    <w:div w:id="826476254">
      <w:bodyDiv w:val="1"/>
      <w:marLeft w:val="0"/>
      <w:marRight w:val="0"/>
      <w:marTop w:val="0"/>
      <w:marBottom w:val="0"/>
      <w:divBdr>
        <w:top w:val="none" w:sz="0" w:space="0" w:color="auto"/>
        <w:left w:val="none" w:sz="0" w:space="0" w:color="auto"/>
        <w:bottom w:val="none" w:sz="0" w:space="0" w:color="auto"/>
        <w:right w:val="none" w:sz="0" w:space="0" w:color="auto"/>
      </w:divBdr>
    </w:div>
    <w:div w:id="830028659">
      <w:bodyDiv w:val="1"/>
      <w:marLeft w:val="0"/>
      <w:marRight w:val="0"/>
      <w:marTop w:val="0"/>
      <w:marBottom w:val="0"/>
      <w:divBdr>
        <w:top w:val="none" w:sz="0" w:space="0" w:color="auto"/>
        <w:left w:val="none" w:sz="0" w:space="0" w:color="auto"/>
        <w:bottom w:val="none" w:sz="0" w:space="0" w:color="auto"/>
        <w:right w:val="none" w:sz="0" w:space="0" w:color="auto"/>
      </w:divBdr>
    </w:div>
    <w:div w:id="835414319">
      <w:bodyDiv w:val="1"/>
      <w:marLeft w:val="0"/>
      <w:marRight w:val="0"/>
      <w:marTop w:val="0"/>
      <w:marBottom w:val="0"/>
      <w:divBdr>
        <w:top w:val="none" w:sz="0" w:space="0" w:color="auto"/>
        <w:left w:val="none" w:sz="0" w:space="0" w:color="auto"/>
        <w:bottom w:val="none" w:sz="0" w:space="0" w:color="auto"/>
        <w:right w:val="none" w:sz="0" w:space="0" w:color="auto"/>
      </w:divBdr>
    </w:div>
    <w:div w:id="836336695">
      <w:bodyDiv w:val="1"/>
      <w:marLeft w:val="0"/>
      <w:marRight w:val="0"/>
      <w:marTop w:val="0"/>
      <w:marBottom w:val="0"/>
      <w:divBdr>
        <w:top w:val="none" w:sz="0" w:space="0" w:color="auto"/>
        <w:left w:val="none" w:sz="0" w:space="0" w:color="auto"/>
        <w:bottom w:val="none" w:sz="0" w:space="0" w:color="auto"/>
        <w:right w:val="none" w:sz="0" w:space="0" w:color="auto"/>
      </w:divBdr>
    </w:div>
    <w:div w:id="842626000">
      <w:bodyDiv w:val="1"/>
      <w:marLeft w:val="0"/>
      <w:marRight w:val="0"/>
      <w:marTop w:val="0"/>
      <w:marBottom w:val="0"/>
      <w:divBdr>
        <w:top w:val="none" w:sz="0" w:space="0" w:color="auto"/>
        <w:left w:val="none" w:sz="0" w:space="0" w:color="auto"/>
        <w:bottom w:val="none" w:sz="0" w:space="0" w:color="auto"/>
        <w:right w:val="none" w:sz="0" w:space="0" w:color="auto"/>
      </w:divBdr>
    </w:div>
    <w:div w:id="842862029">
      <w:bodyDiv w:val="1"/>
      <w:marLeft w:val="0"/>
      <w:marRight w:val="0"/>
      <w:marTop w:val="0"/>
      <w:marBottom w:val="0"/>
      <w:divBdr>
        <w:top w:val="none" w:sz="0" w:space="0" w:color="auto"/>
        <w:left w:val="none" w:sz="0" w:space="0" w:color="auto"/>
        <w:bottom w:val="none" w:sz="0" w:space="0" w:color="auto"/>
        <w:right w:val="none" w:sz="0" w:space="0" w:color="auto"/>
      </w:divBdr>
    </w:div>
    <w:div w:id="845900852">
      <w:bodyDiv w:val="1"/>
      <w:marLeft w:val="0"/>
      <w:marRight w:val="0"/>
      <w:marTop w:val="0"/>
      <w:marBottom w:val="0"/>
      <w:divBdr>
        <w:top w:val="none" w:sz="0" w:space="0" w:color="auto"/>
        <w:left w:val="none" w:sz="0" w:space="0" w:color="auto"/>
        <w:bottom w:val="none" w:sz="0" w:space="0" w:color="auto"/>
        <w:right w:val="none" w:sz="0" w:space="0" w:color="auto"/>
      </w:divBdr>
    </w:div>
    <w:div w:id="846942258">
      <w:bodyDiv w:val="1"/>
      <w:marLeft w:val="0"/>
      <w:marRight w:val="0"/>
      <w:marTop w:val="0"/>
      <w:marBottom w:val="0"/>
      <w:divBdr>
        <w:top w:val="none" w:sz="0" w:space="0" w:color="auto"/>
        <w:left w:val="none" w:sz="0" w:space="0" w:color="auto"/>
        <w:bottom w:val="none" w:sz="0" w:space="0" w:color="auto"/>
        <w:right w:val="none" w:sz="0" w:space="0" w:color="auto"/>
      </w:divBdr>
    </w:div>
    <w:div w:id="851839422">
      <w:bodyDiv w:val="1"/>
      <w:marLeft w:val="0"/>
      <w:marRight w:val="0"/>
      <w:marTop w:val="0"/>
      <w:marBottom w:val="0"/>
      <w:divBdr>
        <w:top w:val="none" w:sz="0" w:space="0" w:color="auto"/>
        <w:left w:val="none" w:sz="0" w:space="0" w:color="auto"/>
        <w:bottom w:val="none" w:sz="0" w:space="0" w:color="auto"/>
        <w:right w:val="none" w:sz="0" w:space="0" w:color="auto"/>
      </w:divBdr>
    </w:div>
    <w:div w:id="855118573">
      <w:bodyDiv w:val="1"/>
      <w:marLeft w:val="0"/>
      <w:marRight w:val="0"/>
      <w:marTop w:val="0"/>
      <w:marBottom w:val="0"/>
      <w:divBdr>
        <w:top w:val="none" w:sz="0" w:space="0" w:color="auto"/>
        <w:left w:val="none" w:sz="0" w:space="0" w:color="auto"/>
        <w:bottom w:val="none" w:sz="0" w:space="0" w:color="auto"/>
        <w:right w:val="none" w:sz="0" w:space="0" w:color="auto"/>
      </w:divBdr>
    </w:div>
    <w:div w:id="858739321">
      <w:bodyDiv w:val="1"/>
      <w:marLeft w:val="0"/>
      <w:marRight w:val="0"/>
      <w:marTop w:val="0"/>
      <w:marBottom w:val="0"/>
      <w:divBdr>
        <w:top w:val="none" w:sz="0" w:space="0" w:color="auto"/>
        <w:left w:val="none" w:sz="0" w:space="0" w:color="auto"/>
        <w:bottom w:val="none" w:sz="0" w:space="0" w:color="auto"/>
        <w:right w:val="none" w:sz="0" w:space="0" w:color="auto"/>
      </w:divBdr>
    </w:div>
    <w:div w:id="862790914">
      <w:bodyDiv w:val="1"/>
      <w:marLeft w:val="0"/>
      <w:marRight w:val="0"/>
      <w:marTop w:val="0"/>
      <w:marBottom w:val="0"/>
      <w:divBdr>
        <w:top w:val="none" w:sz="0" w:space="0" w:color="auto"/>
        <w:left w:val="none" w:sz="0" w:space="0" w:color="auto"/>
        <w:bottom w:val="none" w:sz="0" w:space="0" w:color="auto"/>
        <w:right w:val="none" w:sz="0" w:space="0" w:color="auto"/>
      </w:divBdr>
    </w:div>
    <w:div w:id="864514797">
      <w:bodyDiv w:val="1"/>
      <w:marLeft w:val="0"/>
      <w:marRight w:val="0"/>
      <w:marTop w:val="0"/>
      <w:marBottom w:val="0"/>
      <w:divBdr>
        <w:top w:val="none" w:sz="0" w:space="0" w:color="auto"/>
        <w:left w:val="none" w:sz="0" w:space="0" w:color="auto"/>
        <w:bottom w:val="none" w:sz="0" w:space="0" w:color="auto"/>
        <w:right w:val="none" w:sz="0" w:space="0" w:color="auto"/>
      </w:divBdr>
    </w:div>
    <w:div w:id="875234293">
      <w:bodyDiv w:val="1"/>
      <w:marLeft w:val="0"/>
      <w:marRight w:val="0"/>
      <w:marTop w:val="0"/>
      <w:marBottom w:val="0"/>
      <w:divBdr>
        <w:top w:val="none" w:sz="0" w:space="0" w:color="auto"/>
        <w:left w:val="none" w:sz="0" w:space="0" w:color="auto"/>
        <w:bottom w:val="none" w:sz="0" w:space="0" w:color="auto"/>
        <w:right w:val="none" w:sz="0" w:space="0" w:color="auto"/>
      </w:divBdr>
    </w:div>
    <w:div w:id="876239641">
      <w:bodyDiv w:val="1"/>
      <w:marLeft w:val="0"/>
      <w:marRight w:val="0"/>
      <w:marTop w:val="0"/>
      <w:marBottom w:val="0"/>
      <w:divBdr>
        <w:top w:val="none" w:sz="0" w:space="0" w:color="auto"/>
        <w:left w:val="none" w:sz="0" w:space="0" w:color="auto"/>
        <w:bottom w:val="none" w:sz="0" w:space="0" w:color="auto"/>
        <w:right w:val="none" w:sz="0" w:space="0" w:color="auto"/>
      </w:divBdr>
    </w:div>
    <w:div w:id="877283732">
      <w:bodyDiv w:val="1"/>
      <w:marLeft w:val="0"/>
      <w:marRight w:val="0"/>
      <w:marTop w:val="0"/>
      <w:marBottom w:val="0"/>
      <w:divBdr>
        <w:top w:val="none" w:sz="0" w:space="0" w:color="auto"/>
        <w:left w:val="none" w:sz="0" w:space="0" w:color="auto"/>
        <w:bottom w:val="none" w:sz="0" w:space="0" w:color="auto"/>
        <w:right w:val="none" w:sz="0" w:space="0" w:color="auto"/>
      </w:divBdr>
    </w:div>
    <w:div w:id="879126613">
      <w:bodyDiv w:val="1"/>
      <w:marLeft w:val="0"/>
      <w:marRight w:val="0"/>
      <w:marTop w:val="0"/>
      <w:marBottom w:val="0"/>
      <w:divBdr>
        <w:top w:val="none" w:sz="0" w:space="0" w:color="auto"/>
        <w:left w:val="none" w:sz="0" w:space="0" w:color="auto"/>
        <w:bottom w:val="none" w:sz="0" w:space="0" w:color="auto"/>
        <w:right w:val="none" w:sz="0" w:space="0" w:color="auto"/>
      </w:divBdr>
    </w:div>
    <w:div w:id="880944687">
      <w:bodyDiv w:val="1"/>
      <w:marLeft w:val="0"/>
      <w:marRight w:val="0"/>
      <w:marTop w:val="0"/>
      <w:marBottom w:val="0"/>
      <w:divBdr>
        <w:top w:val="none" w:sz="0" w:space="0" w:color="auto"/>
        <w:left w:val="none" w:sz="0" w:space="0" w:color="auto"/>
        <w:bottom w:val="none" w:sz="0" w:space="0" w:color="auto"/>
        <w:right w:val="none" w:sz="0" w:space="0" w:color="auto"/>
      </w:divBdr>
    </w:div>
    <w:div w:id="881747710">
      <w:bodyDiv w:val="1"/>
      <w:marLeft w:val="0"/>
      <w:marRight w:val="0"/>
      <w:marTop w:val="0"/>
      <w:marBottom w:val="0"/>
      <w:divBdr>
        <w:top w:val="none" w:sz="0" w:space="0" w:color="auto"/>
        <w:left w:val="none" w:sz="0" w:space="0" w:color="auto"/>
        <w:bottom w:val="none" w:sz="0" w:space="0" w:color="auto"/>
        <w:right w:val="none" w:sz="0" w:space="0" w:color="auto"/>
      </w:divBdr>
    </w:div>
    <w:div w:id="882256466">
      <w:bodyDiv w:val="1"/>
      <w:marLeft w:val="0"/>
      <w:marRight w:val="0"/>
      <w:marTop w:val="0"/>
      <w:marBottom w:val="0"/>
      <w:divBdr>
        <w:top w:val="none" w:sz="0" w:space="0" w:color="auto"/>
        <w:left w:val="none" w:sz="0" w:space="0" w:color="auto"/>
        <w:bottom w:val="none" w:sz="0" w:space="0" w:color="auto"/>
        <w:right w:val="none" w:sz="0" w:space="0" w:color="auto"/>
      </w:divBdr>
    </w:div>
    <w:div w:id="894858025">
      <w:bodyDiv w:val="1"/>
      <w:marLeft w:val="0"/>
      <w:marRight w:val="0"/>
      <w:marTop w:val="0"/>
      <w:marBottom w:val="0"/>
      <w:divBdr>
        <w:top w:val="none" w:sz="0" w:space="0" w:color="auto"/>
        <w:left w:val="none" w:sz="0" w:space="0" w:color="auto"/>
        <w:bottom w:val="none" w:sz="0" w:space="0" w:color="auto"/>
        <w:right w:val="none" w:sz="0" w:space="0" w:color="auto"/>
      </w:divBdr>
    </w:div>
    <w:div w:id="899054490">
      <w:bodyDiv w:val="1"/>
      <w:marLeft w:val="0"/>
      <w:marRight w:val="0"/>
      <w:marTop w:val="0"/>
      <w:marBottom w:val="0"/>
      <w:divBdr>
        <w:top w:val="none" w:sz="0" w:space="0" w:color="auto"/>
        <w:left w:val="none" w:sz="0" w:space="0" w:color="auto"/>
        <w:bottom w:val="none" w:sz="0" w:space="0" w:color="auto"/>
        <w:right w:val="none" w:sz="0" w:space="0" w:color="auto"/>
      </w:divBdr>
    </w:div>
    <w:div w:id="900558158">
      <w:bodyDiv w:val="1"/>
      <w:marLeft w:val="0"/>
      <w:marRight w:val="0"/>
      <w:marTop w:val="0"/>
      <w:marBottom w:val="0"/>
      <w:divBdr>
        <w:top w:val="none" w:sz="0" w:space="0" w:color="auto"/>
        <w:left w:val="none" w:sz="0" w:space="0" w:color="auto"/>
        <w:bottom w:val="none" w:sz="0" w:space="0" w:color="auto"/>
        <w:right w:val="none" w:sz="0" w:space="0" w:color="auto"/>
      </w:divBdr>
    </w:div>
    <w:div w:id="908809364">
      <w:bodyDiv w:val="1"/>
      <w:marLeft w:val="0"/>
      <w:marRight w:val="0"/>
      <w:marTop w:val="0"/>
      <w:marBottom w:val="0"/>
      <w:divBdr>
        <w:top w:val="none" w:sz="0" w:space="0" w:color="auto"/>
        <w:left w:val="none" w:sz="0" w:space="0" w:color="auto"/>
        <w:bottom w:val="none" w:sz="0" w:space="0" w:color="auto"/>
        <w:right w:val="none" w:sz="0" w:space="0" w:color="auto"/>
      </w:divBdr>
    </w:div>
    <w:div w:id="911355927">
      <w:bodyDiv w:val="1"/>
      <w:marLeft w:val="0"/>
      <w:marRight w:val="0"/>
      <w:marTop w:val="0"/>
      <w:marBottom w:val="0"/>
      <w:divBdr>
        <w:top w:val="none" w:sz="0" w:space="0" w:color="auto"/>
        <w:left w:val="none" w:sz="0" w:space="0" w:color="auto"/>
        <w:bottom w:val="none" w:sz="0" w:space="0" w:color="auto"/>
        <w:right w:val="none" w:sz="0" w:space="0" w:color="auto"/>
      </w:divBdr>
    </w:div>
    <w:div w:id="911622715">
      <w:bodyDiv w:val="1"/>
      <w:marLeft w:val="0"/>
      <w:marRight w:val="0"/>
      <w:marTop w:val="0"/>
      <w:marBottom w:val="0"/>
      <w:divBdr>
        <w:top w:val="none" w:sz="0" w:space="0" w:color="auto"/>
        <w:left w:val="none" w:sz="0" w:space="0" w:color="auto"/>
        <w:bottom w:val="none" w:sz="0" w:space="0" w:color="auto"/>
        <w:right w:val="none" w:sz="0" w:space="0" w:color="auto"/>
      </w:divBdr>
    </w:div>
    <w:div w:id="914778772">
      <w:bodyDiv w:val="1"/>
      <w:marLeft w:val="0"/>
      <w:marRight w:val="0"/>
      <w:marTop w:val="0"/>
      <w:marBottom w:val="0"/>
      <w:divBdr>
        <w:top w:val="none" w:sz="0" w:space="0" w:color="auto"/>
        <w:left w:val="none" w:sz="0" w:space="0" w:color="auto"/>
        <w:bottom w:val="none" w:sz="0" w:space="0" w:color="auto"/>
        <w:right w:val="none" w:sz="0" w:space="0" w:color="auto"/>
      </w:divBdr>
    </w:div>
    <w:div w:id="915239864">
      <w:bodyDiv w:val="1"/>
      <w:marLeft w:val="0"/>
      <w:marRight w:val="0"/>
      <w:marTop w:val="0"/>
      <w:marBottom w:val="0"/>
      <w:divBdr>
        <w:top w:val="none" w:sz="0" w:space="0" w:color="auto"/>
        <w:left w:val="none" w:sz="0" w:space="0" w:color="auto"/>
        <w:bottom w:val="none" w:sz="0" w:space="0" w:color="auto"/>
        <w:right w:val="none" w:sz="0" w:space="0" w:color="auto"/>
      </w:divBdr>
    </w:div>
    <w:div w:id="925575408">
      <w:bodyDiv w:val="1"/>
      <w:marLeft w:val="0"/>
      <w:marRight w:val="0"/>
      <w:marTop w:val="0"/>
      <w:marBottom w:val="0"/>
      <w:divBdr>
        <w:top w:val="none" w:sz="0" w:space="0" w:color="auto"/>
        <w:left w:val="none" w:sz="0" w:space="0" w:color="auto"/>
        <w:bottom w:val="none" w:sz="0" w:space="0" w:color="auto"/>
        <w:right w:val="none" w:sz="0" w:space="0" w:color="auto"/>
      </w:divBdr>
    </w:div>
    <w:div w:id="926110909">
      <w:bodyDiv w:val="1"/>
      <w:marLeft w:val="0"/>
      <w:marRight w:val="0"/>
      <w:marTop w:val="0"/>
      <w:marBottom w:val="0"/>
      <w:divBdr>
        <w:top w:val="none" w:sz="0" w:space="0" w:color="auto"/>
        <w:left w:val="none" w:sz="0" w:space="0" w:color="auto"/>
        <w:bottom w:val="none" w:sz="0" w:space="0" w:color="auto"/>
        <w:right w:val="none" w:sz="0" w:space="0" w:color="auto"/>
      </w:divBdr>
    </w:div>
    <w:div w:id="930118763">
      <w:bodyDiv w:val="1"/>
      <w:marLeft w:val="0"/>
      <w:marRight w:val="0"/>
      <w:marTop w:val="0"/>
      <w:marBottom w:val="0"/>
      <w:divBdr>
        <w:top w:val="none" w:sz="0" w:space="0" w:color="auto"/>
        <w:left w:val="none" w:sz="0" w:space="0" w:color="auto"/>
        <w:bottom w:val="none" w:sz="0" w:space="0" w:color="auto"/>
        <w:right w:val="none" w:sz="0" w:space="0" w:color="auto"/>
      </w:divBdr>
    </w:div>
    <w:div w:id="936332891">
      <w:bodyDiv w:val="1"/>
      <w:marLeft w:val="0"/>
      <w:marRight w:val="0"/>
      <w:marTop w:val="0"/>
      <w:marBottom w:val="0"/>
      <w:divBdr>
        <w:top w:val="none" w:sz="0" w:space="0" w:color="auto"/>
        <w:left w:val="none" w:sz="0" w:space="0" w:color="auto"/>
        <w:bottom w:val="none" w:sz="0" w:space="0" w:color="auto"/>
        <w:right w:val="none" w:sz="0" w:space="0" w:color="auto"/>
      </w:divBdr>
    </w:div>
    <w:div w:id="956255695">
      <w:bodyDiv w:val="1"/>
      <w:marLeft w:val="0"/>
      <w:marRight w:val="0"/>
      <w:marTop w:val="0"/>
      <w:marBottom w:val="0"/>
      <w:divBdr>
        <w:top w:val="none" w:sz="0" w:space="0" w:color="auto"/>
        <w:left w:val="none" w:sz="0" w:space="0" w:color="auto"/>
        <w:bottom w:val="none" w:sz="0" w:space="0" w:color="auto"/>
        <w:right w:val="none" w:sz="0" w:space="0" w:color="auto"/>
      </w:divBdr>
    </w:div>
    <w:div w:id="960303904">
      <w:bodyDiv w:val="1"/>
      <w:marLeft w:val="0"/>
      <w:marRight w:val="0"/>
      <w:marTop w:val="0"/>
      <w:marBottom w:val="0"/>
      <w:divBdr>
        <w:top w:val="none" w:sz="0" w:space="0" w:color="auto"/>
        <w:left w:val="none" w:sz="0" w:space="0" w:color="auto"/>
        <w:bottom w:val="none" w:sz="0" w:space="0" w:color="auto"/>
        <w:right w:val="none" w:sz="0" w:space="0" w:color="auto"/>
      </w:divBdr>
    </w:div>
    <w:div w:id="961426111">
      <w:bodyDiv w:val="1"/>
      <w:marLeft w:val="0"/>
      <w:marRight w:val="0"/>
      <w:marTop w:val="0"/>
      <w:marBottom w:val="0"/>
      <w:divBdr>
        <w:top w:val="none" w:sz="0" w:space="0" w:color="auto"/>
        <w:left w:val="none" w:sz="0" w:space="0" w:color="auto"/>
        <w:bottom w:val="none" w:sz="0" w:space="0" w:color="auto"/>
        <w:right w:val="none" w:sz="0" w:space="0" w:color="auto"/>
      </w:divBdr>
    </w:div>
    <w:div w:id="964966630">
      <w:bodyDiv w:val="1"/>
      <w:marLeft w:val="0"/>
      <w:marRight w:val="0"/>
      <w:marTop w:val="0"/>
      <w:marBottom w:val="0"/>
      <w:divBdr>
        <w:top w:val="none" w:sz="0" w:space="0" w:color="auto"/>
        <w:left w:val="none" w:sz="0" w:space="0" w:color="auto"/>
        <w:bottom w:val="none" w:sz="0" w:space="0" w:color="auto"/>
        <w:right w:val="none" w:sz="0" w:space="0" w:color="auto"/>
      </w:divBdr>
    </w:div>
    <w:div w:id="969554523">
      <w:bodyDiv w:val="1"/>
      <w:marLeft w:val="0"/>
      <w:marRight w:val="0"/>
      <w:marTop w:val="0"/>
      <w:marBottom w:val="0"/>
      <w:divBdr>
        <w:top w:val="none" w:sz="0" w:space="0" w:color="auto"/>
        <w:left w:val="none" w:sz="0" w:space="0" w:color="auto"/>
        <w:bottom w:val="none" w:sz="0" w:space="0" w:color="auto"/>
        <w:right w:val="none" w:sz="0" w:space="0" w:color="auto"/>
      </w:divBdr>
    </w:div>
    <w:div w:id="982007412">
      <w:bodyDiv w:val="1"/>
      <w:marLeft w:val="0"/>
      <w:marRight w:val="0"/>
      <w:marTop w:val="0"/>
      <w:marBottom w:val="0"/>
      <w:divBdr>
        <w:top w:val="none" w:sz="0" w:space="0" w:color="auto"/>
        <w:left w:val="none" w:sz="0" w:space="0" w:color="auto"/>
        <w:bottom w:val="none" w:sz="0" w:space="0" w:color="auto"/>
        <w:right w:val="none" w:sz="0" w:space="0" w:color="auto"/>
      </w:divBdr>
    </w:div>
    <w:div w:id="992368648">
      <w:bodyDiv w:val="1"/>
      <w:marLeft w:val="0"/>
      <w:marRight w:val="0"/>
      <w:marTop w:val="0"/>
      <w:marBottom w:val="0"/>
      <w:divBdr>
        <w:top w:val="none" w:sz="0" w:space="0" w:color="auto"/>
        <w:left w:val="none" w:sz="0" w:space="0" w:color="auto"/>
        <w:bottom w:val="none" w:sz="0" w:space="0" w:color="auto"/>
        <w:right w:val="none" w:sz="0" w:space="0" w:color="auto"/>
      </w:divBdr>
    </w:div>
    <w:div w:id="1031802973">
      <w:bodyDiv w:val="1"/>
      <w:marLeft w:val="0"/>
      <w:marRight w:val="0"/>
      <w:marTop w:val="0"/>
      <w:marBottom w:val="0"/>
      <w:divBdr>
        <w:top w:val="none" w:sz="0" w:space="0" w:color="auto"/>
        <w:left w:val="none" w:sz="0" w:space="0" w:color="auto"/>
        <w:bottom w:val="none" w:sz="0" w:space="0" w:color="auto"/>
        <w:right w:val="none" w:sz="0" w:space="0" w:color="auto"/>
      </w:divBdr>
    </w:div>
    <w:div w:id="1033535190">
      <w:bodyDiv w:val="1"/>
      <w:marLeft w:val="0"/>
      <w:marRight w:val="0"/>
      <w:marTop w:val="0"/>
      <w:marBottom w:val="0"/>
      <w:divBdr>
        <w:top w:val="none" w:sz="0" w:space="0" w:color="auto"/>
        <w:left w:val="none" w:sz="0" w:space="0" w:color="auto"/>
        <w:bottom w:val="none" w:sz="0" w:space="0" w:color="auto"/>
        <w:right w:val="none" w:sz="0" w:space="0" w:color="auto"/>
      </w:divBdr>
    </w:div>
    <w:div w:id="1033925164">
      <w:bodyDiv w:val="1"/>
      <w:marLeft w:val="0"/>
      <w:marRight w:val="0"/>
      <w:marTop w:val="0"/>
      <w:marBottom w:val="0"/>
      <w:divBdr>
        <w:top w:val="none" w:sz="0" w:space="0" w:color="auto"/>
        <w:left w:val="none" w:sz="0" w:space="0" w:color="auto"/>
        <w:bottom w:val="none" w:sz="0" w:space="0" w:color="auto"/>
        <w:right w:val="none" w:sz="0" w:space="0" w:color="auto"/>
      </w:divBdr>
    </w:div>
    <w:div w:id="1041634517">
      <w:bodyDiv w:val="1"/>
      <w:marLeft w:val="0"/>
      <w:marRight w:val="0"/>
      <w:marTop w:val="0"/>
      <w:marBottom w:val="0"/>
      <w:divBdr>
        <w:top w:val="none" w:sz="0" w:space="0" w:color="auto"/>
        <w:left w:val="none" w:sz="0" w:space="0" w:color="auto"/>
        <w:bottom w:val="none" w:sz="0" w:space="0" w:color="auto"/>
        <w:right w:val="none" w:sz="0" w:space="0" w:color="auto"/>
      </w:divBdr>
    </w:div>
    <w:div w:id="1042897371">
      <w:bodyDiv w:val="1"/>
      <w:marLeft w:val="0"/>
      <w:marRight w:val="0"/>
      <w:marTop w:val="0"/>
      <w:marBottom w:val="0"/>
      <w:divBdr>
        <w:top w:val="none" w:sz="0" w:space="0" w:color="auto"/>
        <w:left w:val="none" w:sz="0" w:space="0" w:color="auto"/>
        <w:bottom w:val="none" w:sz="0" w:space="0" w:color="auto"/>
        <w:right w:val="none" w:sz="0" w:space="0" w:color="auto"/>
      </w:divBdr>
    </w:div>
    <w:div w:id="1047217061">
      <w:bodyDiv w:val="1"/>
      <w:marLeft w:val="0"/>
      <w:marRight w:val="0"/>
      <w:marTop w:val="0"/>
      <w:marBottom w:val="0"/>
      <w:divBdr>
        <w:top w:val="none" w:sz="0" w:space="0" w:color="auto"/>
        <w:left w:val="none" w:sz="0" w:space="0" w:color="auto"/>
        <w:bottom w:val="none" w:sz="0" w:space="0" w:color="auto"/>
        <w:right w:val="none" w:sz="0" w:space="0" w:color="auto"/>
      </w:divBdr>
    </w:div>
    <w:div w:id="1047342850">
      <w:bodyDiv w:val="1"/>
      <w:marLeft w:val="0"/>
      <w:marRight w:val="0"/>
      <w:marTop w:val="0"/>
      <w:marBottom w:val="0"/>
      <w:divBdr>
        <w:top w:val="none" w:sz="0" w:space="0" w:color="auto"/>
        <w:left w:val="none" w:sz="0" w:space="0" w:color="auto"/>
        <w:bottom w:val="none" w:sz="0" w:space="0" w:color="auto"/>
        <w:right w:val="none" w:sz="0" w:space="0" w:color="auto"/>
      </w:divBdr>
    </w:div>
    <w:div w:id="1056780532">
      <w:bodyDiv w:val="1"/>
      <w:marLeft w:val="0"/>
      <w:marRight w:val="0"/>
      <w:marTop w:val="0"/>
      <w:marBottom w:val="0"/>
      <w:divBdr>
        <w:top w:val="none" w:sz="0" w:space="0" w:color="auto"/>
        <w:left w:val="none" w:sz="0" w:space="0" w:color="auto"/>
        <w:bottom w:val="none" w:sz="0" w:space="0" w:color="auto"/>
        <w:right w:val="none" w:sz="0" w:space="0" w:color="auto"/>
      </w:divBdr>
    </w:div>
    <w:div w:id="1058237582">
      <w:bodyDiv w:val="1"/>
      <w:marLeft w:val="0"/>
      <w:marRight w:val="0"/>
      <w:marTop w:val="0"/>
      <w:marBottom w:val="0"/>
      <w:divBdr>
        <w:top w:val="none" w:sz="0" w:space="0" w:color="auto"/>
        <w:left w:val="none" w:sz="0" w:space="0" w:color="auto"/>
        <w:bottom w:val="none" w:sz="0" w:space="0" w:color="auto"/>
        <w:right w:val="none" w:sz="0" w:space="0" w:color="auto"/>
      </w:divBdr>
    </w:div>
    <w:div w:id="1063679569">
      <w:bodyDiv w:val="1"/>
      <w:marLeft w:val="0"/>
      <w:marRight w:val="0"/>
      <w:marTop w:val="0"/>
      <w:marBottom w:val="0"/>
      <w:divBdr>
        <w:top w:val="none" w:sz="0" w:space="0" w:color="auto"/>
        <w:left w:val="none" w:sz="0" w:space="0" w:color="auto"/>
        <w:bottom w:val="none" w:sz="0" w:space="0" w:color="auto"/>
        <w:right w:val="none" w:sz="0" w:space="0" w:color="auto"/>
      </w:divBdr>
    </w:div>
    <w:div w:id="1064647935">
      <w:bodyDiv w:val="1"/>
      <w:marLeft w:val="0"/>
      <w:marRight w:val="0"/>
      <w:marTop w:val="0"/>
      <w:marBottom w:val="0"/>
      <w:divBdr>
        <w:top w:val="none" w:sz="0" w:space="0" w:color="auto"/>
        <w:left w:val="none" w:sz="0" w:space="0" w:color="auto"/>
        <w:bottom w:val="none" w:sz="0" w:space="0" w:color="auto"/>
        <w:right w:val="none" w:sz="0" w:space="0" w:color="auto"/>
      </w:divBdr>
    </w:div>
    <w:div w:id="1069772389">
      <w:bodyDiv w:val="1"/>
      <w:marLeft w:val="0"/>
      <w:marRight w:val="0"/>
      <w:marTop w:val="0"/>
      <w:marBottom w:val="0"/>
      <w:divBdr>
        <w:top w:val="none" w:sz="0" w:space="0" w:color="auto"/>
        <w:left w:val="none" w:sz="0" w:space="0" w:color="auto"/>
        <w:bottom w:val="none" w:sz="0" w:space="0" w:color="auto"/>
        <w:right w:val="none" w:sz="0" w:space="0" w:color="auto"/>
      </w:divBdr>
    </w:div>
    <w:div w:id="1082024857">
      <w:bodyDiv w:val="1"/>
      <w:marLeft w:val="0"/>
      <w:marRight w:val="0"/>
      <w:marTop w:val="0"/>
      <w:marBottom w:val="0"/>
      <w:divBdr>
        <w:top w:val="none" w:sz="0" w:space="0" w:color="auto"/>
        <w:left w:val="none" w:sz="0" w:space="0" w:color="auto"/>
        <w:bottom w:val="none" w:sz="0" w:space="0" w:color="auto"/>
        <w:right w:val="none" w:sz="0" w:space="0" w:color="auto"/>
      </w:divBdr>
    </w:div>
    <w:div w:id="1085227530">
      <w:bodyDiv w:val="1"/>
      <w:marLeft w:val="0"/>
      <w:marRight w:val="0"/>
      <w:marTop w:val="0"/>
      <w:marBottom w:val="0"/>
      <w:divBdr>
        <w:top w:val="none" w:sz="0" w:space="0" w:color="auto"/>
        <w:left w:val="none" w:sz="0" w:space="0" w:color="auto"/>
        <w:bottom w:val="none" w:sz="0" w:space="0" w:color="auto"/>
        <w:right w:val="none" w:sz="0" w:space="0" w:color="auto"/>
      </w:divBdr>
    </w:div>
    <w:div w:id="1088815539">
      <w:bodyDiv w:val="1"/>
      <w:marLeft w:val="0"/>
      <w:marRight w:val="0"/>
      <w:marTop w:val="0"/>
      <w:marBottom w:val="0"/>
      <w:divBdr>
        <w:top w:val="none" w:sz="0" w:space="0" w:color="auto"/>
        <w:left w:val="none" w:sz="0" w:space="0" w:color="auto"/>
        <w:bottom w:val="none" w:sz="0" w:space="0" w:color="auto"/>
        <w:right w:val="none" w:sz="0" w:space="0" w:color="auto"/>
      </w:divBdr>
    </w:div>
    <w:div w:id="1094546137">
      <w:bodyDiv w:val="1"/>
      <w:marLeft w:val="0"/>
      <w:marRight w:val="0"/>
      <w:marTop w:val="0"/>
      <w:marBottom w:val="0"/>
      <w:divBdr>
        <w:top w:val="none" w:sz="0" w:space="0" w:color="auto"/>
        <w:left w:val="none" w:sz="0" w:space="0" w:color="auto"/>
        <w:bottom w:val="none" w:sz="0" w:space="0" w:color="auto"/>
        <w:right w:val="none" w:sz="0" w:space="0" w:color="auto"/>
      </w:divBdr>
    </w:div>
    <w:div w:id="1103375406">
      <w:bodyDiv w:val="1"/>
      <w:marLeft w:val="0"/>
      <w:marRight w:val="0"/>
      <w:marTop w:val="0"/>
      <w:marBottom w:val="0"/>
      <w:divBdr>
        <w:top w:val="none" w:sz="0" w:space="0" w:color="auto"/>
        <w:left w:val="none" w:sz="0" w:space="0" w:color="auto"/>
        <w:bottom w:val="none" w:sz="0" w:space="0" w:color="auto"/>
        <w:right w:val="none" w:sz="0" w:space="0" w:color="auto"/>
      </w:divBdr>
    </w:div>
    <w:div w:id="1103914109">
      <w:bodyDiv w:val="1"/>
      <w:marLeft w:val="0"/>
      <w:marRight w:val="0"/>
      <w:marTop w:val="0"/>
      <w:marBottom w:val="0"/>
      <w:divBdr>
        <w:top w:val="none" w:sz="0" w:space="0" w:color="auto"/>
        <w:left w:val="none" w:sz="0" w:space="0" w:color="auto"/>
        <w:bottom w:val="none" w:sz="0" w:space="0" w:color="auto"/>
        <w:right w:val="none" w:sz="0" w:space="0" w:color="auto"/>
      </w:divBdr>
    </w:div>
    <w:div w:id="1111361425">
      <w:bodyDiv w:val="1"/>
      <w:marLeft w:val="0"/>
      <w:marRight w:val="0"/>
      <w:marTop w:val="0"/>
      <w:marBottom w:val="0"/>
      <w:divBdr>
        <w:top w:val="none" w:sz="0" w:space="0" w:color="auto"/>
        <w:left w:val="none" w:sz="0" w:space="0" w:color="auto"/>
        <w:bottom w:val="none" w:sz="0" w:space="0" w:color="auto"/>
        <w:right w:val="none" w:sz="0" w:space="0" w:color="auto"/>
      </w:divBdr>
    </w:div>
    <w:div w:id="1111588026">
      <w:bodyDiv w:val="1"/>
      <w:marLeft w:val="0"/>
      <w:marRight w:val="0"/>
      <w:marTop w:val="0"/>
      <w:marBottom w:val="0"/>
      <w:divBdr>
        <w:top w:val="none" w:sz="0" w:space="0" w:color="auto"/>
        <w:left w:val="none" w:sz="0" w:space="0" w:color="auto"/>
        <w:bottom w:val="none" w:sz="0" w:space="0" w:color="auto"/>
        <w:right w:val="none" w:sz="0" w:space="0" w:color="auto"/>
      </w:divBdr>
    </w:div>
    <w:div w:id="1116098235">
      <w:bodyDiv w:val="1"/>
      <w:marLeft w:val="0"/>
      <w:marRight w:val="0"/>
      <w:marTop w:val="0"/>
      <w:marBottom w:val="0"/>
      <w:divBdr>
        <w:top w:val="none" w:sz="0" w:space="0" w:color="auto"/>
        <w:left w:val="none" w:sz="0" w:space="0" w:color="auto"/>
        <w:bottom w:val="none" w:sz="0" w:space="0" w:color="auto"/>
        <w:right w:val="none" w:sz="0" w:space="0" w:color="auto"/>
      </w:divBdr>
    </w:div>
    <w:div w:id="1116800157">
      <w:bodyDiv w:val="1"/>
      <w:marLeft w:val="0"/>
      <w:marRight w:val="0"/>
      <w:marTop w:val="0"/>
      <w:marBottom w:val="0"/>
      <w:divBdr>
        <w:top w:val="none" w:sz="0" w:space="0" w:color="auto"/>
        <w:left w:val="none" w:sz="0" w:space="0" w:color="auto"/>
        <w:bottom w:val="none" w:sz="0" w:space="0" w:color="auto"/>
        <w:right w:val="none" w:sz="0" w:space="0" w:color="auto"/>
      </w:divBdr>
    </w:div>
    <w:div w:id="1120565061">
      <w:bodyDiv w:val="1"/>
      <w:marLeft w:val="0"/>
      <w:marRight w:val="0"/>
      <w:marTop w:val="0"/>
      <w:marBottom w:val="0"/>
      <w:divBdr>
        <w:top w:val="none" w:sz="0" w:space="0" w:color="auto"/>
        <w:left w:val="none" w:sz="0" w:space="0" w:color="auto"/>
        <w:bottom w:val="none" w:sz="0" w:space="0" w:color="auto"/>
        <w:right w:val="none" w:sz="0" w:space="0" w:color="auto"/>
      </w:divBdr>
    </w:div>
    <w:div w:id="1129011056">
      <w:bodyDiv w:val="1"/>
      <w:marLeft w:val="0"/>
      <w:marRight w:val="0"/>
      <w:marTop w:val="0"/>
      <w:marBottom w:val="0"/>
      <w:divBdr>
        <w:top w:val="none" w:sz="0" w:space="0" w:color="auto"/>
        <w:left w:val="none" w:sz="0" w:space="0" w:color="auto"/>
        <w:bottom w:val="none" w:sz="0" w:space="0" w:color="auto"/>
        <w:right w:val="none" w:sz="0" w:space="0" w:color="auto"/>
      </w:divBdr>
    </w:div>
    <w:div w:id="1133909120">
      <w:bodyDiv w:val="1"/>
      <w:marLeft w:val="0"/>
      <w:marRight w:val="0"/>
      <w:marTop w:val="0"/>
      <w:marBottom w:val="0"/>
      <w:divBdr>
        <w:top w:val="none" w:sz="0" w:space="0" w:color="auto"/>
        <w:left w:val="none" w:sz="0" w:space="0" w:color="auto"/>
        <w:bottom w:val="none" w:sz="0" w:space="0" w:color="auto"/>
        <w:right w:val="none" w:sz="0" w:space="0" w:color="auto"/>
      </w:divBdr>
    </w:div>
    <w:div w:id="1142187017">
      <w:bodyDiv w:val="1"/>
      <w:marLeft w:val="0"/>
      <w:marRight w:val="0"/>
      <w:marTop w:val="0"/>
      <w:marBottom w:val="0"/>
      <w:divBdr>
        <w:top w:val="none" w:sz="0" w:space="0" w:color="auto"/>
        <w:left w:val="none" w:sz="0" w:space="0" w:color="auto"/>
        <w:bottom w:val="none" w:sz="0" w:space="0" w:color="auto"/>
        <w:right w:val="none" w:sz="0" w:space="0" w:color="auto"/>
      </w:divBdr>
    </w:div>
    <w:div w:id="1143737276">
      <w:bodyDiv w:val="1"/>
      <w:marLeft w:val="0"/>
      <w:marRight w:val="0"/>
      <w:marTop w:val="0"/>
      <w:marBottom w:val="0"/>
      <w:divBdr>
        <w:top w:val="none" w:sz="0" w:space="0" w:color="auto"/>
        <w:left w:val="none" w:sz="0" w:space="0" w:color="auto"/>
        <w:bottom w:val="none" w:sz="0" w:space="0" w:color="auto"/>
        <w:right w:val="none" w:sz="0" w:space="0" w:color="auto"/>
      </w:divBdr>
    </w:div>
    <w:div w:id="1149052577">
      <w:bodyDiv w:val="1"/>
      <w:marLeft w:val="0"/>
      <w:marRight w:val="0"/>
      <w:marTop w:val="0"/>
      <w:marBottom w:val="0"/>
      <w:divBdr>
        <w:top w:val="none" w:sz="0" w:space="0" w:color="auto"/>
        <w:left w:val="none" w:sz="0" w:space="0" w:color="auto"/>
        <w:bottom w:val="none" w:sz="0" w:space="0" w:color="auto"/>
        <w:right w:val="none" w:sz="0" w:space="0" w:color="auto"/>
      </w:divBdr>
    </w:div>
    <w:div w:id="1162350332">
      <w:bodyDiv w:val="1"/>
      <w:marLeft w:val="0"/>
      <w:marRight w:val="0"/>
      <w:marTop w:val="0"/>
      <w:marBottom w:val="0"/>
      <w:divBdr>
        <w:top w:val="none" w:sz="0" w:space="0" w:color="auto"/>
        <w:left w:val="none" w:sz="0" w:space="0" w:color="auto"/>
        <w:bottom w:val="none" w:sz="0" w:space="0" w:color="auto"/>
        <w:right w:val="none" w:sz="0" w:space="0" w:color="auto"/>
      </w:divBdr>
    </w:div>
    <w:div w:id="1169979485">
      <w:bodyDiv w:val="1"/>
      <w:marLeft w:val="0"/>
      <w:marRight w:val="0"/>
      <w:marTop w:val="0"/>
      <w:marBottom w:val="0"/>
      <w:divBdr>
        <w:top w:val="none" w:sz="0" w:space="0" w:color="auto"/>
        <w:left w:val="none" w:sz="0" w:space="0" w:color="auto"/>
        <w:bottom w:val="none" w:sz="0" w:space="0" w:color="auto"/>
        <w:right w:val="none" w:sz="0" w:space="0" w:color="auto"/>
      </w:divBdr>
    </w:div>
    <w:div w:id="1170175982">
      <w:bodyDiv w:val="1"/>
      <w:marLeft w:val="0"/>
      <w:marRight w:val="0"/>
      <w:marTop w:val="0"/>
      <w:marBottom w:val="0"/>
      <w:divBdr>
        <w:top w:val="none" w:sz="0" w:space="0" w:color="auto"/>
        <w:left w:val="none" w:sz="0" w:space="0" w:color="auto"/>
        <w:bottom w:val="none" w:sz="0" w:space="0" w:color="auto"/>
        <w:right w:val="none" w:sz="0" w:space="0" w:color="auto"/>
      </w:divBdr>
    </w:div>
    <w:div w:id="1173377730">
      <w:bodyDiv w:val="1"/>
      <w:marLeft w:val="0"/>
      <w:marRight w:val="0"/>
      <w:marTop w:val="0"/>
      <w:marBottom w:val="0"/>
      <w:divBdr>
        <w:top w:val="none" w:sz="0" w:space="0" w:color="auto"/>
        <w:left w:val="none" w:sz="0" w:space="0" w:color="auto"/>
        <w:bottom w:val="none" w:sz="0" w:space="0" w:color="auto"/>
        <w:right w:val="none" w:sz="0" w:space="0" w:color="auto"/>
      </w:divBdr>
    </w:div>
    <w:div w:id="1176383810">
      <w:bodyDiv w:val="1"/>
      <w:marLeft w:val="0"/>
      <w:marRight w:val="0"/>
      <w:marTop w:val="0"/>
      <w:marBottom w:val="0"/>
      <w:divBdr>
        <w:top w:val="none" w:sz="0" w:space="0" w:color="auto"/>
        <w:left w:val="none" w:sz="0" w:space="0" w:color="auto"/>
        <w:bottom w:val="none" w:sz="0" w:space="0" w:color="auto"/>
        <w:right w:val="none" w:sz="0" w:space="0" w:color="auto"/>
      </w:divBdr>
    </w:div>
    <w:div w:id="1177184747">
      <w:bodyDiv w:val="1"/>
      <w:marLeft w:val="0"/>
      <w:marRight w:val="0"/>
      <w:marTop w:val="0"/>
      <w:marBottom w:val="0"/>
      <w:divBdr>
        <w:top w:val="none" w:sz="0" w:space="0" w:color="auto"/>
        <w:left w:val="none" w:sz="0" w:space="0" w:color="auto"/>
        <w:bottom w:val="none" w:sz="0" w:space="0" w:color="auto"/>
        <w:right w:val="none" w:sz="0" w:space="0" w:color="auto"/>
      </w:divBdr>
    </w:div>
    <w:div w:id="1179277096">
      <w:bodyDiv w:val="1"/>
      <w:marLeft w:val="0"/>
      <w:marRight w:val="0"/>
      <w:marTop w:val="0"/>
      <w:marBottom w:val="0"/>
      <w:divBdr>
        <w:top w:val="none" w:sz="0" w:space="0" w:color="auto"/>
        <w:left w:val="none" w:sz="0" w:space="0" w:color="auto"/>
        <w:bottom w:val="none" w:sz="0" w:space="0" w:color="auto"/>
        <w:right w:val="none" w:sz="0" w:space="0" w:color="auto"/>
      </w:divBdr>
    </w:div>
    <w:div w:id="1183124648">
      <w:bodyDiv w:val="1"/>
      <w:marLeft w:val="0"/>
      <w:marRight w:val="0"/>
      <w:marTop w:val="0"/>
      <w:marBottom w:val="0"/>
      <w:divBdr>
        <w:top w:val="none" w:sz="0" w:space="0" w:color="auto"/>
        <w:left w:val="none" w:sz="0" w:space="0" w:color="auto"/>
        <w:bottom w:val="none" w:sz="0" w:space="0" w:color="auto"/>
        <w:right w:val="none" w:sz="0" w:space="0" w:color="auto"/>
      </w:divBdr>
    </w:div>
    <w:div w:id="1187863191">
      <w:bodyDiv w:val="1"/>
      <w:marLeft w:val="0"/>
      <w:marRight w:val="0"/>
      <w:marTop w:val="0"/>
      <w:marBottom w:val="0"/>
      <w:divBdr>
        <w:top w:val="none" w:sz="0" w:space="0" w:color="auto"/>
        <w:left w:val="none" w:sz="0" w:space="0" w:color="auto"/>
        <w:bottom w:val="none" w:sz="0" w:space="0" w:color="auto"/>
        <w:right w:val="none" w:sz="0" w:space="0" w:color="auto"/>
      </w:divBdr>
    </w:div>
    <w:div w:id="1192836295">
      <w:bodyDiv w:val="1"/>
      <w:marLeft w:val="0"/>
      <w:marRight w:val="0"/>
      <w:marTop w:val="0"/>
      <w:marBottom w:val="0"/>
      <w:divBdr>
        <w:top w:val="none" w:sz="0" w:space="0" w:color="auto"/>
        <w:left w:val="none" w:sz="0" w:space="0" w:color="auto"/>
        <w:bottom w:val="none" w:sz="0" w:space="0" w:color="auto"/>
        <w:right w:val="none" w:sz="0" w:space="0" w:color="auto"/>
      </w:divBdr>
    </w:div>
    <w:div w:id="1212577119">
      <w:bodyDiv w:val="1"/>
      <w:marLeft w:val="0"/>
      <w:marRight w:val="0"/>
      <w:marTop w:val="0"/>
      <w:marBottom w:val="0"/>
      <w:divBdr>
        <w:top w:val="none" w:sz="0" w:space="0" w:color="auto"/>
        <w:left w:val="none" w:sz="0" w:space="0" w:color="auto"/>
        <w:bottom w:val="none" w:sz="0" w:space="0" w:color="auto"/>
        <w:right w:val="none" w:sz="0" w:space="0" w:color="auto"/>
      </w:divBdr>
    </w:div>
    <w:div w:id="1213930797">
      <w:bodyDiv w:val="1"/>
      <w:marLeft w:val="0"/>
      <w:marRight w:val="0"/>
      <w:marTop w:val="0"/>
      <w:marBottom w:val="0"/>
      <w:divBdr>
        <w:top w:val="none" w:sz="0" w:space="0" w:color="auto"/>
        <w:left w:val="none" w:sz="0" w:space="0" w:color="auto"/>
        <w:bottom w:val="none" w:sz="0" w:space="0" w:color="auto"/>
        <w:right w:val="none" w:sz="0" w:space="0" w:color="auto"/>
      </w:divBdr>
    </w:div>
    <w:div w:id="1219778573">
      <w:bodyDiv w:val="1"/>
      <w:marLeft w:val="0"/>
      <w:marRight w:val="0"/>
      <w:marTop w:val="0"/>
      <w:marBottom w:val="0"/>
      <w:divBdr>
        <w:top w:val="none" w:sz="0" w:space="0" w:color="auto"/>
        <w:left w:val="none" w:sz="0" w:space="0" w:color="auto"/>
        <w:bottom w:val="none" w:sz="0" w:space="0" w:color="auto"/>
        <w:right w:val="none" w:sz="0" w:space="0" w:color="auto"/>
      </w:divBdr>
    </w:div>
    <w:div w:id="1225411458">
      <w:bodyDiv w:val="1"/>
      <w:marLeft w:val="0"/>
      <w:marRight w:val="0"/>
      <w:marTop w:val="0"/>
      <w:marBottom w:val="0"/>
      <w:divBdr>
        <w:top w:val="none" w:sz="0" w:space="0" w:color="auto"/>
        <w:left w:val="none" w:sz="0" w:space="0" w:color="auto"/>
        <w:bottom w:val="none" w:sz="0" w:space="0" w:color="auto"/>
        <w:right w:val="none" w:sz="0" w:space="0" w:color="auto"/>
      </w:divBdr>
    </w:div>
    <w:div w:id="1237938324">
      <w:bodyDiv w:val="1"/>
      <w:marLeft w:val="0"/>
      <w:marRight w:val="0"/>
      <w:marTop w:val="0"/>
      <w:marBottom w:val="0"/>
      <w:divBdr>
        <w:top w:val="none" w:sz="0" w:space="0" w:color="auto"/>
        <w:left w:val="none" w:sz="0" w:space="0" w:color="auto"/>
        <w:bottom w:val="none" w:sz="0" w:space="0" w:color="auto"/>
        <w:right w:val="none" w:sz="0" w:space="0" w:color="auto"/>
      </w:divBdr>
    </w:div>
    <w:div w:id="1241332045">
      <w:bodyDiv w:val="1"/>
      <w:marLeft w:val="0"/>
      <w:marRight w:val="0"/>
      <w:marTop w:val="0"/>
      <w:marBottom w:val="0"/>
      <w:divBdr>
        <w:top w:val="none" w:sz="0" w:space="0" w:color="auto"/>
        <w:left w:val="none" w:sz="0" w:space="0" w:color="auto"/>
        <w:bottom w:val="none" w:sz="0" w:space="0" w:color="auto"/>
        <w:right w:val="none" w:sz="0" w:space="0" w:color="auto"/>
      </w:divBdr>
    </w:div>
    <w:div w:id="1244072404">
      <w:bodyDiv w:val="1"/>
      <w:marLeft w:val="0"/>
      <w:marRight w:val="0"/>
      <w:marTop w:val="0"/>
      <w:marBottom w:val="0"/>
      <w:divBdr>
        <w:top w:val="none" w:sz="0" w:space="0" w:color="auto"/>
        <w:left w:val="none" w:sz="0" w:space="0" w:color="auto"/>
        <w:bottom w:val="none" w:sz="0" w:space="0" w:color="auto"/>
        <w:right w:val="none" w:sz="0" w:space="0" w:color="auto"/>
      </w:divBdr>
    </w:div>
    <w:div w:id="1257396147">
      <w:bodyDiv w:val="1"/>
      <w:marLeft w:val="0"/>
      <w:marRight w:val="0"/>
      <w:marTop w:val="0"/>
      <w:marBottom w:val="0"/>
      <w:divBdr>
        <w:top w:val="none" w:sz="0" w:space="0" w:color="auto"/>
        <w:left w:val="none" w:sz="0" w:space="0" w:color="auto"/>
        <w:bottom w:val="none" w:sz="0" w:space="0" w:color="auto"/>
        <w:right w:val="none" w:sz="0" w:space="0" w:color="auto"/>
      </w:divBdr>
    </w:div>
    <w:div w:id="1270046495">
      <w:bodyDiv w:val="1"/>
      <w:marLeft w:val="0"/>
      <w:marRight w:val="0"/>
      <w:marTop w:val="0"/>
      <w:marBottom w:val="0"/>
      <w:divBdr>
        <w:top w:val="none" w:sz="0" w:space="0" w:color="auto"/>
        <w:left w:val="none" w:sz="0" w:space="0" w:color="auto"/>
        <w:bottom w:val="none" w:sz="0" w:space="0" w:color="auto"/>
        <w:right w:val="none" w:sz="0" w:space="0" w:color="auto"/>
      </w:divBdr>
    </w:div>
    <w:div w:id="1276450732">
      <w:bodyDiv w:val="1"/>
      <w:marLeft w:val="0"/>
      <w:marRight w:val="0"/>
      <w:marTop w:val="0"/>
      <w:marBottom w:val="0"/>
      <w:divBdr>
        <w:top w:val="none" w:sz="0" w:space="0" w:color="auto"/>
        <w:left w:val="none" w:sz="0" w:space="0" w:color="auto"/>
        <w:bottom w:val="none" w:sz="0" w:space="0" w:color="auto"/>
        <w:right w:val="none" w:sz="0" w:space="0" w:color="auto"/>
      </w:divBdr>
    </w:div>
    <w:div w:id="1277713079">
      <w:bodyDiv w:val="1"/>
      <w:marLeft w:val="0"/>
      <w:marRight w:val="0"/>
      <w:marTop w:val="0"/>
      <w:marBottom w:val="0"/>
      <w:divBdr>
        <w:top w:val="none" w:sz="0" w:space="0" w:color="auto"/>
        <w:left w:val="none" w:sz="0" w:space="0" w:color="auto"/>
        <w:bottom w:val="none" w:sz="0" w:space="0" w:color="auto"/>
        <w:right w:val="none" w:sz="0" w:space="0" w:color="auto"/>
      </w:divBdr>
    </w:div>
    <w:div w:id="1287734203">
      <w:bodyDiv w:val="1"/>
      <w:marLeft w:val="0"/>
      <w:marRight w:val="0"/>
      <w:marTop w:val="0"/>
      <w:marBottom w:val="0"/>
      <w:divBdr>
        <w:top w:val="none" w:sz="0" w:space="0" w:color="auto"/>
        <w:left w:val="none" w:sz="0" w:space="0" w:color="auto"/>
        <w:bottom w:val="none" w:sz="0" w:space="0" w:color="auto"/>
        <w:right w:val="none" w:sz="0" w:space="0" w:color="auto"/>
      </w:divBdr>
    </w:div>
    <w:div w:id="1304578996">
      <w:bodyDiv w:val="1"/>
      <w:marLeft w:val="0"/>
      <w:marRight w:val="0"/>
      <w:marTop w:val="0"/>
      <w:marBottom w:val="0"/>
      <w:divBdr>
        <w:top w:val="none" w:sz="0" w:space="0" w:color="auto"/>
        <w:left w:val="none" w:sz="0" w:space="0" w:color="auto"/>
        <w:bottom w:val="none" w:sz="0" w:space="0" w:color="auto"/>
        <w:right w:val="none" w:sz="0" w:space="0" w:color="auto"/>
      </w:divBdr>
    </w:div>
    <w:div w:id="1305888755">
      <w:bodyDiv w:val="1"/>
      <w:marLeft w:val="0"/>
      <w:marRight w:val="0"/>
      <w:marTop w:val="0"/>
      <w:marBottom w:val="0"/>
      <w:divBdr>
        <w:top w:val="none" w:sz="0" w:space="0" w:color="auto"/>
        <w:left w:val="none" w:sz="0" w:space="0" w:color="auto"/>
        <w:bottom w:val="none" w:sz="0" w:space="0" w:color="auto"/>
        <w:right w:val="none" w:sz="0" w:space="0" w:color="auto"/>
      </w:divBdr>
    </w:div>
    <w:div w:id="1308973074">
      <w:bodyDiv w:val="1"/>
      <w:marLeft w:val="0"/>
      <w:marRight w:val="0"/>
      <w:marTop w:val="0"/>
      <w:marBottom w:val="0"/>
      <w:divBdr>
        <w:top w:val="none" w:sz="0" w:space="0" w:color="auto"/>
        <w:left w:val="none" w:sz="0" w:space="0" w:color="auto"/>
        <w:bottom w:val="none" w:sz="0" w:space="0" w:color="auto"/>
        <w:right w:val="none" w:sz="0" w:space="0" w:color="auto"/>
      </w:divBdr>
    </w:div>
    <w:div w:id="1314718789">
      <w:bodyDiv w:val="1"/>
      <w:marLeft w:val="0"/>
      <w:marRight w:val="0"/>
      <w:marTop w:val="0"/>
      <w:marBottom w:val="0"/>
      <w:divBdr>
        <w:top w:val="none" w:sz="0" w:space="0" w:color="auto"/>
        <w:left w:val="none" w:sz="0" w:space="0" w:color="auto"/>
        <w:bottom w:val="none" w:sz="0" w:space="0" w:color="auto"/>
        <w:right w:val="none" w:sz="0" w:space="0" w:color="auto"/>
      </w:divBdr>
    </w:div>
    <w:div w:id="1324234389">
      <w:bodyDiv w:val="1"/>
      <w:marLeft w:val="0"/>
      <w:marRight w:val="0"/>
      <w:marTop w:val="0"/>
      <w:marBottom w:val="0"/>
      <w:divBdr>
        <w:top w:val="none" w:sz="0" w:space="0" w:color="auto"/>
        <w:left w:val="none" w:sz="0" w:space="0" w:color="auto"/>
        <w:bottom w:val="none" w:sz="0" w:space="0" w:color="auto"/>
        <w:right w:val="none" w:sz="0" w:space="0" w:color="auto"/>
      </w:divBdr>
    </w:div>
    <w:div w:id="1326973813">
      <w:bodyDiv w:val="1"/>
      <w:marLeft w:val="0"/>
      <w:marRight w:val="0"/>
      <w:marTop w:val="0"/>
      <w:marBottom w:val="0"/>
      <w:divBdr>
        <w:top w:val="none" w:sz="0" w:space="0" w:color="auto"/>
        <w:left w:val="none" w:sz="0" w:space="0" w:color="auto"/>
        <w:bottom w:val="none" w:sz="0" w:space="0" w:color="auto"/>
        <w:right w:val="none" w:sz="0" w:space="0" w:color="auto"/>
      </w:divBdr>
    </w:div>
    <w:div w:id="1339622927">
      <w:bodyDiv w:val="1"/>
      <w:marLeft w:val="0"/>
      <w:marRight w:val="0"/>
      <w:marTop w:val="0"/>
      <w:marBottom w:val="0"/>
      <w:divBdr>
        <w:top w:val="none" w:sz="0" w:space="0" w:color="auto"/>
        <w:left w:val="none" w:sz="0" w:space="0" w:color="auto"/>
        <w:bottom w:val="none" w:sz="0" w:space="0" w:color="auto"/>
        <w:right w:val="none" w:sz="0" w:space="0" w:color="auto"/>
      </w:divBdr>
    </w:div>
    <w:div w:id="1343969094">
      <w:bodyDiv w:val="1"/>
      <w:marLeft w:val="0"/>
      <w:marRight w:val="0"/>
      <w:marTop w:val="0"/>
      <w:marBottom w:val="0"/>
      <w:divBdr>
        <w:top w:val="none" w:sz="0" w:space="0" w:color="auto"/>
        <w:left w:val="none" w:sz="0" w:space="0" w:color="auto"/>
        <w:bottom w:val="none" w:sz="0" w:space="0" w:color="auto"/>
        <w:right w:val="none" w:sz="0" w:space="0" w:color="auto"/>
      </w:divBdr>
    </w:div>
    <w:div w:id="1346899928">
      <w:bodyDiv w:val="1"/>
      <w:marLeft w:val="0"/>
      <w:marRight w:val="0"/>
      <w:marTop w:val="0"/>
      <w:marBottom w:val="0"/>
      <w:divBdr>
        <w:top w:val="none" w:sz="0" w:space="0" w:color="auto"/>
        <w:left w:val="none" w:sz="0" w:space="0" w:color="auto"/>
        <w:bottom w:val="none" w:sz="0" w:space="0" w:color="auto"/>
        <w:right w:val="none" w:sz="0" w:space="0" w:color="auto"/>
      </w:divBdr>
    </w:div>
    <w:div w:id="1358585387">
      <w:bodyDiv w:val="1"/>
      <w:marLeft w:val="0"/>
      <w:marRight w:val="0"/>
      <w:marTop w:val="0"/>
      <w:marBottom w:val="0"/>
      <w:divBdr>
        <w:top w:val="none" w:sz="0" w:space="0" w:color="auto"/>
        <w:left w:val="none" w:sz="0" w:space="0" w:color="auto"/>
        <w:bottom w:val="none" w:sz="0" w:space="0" w:color="auto"/>
        <w:right w:val="none" w:sz="0" w:space="0" w:color="auto"/>
      </w:divBdr>
    </w:div>
    <w:div w:id="1364356076">
      <w:bodyDiv w:val="1"/>
      <w:marLeft w:val="0"/>
      <w:marRight w:val="0"/>
      <w:marTop w:val="0"/>
      <w:marBottom w:val="0"/>
      <w:divBdr>
        <w:top w:val="none" w:sz="0" w:space="0" w:color="auto"/>
        <w:left w:val="none" w:sz="0" w:space="0" w:color="auto"/>
        <w:bottom w:val="none" w:sz="0" w:space="0" w:color="auto"/>
        <w:right w:val="none" w:sz="0" w:space="0" w:color="auto"/>
      </w:divBdr>
    </w:div>
    <w:div w:id="1370105401">
      <w:bodyDiv w:val="1"/>
      <w:marLeft w:val="0"/>
      <w:marRight w:val="0"/>
      <w:marTop w:val="0"/>
      <w:marBottom w:val="0"/>
      <w:divBdr>
        <w:top w:val="none" w:sz="0" w:space="0" w:color="auto"/>
        <w:left w:val="none" w:sz="0" w:space="0" w:color="auto"/>
        <w:bottom w:val="none" w:sz="0" w:space="0" w:color="auto"/>
        <w:right w:val="none" w:sz="0" w:space="0" w:color="auto"/>
      </w:divBdr>
    </w:div>
    <w:div w:id="1389497602">
      <w:bodyDiv w:val="1"/>
      <w:marLeft w:val="0"/>
      <w:marRight w:val="0"/>
      <w:marTop w:val="0"/>
      <w:marBottom w:val="0"/>
      <w:divBdr>
        <w:top w:val="none" w:sz="0" w:space="0" w:color="auto"/>
        <w:left w:val="none" w:sz="0" w:space="0" w:color="auto"/>
        <w:bottom w:val="none" w:sz="0" w:space="0" w:color="auto"/>
        <w:right w:val="none" w:sz="0" w:space="0" w:color="auto"/>
      </w:divBdr>
    </w:div>
    <w:div w:id="1389691962">
      <w:bodyDiv w:val="1"/>
      <w:marLeft w:val="0"/>
      <w:marRight w:val="0"/>
      <w:marTop w:val="0"/>
      <w:marBottom w:val="0"/>
      <w:divBdr>
        <w:top w:val="none" w:sz="0" w:space="0" w:color="auto"/>
        <w:left w:val="none" w:sz="0" w:space="0" w:color="auto"/>
        <w:bottom w:val="none" w:sz="0" w:space="0" w:color="auto"/>
        <w:right w:val="none" w:sz="0" w:space="0" w:color="auto"/>
      </w:divBdr>
    </w:div>
    <w:div w:id="1391617460">
      <w:bodyDiv w:val="1"/>
      <w:marLeft w:val="0"/>
      <w:marRight w:val="0"/>
      <w:marTop w:val="0"/>
      <w:marBottom w:val="0"/>
      <w:divBdr>
        <w:top w:val="none" w:sz="0" w:space="0" w:color="auto"/>
        <w:left w:val="none" w:sz="0" w:space="0" w:color="auto"/>
        <w:bottom w:val="none" w:sz="0" w:space="0" w:color="auto"/>
        <w:right w:val="none" w:sz="0" w:space="0" w:color="auto"/>
      </w:divBdr>
    </w:div>
    <w:div w:id="1392459878">
      <w:bodyDiv w:val="1"/>
      <w:marLeft w:val="0"/>
      <w:marRight w:val="0"/>
      <w:marTop w:val="0"/>
      <w:marBottom w:val="0"/>
      <w:divBdr>
        <w:top w:val="none" w:sz="0" w:space="0" w:color="auto"/>
        <w:left w:val="none" w:sz="0" w:space="0" w:color="auto"/>
        <w:bottom w:val="none" w:sz="0" w:space="0" w:color="auto"/>
        <w:right w:val="none" w:sz="0" w:space="0" w:color="auto"/>
      </w:divBdr>
    </w:div>
    <w:div w:id="1394889134">
      <w:bodyDiv w:val="1"/>
      <w:marLeft w:val="0"/>
      <w:marRight w:val="0"/>
      <w:marTop w:val="0"/>
      <w:marBottom w:val="0"/>
      <w:divBdr>
        <w:top w:val="none" w:sz="0" w:space="0" w:color="auto"/>
        <w:left w:val="none" w:sz="0" w:space="0" w:color="auto"/>
        <w:bottom w:val="none" w:sz="0" w:space="0" w:color="auto"/>
        <w:right w:val="none" w:sz="0" w:space="0" w:color="auto"/>
      </w:divBdr>
    </w:div>
    <w:div w:id="1395196963">
      <w:bodyDiv w:val="1"/>
      <w:marLeft w:val="0"/>
      <w:marRight w:val="0"/>
      <w:marTop w:val="0"/>
      <w:marBottom w:val="0"/>
      <w:divBdr>
        <w:top w:val="none" w:sz="0" w:space="0" w:color="auto"/>
        <w:left w:val="none" w:sz="0" w:space="0" w:color="auto"/>
        <w:bottom w:val="none" w:sz="0" w:space="0" w:color="auto"/>
        <w:right w:val="none" w:sz="0" w:space="0" w:color="auto"/>
      </w:divBdr>
    </w:div>
    <w:div w:id="1396781819">
      <w:bodyDiv w:val="1"/>
      <w:marLeft w:val="0"/>
      <w:marRight w:val="0"/>
      <w:marTop w:val="0"/>
      <w:marBottom w:val="0"/>
      <w:divBdr>
        <w:top w:val="none" w:sz="0" w:space="0" w:color="auto"/>
        <w:left w:val="none" w:sz="0" w:space="0" w:color="auto"/>
        <w:bottom w:val="none" w:sz="0" w:space="0" w:color="auto"/>
        <w:right w:val="none" w:sz="0" w:space="0" w:color="auto"/>
      </w:divBdr>
    </w:div>
    <w:div w:id="1407534454">
      <w:bodyDiv w:val="1"/>
      <w:marLeft w:val="0"/>
      <w:marRight w:val="0"/>
      <w:marTop w:val="0"/>
      <w:marBottom w:val="0"/>
      <w:divBdr>
        <w:top w:val="none" w:sz="0" w:space="0" w:color="auto"/>
        <w:left w:val="none" w:sz="0" w:space="0" w:color="auto"/>
        <w:bottom w:val="none" w:sz="0" w:space="0" w:color="auto"/>
        <w:right w:val="none" w:sz="0" w:space="0" w:color="auto"/>
      </w:divBdr>
    </w:div>
    <w:div w:id="1417899038">
      <w:bodyDiv w:val="1"/>
      <w:marLeft w:val="0"/>
      <w:marRight w:val="0"/>
      <w:marTop w:val="0"/>
      <w:marBottom w:val="0"/>
      <w:divBdr>
        <w:top w:val="none" w:sz="0" w:space="0" w:color="auto"/>
        <w:left w:val="none" w:sz="0" w:space="0" w:color="auto"/>
        <w:bottom w:val="none" w:sz="0" w:space="0" w:color="auto"/>
        <w:right w:val="none" w:sz="0" w:space="0" w:color="auto"/>
      </w:divBdr>
    </w:div>
    <w:div w:id="1419979504">
      <w:bodyDiv w:val="1"/>
      <w:marLeft w:val="0"/>
      <w:marRight w:val="0"/>
      <w:marTop w:val="0"/>
      <w:marBottom w:val="0"/>
      <w:divBdr>
        <w:top w:val="none" w:sz="0" w:space="0" w:color="auto"/>
        <w:left w:val="none" w:sz="0" w:space="0" w:color="auto"/>
        <w:bottom w:val="none" w:sz="0" w:space="0" w:color="auto"/>
        <w:right w:val="none" w:sz="0" w:space="0" w:color="auto"/>
      </w:divBdr>
    </w:div>
    <w:div w:id="1424687992">
      <w:bodyDiv w:val="1"/>
      <w:marLeft w:val="0"/>
      <w:marRight w:val="0"/>
      <w:marTop w:val="0"/>
      <w:marBottom w:val="0"/>
      <w:divBdr>
        <w:top w:val="none" w:sz="0" w:space="0" w:color="auto"/>
        <w:left w:val="none" w:sz="0" w:space="0" w:color="auto"/>
        <w:bottom w:val="none" w:sz="0" w:space="0" w:color="auto"/>
        <w:right w:val="none" w:sz="0" w:space="0" w:color="auto"/>
      </w:divBdr>
    </w:div>
    <w:div w:id="1432818555">
      <w:bodyDiv w:val="1"/>
      <w:marLeft w:val="0"/>
      <w:marRight w:val="0"/>
      <w:marTop w:val="0"/>
      <w:marBottom w:val="0"/>
      <w:divBdr>
        <w:top w:val="none" w:sz="0" w:space="0" w:color="auto"/>
        <w:left w:val="none" w:sz="0" w:space="0" w:color="auto"/>
        <w:bottom w:val="none" w:sz="0" w:space="0" w:color="auto"/>
        <w:right w:val="none" w:sz="0" w:space="0" w:color="auto"/>
      </w:divBdr>
    </w:div>
    <w:div w:id="1436174805">
      <w:bodyDiv w:val="1"/>
      <w:marLeft w:val="0"/>
      <w:marRight w:val="0"/>
      <w:marTop w:val="0"/>
      <w:marBottom w:val="0"/>
      <w:divBdr>
        <w:top w:val="none" w:sz="0" w:space="0" w:color="auto"/>
        <w:left w:val="none" w:sz="0" w:space="0" w:color="auto"/>
        <w:bottom w:val="none" w:sz="0" w:space="0" w:color="auto"/>
        <w:right w:val="none" w:sz="0" w:space="0" w:color="auto"/>
      </w:divBdr>
    </w:div>
    <w:div w:id="1436749398">
      <w:bodyDiv w:val="1"/>
      <w:marLeft w:val="0"/>
      <w:marRight w:val="0"/>
      <w:marTop w:val="0"/>
      <w:marBottom w:val="0"/>
      <w:divBdr>
        <w:top w:val="none" w:sz="0" w:space="0" w:color="auto"/>
        <w:left w:val="none" w:sz="0" w:space="0" w:color="auto"/>
        <w:bottom w:val="none" w:sz="0" w:space="0" w:color="auto"/>
        <w:right w:val="none" w:sz="0" w:space="0" w:color="auto"/>
      </w:divBdr>
    </w:div>
    <w:div w:id="1444228761">
      <w:bodyDiv w:val="1"/>
      <w:marLeft w:val="0"/>
      <w:marRight w:val="0"/>
      <w:marTop w:val="0"/>
      <w:marBottom w:val="0"/>
      <w:divBdr>
        <w:top w:val="none" w:sz="0" w:space="0" w:color="auto"/>
        <w:left w:val="none" w:sz="0" w:space="0" w:color="auto"/>
        <w:bottom w:val="none" w:sz="0" w:space="0" w:color="auto"/>
        <w:right w:val="none" w:sz="0" w:space="0" w:color="auto"/>
      </w:divBdr>
    </w:div>
    <w:div w:id="1447387613">
      <w:bodyDiv w:val="1"/>
      <w:marLeft w:val="0"/>
      <w:marRight w:val="0"/>
      <w:marTop w:val="0"/>
      <w:marBottom w:val="0"/>
      <w:divBdr>
        <w:top w:val="none" w:sz="0" w:space="0" w:color="auto"/>
        <w:left w:val="none" w:sz="0" w:space="0" w:color="auto"/>
        <w:bottom w:val="none" w:sz="0" w:space="0" w:color="auto"/>
        <w:right w:val="none" w:sz="0" w:space="0" w:color="auto"/>
      </w:divBdr>
    </w:div>
    <w:div w:id="1454901868">
      <w:bodyDiv w:val="1"/>
      <w:marLeft w:val="0"/>
      <w:marRight w:val="0"/>
      <w:marTop w:val="0"/>
      <w:marBottom w:val="0"/>
      <w:divBdr>
        <w:top w:val="none" w:sz="0" w:space="0" w:color="auto"/>
        <w:left w:val="none" w:sz="0" w:space="0" w:color="auto"/>
        <w:bottom w:val="none" w:sz="0" w:space="0" w:color="auto"/>
        <w:right w:val="none" w:sz="0" w:space="0" w:color="auto"/>
      </w:divBdr>
    </w:div>
    <w:div w:id="1465460821">
      <w:bodyDiv w:val="1"/>
      <w:marLeft w:val="0"/>
      <w:marRight w:val="0"/>
      <w:marTop w:val="0"/>
      <w:marBottom w:val="0"/>
      <w:divBdr>
        <w:top w:val="none" w:sz="0" w:space="0" w:color="auto"/>
        <w:left w:val="none" w:sz="0" w:space="0" w:color="auto"/>
        <w:bottom w:val="none" w:sz="0" w:space="0" w:color="auto"/>
        <w:right w:val="none" w:sz="0" w:space="0" w:color="auto"/>
      </w:divBdr>
    </w:div>
    <w:div w:id="1467351141">
      <w:bodyDiv w:val="1"/>
      <w:marLeft w:val="0"/>
      <w:marRight w:val="0"/>
      <w:marTop w:val="0"/>
      <w:marBottom w:val="0"/>
      <w:divBdr>
        <w:top w:val="none" w:sz="0" w:space="0" w:color="auto"/>
        <w:left w:val="none" w:sz="0" w:space="0" w:color="auto"/>
        <w:bottom w:val="none" w:sz="0" w:space="0" w:color="auto"/>
        <w:right w:val="none" w:sz="0" w:space="0" w:color="auto"/>
      </w:divBdr>
    </w:div>
    <w:div w:id="1467820448">
      <w:bodyDiv w:val="1"/>
      <w:marLeft w:val="0"/>
      <w:marRight w:val="0"/>
      <w:marTop w:val="0"/>
      <w:marBottom w:val="0"/>
      <w:divBdr>
        <w:top w:val="none" w:sz="0" w:space="0" w:color="auto"/>
        <w:left w:val="none" w:sz="0" w:space="0" w:color="auto"/>
        <w:bottom w:val="none" w:sz="0" w:space="0" w:color="auto"/>
        <w:right w:val="none" w:sz="0" w:space="0" w:color="auto"/>
      </w:divBdr>
    </w:div>
    <w:div w:id="1471632651">
      <w:bodyDiv w:val="1"/>
      <w:marLeft w:val="0"/>
      <w:marRight w:val="0"/>
      <w:marTop w:val="0"/>
      <w:marBottom w:val="0"/>
      <w:divBdr>
        <w:top w:val="none" w:sz="0" w:space="0" w:color="auto"/>
        <w:left w:val="none" w:sz="0" w:space="0" w:color="auto"/>
        <w:bottom w:val="none" w:sz="0" w:space="0" w:color="auto"/>
        <w:right w:val="none" w:sz="0" w:space="0" w:color="auto"/>
      </w:divBdr>
    </w:div>
    <w:div w:id="1478261949">
      <w:bodyDiv w:val="1"/>
      <w:marLeft w:val="0"/>
      <w:marRight w:val="0"/>
      <w:marTop w:val="0"/>
      <w:marBottom w:val="0"/>
      <w:divBdr>
        <w:top w:val="none" w:sz="0" w:space="0" w:color="auto"/>
        <w:left w:val="none" w:sz="0" w:space="0" w:color="auto"/>
        <w:bottom w:val="none" w:sz="0" w:space="0" w:color="auto"/>
        <w:right w:val="none" w:sz="0" w:space="0" w:color="auto"/>
      </w:divBdr>
    </w:div>
    <w:div w:id="1482697836">
      <w:bodyDiv w:val="1"/>
      <w:marLeft w:val="0"/>
      <w:marRight w:val="0"/>
      <w:marTop w:val="0"/>
      <w:marBottom w:val="0"/>
      <w:divBdr>
        <w:top w:val="none" w:sz="0" w:space="0" w:color="auto"/>
        <w:left w:val="none" w:sz="0" w:space="0" w:color="auto"/>
        <w:bottom w:val="none" w:sz="0" w:space="0" w:color="auto"/>
        <w:right w:val="none" w:sz="0" w:space="0" w:color="auto"/>
      </w:divBdr>
    </w:div>
    <w:div w:id="1483084555">
      <w:bodyDiv w:val="1"/>
      <w:marLeft w:val="0"/>
      <w:marRight w:val="0"/>
      <w:marTop w:val="0"/>
      <w:marBottom w:val="0"/>
      <w:divBdr>
        <w:top w:val="none" w:sz="0" w:space="0" w:color="auto"/>
        <w:left w:val="none" w:sz="0" w:space="0" w:color="auto"/>
        <w:bottom w:val="none" w:sz="0" w:space="0" w:color="auto"/>
        <w:right w:val="none" w:sz="0" w:space="0" w:color="auto"/>
      </w:divBdr>
    </w:div>
    <w:div w:id="1486431655">
      <w:bodyDiv w:val="1"/>
      <w:marLeft w:val="0"/>
      <w:marRight w:val="0"/>
      <w:marTop w:val="0"/>
      <w:marBottom w:val="0"/>
      <w:divBdr>
        <w:top w:val="none" w:sz="0" w:space="0" w:color="auto"/>
        <w:left w:val="none" w:sz="0" w:space="0" w:color="auto"/>
        <w:bottom w:val="none" w:sz="0" w:space="0" w:color="auto"/>
        <w:right w:val="none" w:sz="0" w:space="0" w:color="auto"/>
      </w:divBdr>
    </w:div>
    <w:div w:id="1499080105">
      <w:bodyDiv w:val="1"/>
      <w:marLeft w:val="0"/>
      <w:marRight w:val="0"/>
      <w:marTop w:val="0"/>
      <w:marBottom w:val="0"/>
      <w:divBdr>
        <w:top w:val="none" w:sz="0" w:space="0" w:color="auto"/>
        <w:left w:val="none" w:sz="0" w:space="0" w:color="auto"/>
        <w:bottom w:val="none" w:sz="0" w:space="0" w:color="auto"/>
        <w:right w:val="none" w:sz="0" w:space="0" w:color="auto"/>
      </w:divBdr>
    </w:div>
    <w:div w:id="1502742335">
      <w:bodyDiv w:val="1"/>
      <w:marLeft w:val="0"/>
      <w:marRight w:val="0"/>
      <w:marTop w:val="0"/>
      <w:marBottom w:val="0"/>
      <w:divBdr>
        <w:top w:val="none" w:sz="0" w:space="0" w:color="auto"/>
        <w:left w:val="none" w:sz="0" w:space="0" w:color="auto"/>
        <w:bottom w:val="none" w:sz="0" w:space="0" w:color="auto"/>
        <w:right w:val="none" w:sz="0" w:space="0" w:color="auto"/>
      </w:divBdr>
    </w:div>
    <w:div w:id="1503818710">
      <w:bodyDiv w:val="1"/>
      <w:marLeft w:val="0"/>
      <w:marRight w:val="0"/>
      <w:marTop w:val="0"/>
      <w:marBottom w:val="0"/>
      <w:divBdr>
        <w:top w:val="none" w:sz="0" w:space="0" w:color="auto"/>
        <w:left w:val="none" w:sz="0" w:space="0" w:color="auto"/>
        <w:bottom w:val="none" w:sz="0" w:space="0" w:color="auto"/>
        <w:right w:val="none" w:sz="0" w:space="0" w:color="auto"/>
      </w:divBdr>
    </w:div>
    <w:div w:id="1507599158">
      <w:bodyDiv w:val="1"/>
      <w:marLeft w:val="0"/>
      <w:marRight w:val="0"/>
      <w:marTop w:val="0"/>
      <w:marBottom w:val="0"/>
      <w:divBdr>
        <w:top w:val="none" w:sz="0" w:space="0" w:color="auto"/>
        <w:left w:val="none" w:sz="0" w:space="0" w:color="auto"/>
        <w:bottom w:val="none" w:sz="0" w:space="0" w:color="auto"/>
        <w:right w:val="none" w:sz="0" w:space="0" w:color="auto"/>
      </w:divBdr>
    </w:div>
    <w:div w:id="1513302906">
      <w:bodyDiv w:val="1"/>
      <w:marLeft w:val="0"/>
      <w:marRight w:val="0"/>
      <w:marTop w:val="0"/>
      <w:marBottom w:val="0"/>
      <w:divBdr>
        <w:top w:val="none" w:sz="0" w:space="0" w:color="auto"/>
        <w:left w:val="none" w:sz="0" w:space="0" w:color="auto"/>
        <w:bottom w:val="none" w:sz="0" w:space="0" w:color="auto"/>
        <w:right w:val="none" w:sz="0" w:space="0" w:color="auto"/>
      </w:divBdr>
    </w:div>
    <w:div w:id="1516115411">
      <w:bodyDiv w:val="1"/>
      <w:marLeft w:val="0"/>
      <w:marRight w:val="0"/>
      <w:marTop w:val="0"/>
      <w:marBottom w:val="0"/>
      <w:divBdr>
        <w:top w:val="none" w:sz="0" w:space="0" w:color="auto"/>
        <w:left w:val="none" w:sz="0" w:space="0" w:color="auto"/>
        <w:bottom w:val="none" w:sz="0" w:space="0" w:color="auto"/>
        <w:right w:val="none" w:sz="0" w:space="0" w:color="auto"/>
      </w:divBdr>
    </w:div>
    <w:div w:id="1518621580">
      <w:bodyDiv w:val="1"/>
      <w:marLeft w:val="0"/>
      <w:marRight w:val="0"/>
      <w:marTop w:val="0"/>
      <w:marBottom w:val="0"/>
      <w:divBdr>
        <w:top w:val="none" w:sz="0" w:space="0" w:color="auto"/>
        <w:left w:val="none" w:sz="0" w:space="0" w:color="auto"/>
        <w:bottom w:val="none" w:sz="0" w:space="0" w:color="auto"/>
        <w:right w:val="none" w:sz="0" w:space="0" w:color="auto"/>
      </w:divBdr>
    </w:div>
    <w:div w:id="1522468956">
      <w:bodyDiv w:val="1"/>
      <w:marLeft w:val="0"/>
      <w:marRight w:val="0"/>
      <w:marTop w:val="0"/>
      <w:marBottom w:val="0"/>
      <w:divBdr>
        <w:top w:val="none" w:sz="0" w:space="0" w:color="auto"/>
        <w:left w:val="none" w:sz="0" w:space="0" w:color="auto"/>
        <w:bottom w:val="none" w:sz="0" w:space="0" w:color="auto"/>
        <w:right w:val="none" w:sz="0" w:space="0" w:color="auto"/>
      </w:divBdr>
    </w:div>
    <w:div w:id="1529566340">
      <w:bodyDiv w:val="1"/>
      <w:marLeft w:val="0"/>
      <w:marRight w:val="0"/>
      <w:marTop w:val="0"/>
      <w:marBottom w:val="0"/>
      <w:divBdr>
        <w:top w:val="none" w:sz="0" w:space="0" w:color="auto"/>
        <w:left w:val="none" w:sz="0" w:space="0" w:color="auto"/>
        <w:bottom w:val="none" w:sz="0" w:space="0" w:color="auto"/>
        <w:right w:val="none" w:sz="0" w:space="0" w:color="auto"/>
      </w:divBdr>
    </w:div>
    <w:div w:id="1531920447">
      <w:bodyDiv w:val="1"/>
      <w:marLeft w:val="0"/>
      <w:marRight w:val="0"/>
      <w:marTop w:val="0"/>
      <w:marBottom w:val="0"/>
      <w:divBdr>
        <w:top w:val="none" w:sz="0" w:space="0" w:color="auto"/>
        <w:left w:val="none" w:sz="0" w:space="0" w:color="auto"/>
        <w:bottom w:val="none" w:sz="0" w:space="0" w:color="auto"/>
        <w:right w:val="none" w:sz="0" w:space="0" w:color="auto"/>
      </w:divBdr>
    </w:div>
    <w:div w:id="1534074202">
      <w:bodyDiv w:val="1"/>
      <w:marLeft w:val="0"/>
      <w:marRight w:val="0"/>
      <w:marTop w:val="0"/>
      <w:marBottom w:val="0"/>
      <w:divBdr>
        <w:top w:val="none" w:sz="0" w:space="0" w:color="auto"/>
        <w:left w:val="none" w:sz="0" w:space="0" w:color="auto"/>
        <w:bottom w:val="none" w:sz="0" w:space="0" w:color="auto"/>
        <w:right w:val="none" w:sz="0" w:space="0" w:color="auto"/>
      </w:divBdr>
    </w:div>
    <w:div w:id="1541819674">
      <w:bodyDiv w:val="1"/>
      <w:marLeft w:val="0"/>
      <w:marRight w:val="0"/>
      <w:marTop w:val="0"/>
      <w:marBottom w:val="0"/>
      <w:divBdr>
        <w:top w:val="none" w:sz="0" w:space="0" w:color="auto"/>
        <w:left w:val="none" w:sz="0" w:space="0" w:color="auto"/>
        <w:bottom w:val="none" w:sz="0" w:space="0" w:color="auto"/>
        <w:right w:val="none" w:sz="0" w:space="0" w:color="auto"/>
      </w:divBdr>
    </w:div>
    <w:div w:id="1543320726">
      <w:bodyDiv w:val="1"/>
      <w:marLeft w:val="0"/>
      <w:marRight w:val="0"/>
      <w:marTop w:val="0"/>
      <w:marBottom w:val="0"/>
      <w:divBdr>
        <w:top w:val="none" w:sz="0" w:space="0" w:color="auto"/>
        <w:left w:val="none" w:sz="0" w:space="0" w:color="auto"/>
        <w:bottom w:val="none" w:sz="0" w:space="0" w:color="auto"/>
        <w:right w:val="none" w:sz="0" w:space="0" w:color="auto"/>
      </w:divBdr>
    </w:div>
    <w:div w:id="1553883536">
      <w:bodyDiv w:val="1"/>
      <w:marLeft w:val="0"/>
      <w:marRight w:val="0"/>
      <w:marTop w:val="0"/>
      <w:marBottom w:val="0"/>
      <w:divBdr>
        <w:top w:val="none" w:sz="0" w:space="0" w:color="auto"/>
        <w:left w:val="none" w:sz="0" w:space="0" w:color="auto"/>
        <w:bottom w:val="none" w:sz="0" w:space="0" w:color="auto"/>
        <w:right w:val="none" w:sz="0" w:space="0" w:color="auto"/>
      </w:divBdr>
    </w:div>
    <w:div w:id="1562326300">
      <w:bodyDiv w:val="1"/>
      <w:marLeft w:val="0"/>
      <w:marRight w:val="0"/>
      <w:marTop w:val="0"/>
      <w:marBottom w:val="0"/>
      <w:divBdr>
        <w:top w:val="none" w:sz="0" w:space="0" w:color="auto"/>
        <w:left w:val="none" w:sz="0" w:space="0" w:color="auto"/>
        <w:bottom w:val="none" w:sz="0" w:space="0" w:color="auto"/>
        <w:right w:val="none" w:sz="0" w:space="0" w:color="auto"/>
      </w:divBdr>
    </w:div>
    <w:div w:id="1570534926">
      <w:bodyDiv w:val="1"/>
      <w:marLeft w:val="0"/>
      <w:marRight w:val="0"/>
      <w:marTop w:val="0"/>
      <w:marBottom w:val="0"/>
      <w:divBdr>
        <w:top w:val="none" w:sz="0" w:space="0" w:color="auto"/>
        <w:left w:val="none" w:sz="0" w:space="0" w:color="auto"/>
        <w:bottom w:val="none" w:sz="0" w:space="0" w:color="auto"/>
        <w:right w:val="none" w:sz="0" w:space="0" w:color="auto"/>
      </w:divBdr>
    </w:div>
    <w:div w:id="1571963517">
      <w:bodyDiv w:val="1"/>
      <w:marLeft w:val="0"/>
      <w:marRight w:val="0"/>
      <w:marTop w:val="0"/>
      <w:marBottom w:val="0"/>
      <w:divBdr>
        <w:top w:val="none" w:sz="0" w:space="0" w:color="auto"/>
        <w:left w:val="none" w:sz="0" w:space="0" w:color="auto"/>
        <w:bottom w:val="none" w:sz="0" w:space="0" w:color="auto"/>
        <w:right w:val="none" w:sz="0" w:space="0" w:color="auto"/>
      </w:divBdr>
    </w:div>
    <w:div w:id="1582105604">
      <w:bodyDiv w:val="1"/>
      <w:marLeft w:val="0"/>
      <w:marRight w:val="0"/>
      <w:marTop w:val="0"/>
      <w:marBottom w:val="0"/>
      <w:divBdr>
        <w:top w:val="none" w:sz="0" w:space="0" w:color="auto"/>
        <w:left w:val="none" w:sz="0" w:space="0" w:color="auto"/>
        <w:bottom w:val="none" w:sz="0" w:space="0" w:color="auto"/>
        <w:right w:val="none" w:sz="0" w:space="0" w:color="auto"/>
      </w:divBdr>
    </w:div>
    <w:div w:id="1592465125">
      <w:bodyDiv w:val="1"/>
      <w:marLeft w:val="0"/>
      <w:marRight w:val="0"/>
      <w:marTop w:val="0"/>
      <w:marBottom w:val="0"/>
      <w:divBdr>
        <w:top w:val="none" w:sz="0" w:space="0" w:color="auto"/>
        <w:left w:val="none" w:sz="0" w:space="0" w:color="auto"/>
        <w:bottom w:val="none" w:sz="0" w:space="0" w:color="auto"/>
        <w:right w:val="none" w:sz="0" w:space="0" w:color="auto"/>
      </w:divBdr>
    </w:div>
    <w:div w:id="1599144920">
      <w:bodyDiv w:val="1"/>
      <w:marLeft w:val="0"/>
      <w:marRight w:val="0"/>
      <w:marTop w:val="0"/>
      <w:marBottom w:val="0"/>
      <w:divBdr>
        <w:top w:val="none" w:sz="0" w:space="0" w:color="auto"/>
        <w:left w:val="none" w:sz="0" w:space="0" w:color="auto"/>
        <w:bottom w:val="none" w:sz="0" w:space="0" w:color="auto"/>
        <w:right w:val="none" w:sz="0" w:space="0" w:color="auto"/>
      </w:divBdr>
    </w:div>
    <w:div w:id="1599173365">
      <w:bodyDiv w:val="1"/>
      <w:marLeft w:val="0"/>
      <w:marRight w:val="0"/>
      <w:marTop w:val="0"/>
      <w:marBottom w:val="0"/>
      <w:divBdr>
        <w:top w:val="none" w:sz="0" w:space="0" w:color="auto"/>
        <w:left w:val="none" w:sz="0" w:space="0" w:color="auto"/>
        <w:bottom w:val="none" w:sz="0" w:space="0" w:color="auto"/>
        <w:right w:val="none" w:sz="0" w:space="0" w:color="auto"/>
      </w:divBdr>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
    <w:div w:id="1613783247">
      <w:bodyDiv w:val="1"/>
      <w:marLeft w:val="0"/>
      <w:marRight w:val="0"/>
      <w:marTop w:val="0"/>
      <w:marBottom w:val="0"/>
      <w:divBdr>
        <w:top w:val="none" w:sz="0" w:space="0" w:color="auto"/>
        <w:left w:val="none" w:sz="0" w:space="0" w:color="auto"/>
        <w:bottom w:val="none" w:sz="0" w:space="0" w:color="auto"/>
        <w:right w:val="none" w:sz="0" w:space="0" w:color="auto"/>
      </w:divBdr>
    </w:div>
    <w:div w:id="1616476133">
      <w:bodyDiv w:val="1"/>
      <w:marLeft w:val="0"/>
      <w:marRight w:val="0"/>
      <w:marTop w:val="0"/>
      <w:marBottom w:val="0"/>
      <w:divBdr>
        <w:top w:val="none" w:sz="0" w:space="0" w:color="auto"/>
        <w:left w:val="none" w:sz="0" w:space="0" w:color="auto"/>
        <w:bottom w:val="none" w:sz="0" w:space="0" w:color="auto"/>
        <w:right w:val="none" w:sz="0" w:space="0" w:color="auto"/>
      </w:divBdr>
    </w:div>
    <w:div w:id="1617449538">
      <w:bodyDiv w:val="1"/>
      <w:marLeft w:val="0"/>
      <w:marRight w:val="0"/>
      <w:marTop w:val="0"/>
      <w:marBottom w:val="0"/>
      <w:divBdr>
        <w:top w:val="none" w:sz="0" w:space="0" w:color="auto"/>
        <w:left w:val="none" w:sz="0" w:space="0" w:color="auto"/>
        <w:bottom w:val="none" w:sz="0" w:space="0" w:color="auto"/>
        <w:right w:val="none" w:sz="0" w:space="0" w:color="auto"/>
      </w:divBdr>
    </w:div>
    <w:div w:id="1627807439">
      <w:bodyDiv w:val="1"/>
      <w:marLeft w:val="0"/>
      <w:marRight w:val="0"/>
      <w:marTop w:val="0"/>
      <w:marBottom w:val="0"/>
      <w:divBdr>
        <w:top w:val="none" w:sz="0" w:space="0" w:color="auto"/>
        <w:left w:val="none" w:sz="0" w:space="0" w:color="auto"/>
        <w:bottom w:val="none" w:sz="0" w:space="0" w:color="auto"/>
        <w:right w:val="none" w:sz="0" w:space="0" w:color="auto"/>
      </w:divBdr>
    </w:div>
    <w:div w:id="1628928434">
      <w:bodyDiv w:val="1"/>
      <w:marLeft w:val="0"/>
      <w:marRight w:val="0"/>
      <w:marTop w:val="0"/>
      <w:marBottom w:val="0"/>
      <w:divBdr>
        <w:top w:val="none" w:sz="0" w:space="0" w:color="auto"/>
        <w:left w:val="none" w:sz="0" w:space="0" w:color="auto"/>
        <w:bottom w:val="none" w:sz="0" w:space="0" w:color="auto"/>
        <w:right w:val="none" w:sz="0" w:space="0" w:color="auto"/>
      </w:divBdr>
    </w:div>
    <w:div w:id="1647390248">
      <w:bodyDiv w:val="1"/>
      <w:marLeft w:val="0"/>
      <w:marRight w:val="0"/>
      <w:marTop w:val="0"/>
      <w:marBottom w:val="0"/>
      <w:divBdr>
        <w:top w:val="none" w:sz="0" w:space="0" w:color="auto"/>
        <w:left w:val="none" w:sz="0" w:space="0" w:color="auto"/>
        <w:bottom w:val="none" w:sz="0" w:space="0" w:color="auto"/>
        <w:right w:val="none" w:sz="0" w:space="0" w:color="auto"/>
      </w:divBdr>
    </w:div>
    <w:div w:id="1651059103">
      <w:bodyDiv w:val="1"/>
      <w:marLeft w:val="0"/>
      <w:marRight w:val="0"/>
      <w:marTop w:val="0"/>
      <w:marBottom w:val="0"/>
      <w:divBdr>
        <w:top w:val="none" w:sz="0" w:space="0" w:color="auto"/>
        <w:left w:val="none" w:sz="0" w:space="0" w:color="auto"/>
        <w:bottom w:val="none" w:sz="0" w:space="0" w:color="auto"/>
        <w:right w:val="none" w:sz="0" w:space="0" w:color="auto"/>
      </w:divBdr>
    </w:div>
    <w:div w:id="1654791626">
      <w:bodyDiv w:val="1"/>
      <w:marLeft w:val="0"/>
      <w:marRight w:val="0"/>
      <w:marTop w:val="0"/>
      <w:marBottom w:val="0"/>
      <w:divBdr>
        <w:top w:val="none" w:sz="0" w:space="0" w:color="auto"/>
        <w:left w:val="none" w:sz="0" w:space="0" w:color="auto"/>
        <w:bottom w:val="none" w:sz="0" w:space="0" w:color="auto"/>
        <w:right w:val="none" w:sz="0" w:space="0" w:color="auto"/>
      </w:divBdr>
    </w:div>
    <w:div w:id="1663774900">
      <w:bodyDiv w:val="1"/>
      <w:marLeft w:val="0"/>
      <w:marRight w:val="0"/>
      <w:marTop w:val="0"/>
      <w:marBottom w:val="0"/>
      <w:divBdr>
        <w:top w:val="none" w:sz="0" w:space="0" w:color="auto"/>
        <w:left w:val="none" w:sz="0" w:space="0" w:color="auto"/>
        <w:bottom w:val="none" w:sz="0" w:space="0" w:color="auto"/>
        <w:right w:val="none" w:sz="0" w:space="0" w:color="auto"/>
      </w:divBdr>
    </w:div>
    <w:div w:id="1685355299">
      <w:bodyDiv w:val="1"/>
      <w:marLeft w:val="0"/>
      <w:marRight w:val="0"/>
      <w:marTop w:val="0"/>
      <w:marBottom w:val="0"/>
      <w:divBdr>
        <w:top w:val="none" w:sz="0" w:space="0" w:color="auto"/>
        <w:left w:val="none" w:sz="0" w:space="0" w:color="auto"/>
        <w:bottom w:val="none" w:sz="0" w:space="0" w:color="auto"/>
        <w:right w:val="none" w:sz="0" w:space="0" w:color="auto"/>
      </w:divBdr>
    </w:div>
    <w:div w:id="1685936420">
      <w:bodyDiv w:val="1"/>
      <w:marLeft w:val="0"/>
      <w:marRight w:val="0"/>
      <w:marTop w:val="0"/>
      <w:marBottom w:val="0"/>
      <w:divBdr>
        <w:top w:val="none" w:sz="0" w:space="0" w:color="auto"/>
        <w:left w:val="none" w:sz="0" w:space="0" w:color="auto"/>
        <w:bottom w:val="none" w:sz="0" w:space="0" w:color="auto"/>
        <w:right w:val="none" w:sz="0" w:space="0" w:color="auto"/>
      </w:divBdr>
    </w:div>
    <w:div w:id="1687058891">
      <w:bodyDiv w:val="1"/>
      <w:marLeft w:val="0"/>
      <w:marRight w:val="0"/>
      <w:marTop w:val="0"/>
      <w:marBottom w:val="0"/>
      <w:divBdr>
        <w:top w:val="none" w:sz="0" w:space="0" w:color="auto"/>
        <w:left w:val="none" w:sz="0" w:space="0" w:color="auto"/>
        <w:bottom w:val="none" w:sz="0" w:space="0" w:color="auto"/>
        <w:right w:val="none" w:sz="0" w:space="0" w:color="auto"/>
      </w:divBdr>
    </w:div>
    <w:div w:id="1690790601">
      <w:bodyDiv w:val="1"/>
      <w:marLeft w:val="0"/>
      <w:marRight w:val="0"/>
      <w:marTop w:val="0"/>
      <w:marBottom w:val="0"/>
      <w:divBdr>
        <w:top w:val="none" w:sz="0" w:space="0" w:color="auto"/>
        <w:left w:val="none" w:sz="0" w:space="0" w:color="auto"/>
        <w:bottom w:val="none" w:sz="0" w:space="0" w:color="auto"/>
        <w:right w:val="none" w:sz="0" w:space="0" w:color="auto"/>
      </w:divBdr>
    </w:div>
    <w:div w:id="1700162734">
      <w:bodyDiv w:val="1"/>
      <w:marLeft w:val="0"/>
      <w:marRight w:val="0"/>
      <w:marTop w:val="0"/>
      <w:marBottom w:val="0"/>
      <w:divBdr>
        <w:top w:val="none" w:sz="0" w:space="0" w:color="auto"/>
        <w:left w:val="none" w:sz="0" w:space="0" w:color="auto"/>
        <w:bottom w:val="none" w:sz="0" w:space="0" w:color="auto"/>
        <w:right w:val="none" w:sz="0" w:space="0" w:color="auto"/>
      </w:divBdr>
    </w:div>
    <w:div w:id="1705326188">
      <w:bodyDiv w:val="1"/>
      <w:marLeft w:val="0"/>
      <w:marRight w:val="0"/>
      <w:marTop w:val="0"/>
      <w:marBottom w:val="0"/>
      <w:divBdr>
        <w:top w:val="none" w:sz="0" w:space="0" w:color="auto"/>
        <w:left w:val="none" w:sz="0" w:space="0" w:color="auto"/>
        <w:bottom w:val="none" w:sz="0" w:space="0" w:color="auto"/>
        <w:right w:val="none" w:sz="0" w:space="0" w:color="auto"/>
      </w:divBdr>
    </w:div>
    <w:div w:id="1708261657">
      <w:bodyDiv w:val="1"/>
      <w:marLeft w:val="0"/>
      <w:marRight w:val="0"/>
      <w:marTop w:val="0"/>
      <w:marBottom w:val="0"/>
      <w:divBdr>
        <w:top w:val="none" w:sz="0" w:space="0" w:color="auto"/>
        <w:left w:val="none" w:sz="0" w:space="0" w:color="auto"/>
        <w:bottom w:val="none" w:sz="0" w:space="0" w:color="auto"/>
        <w:right w:val="none" w:sz="0" w:space="0" w:color="auto"/>
      </w:divBdr>
    </w:div>
    <w:div w:id="1710644931">
      <w:bodyDiv w:val="1"/>
      <w:marLeft w:val="0"/>
      <w:marRight w:val="0"/>
      <w:marTop w:val="0"/>
      <w:marBottom w:val="0"/>
      <w:divBdr>
        <w:top w:val="none" w:sz="0" w:space="0" w:color="auto"/>
        <w:left w:val="none" w:sz="0" w:space="0" w:color="auto"/>
        <w:bottom w:val="none" w:sz="0" w:space="0" w:color="auto"/>
        <w:right w:val="none" w:sz="0" w:space="0" w:color="auto"/>
      </w:divBdr>
    </w:div>
    <w:div w:id="1712876575">
      <w:bodyDiv w:val="1"/>
      <w:marLeft w:val="0"/>
      <w:marRight w:val="0"/>
      <w:marTop w:val="0"/>
      <w:marBottom w:val="0"/>
      <w:divBdr>
        <w:top w:val="none" w:sz="0" w:space="0" w:color="auto"/>
        <w:left w:val="none" w:sz="0" w:space="0" w:color="auto"/>
        <w:bottom w:val="none" w:sz="0" w:space="0" w:color="auto"/>
        <w:right w:val="none" w:sz="0" w:space="0" w:color="auto"/>
      </w:divBdr>
    </w:div>
    <w:div w:id="1713797543">
      <w:bodyDiv w:val="1"/>
      <w:marLeft w:val="0"/>
      <w:marRight w:val="0"/>
      <w:marTop w:val="0"/>
      <w:marBottom w:val="0"/>
      <w:divBdr>
        <w:top w:val="none" w:sz="0" w:space="0" w:color="auto"/>
        <w:left w:val="none" w:sz="0" w:space="0" w:color="auto"/>
        <w:bottom w:val="none" w:sz="0" w:space="0" w:color="auto"/>
        <w:right w:val="none" w:sz="0" w:space="0" w:color="auto"/>
      </w:divBdr>
    </w:div>
    <w:div w:id="1719737876">
      <w:bodyDiv w:val="1"/>
      <w:marLeft w:val="0"/>
      <w:marRight w:val="0"/>
      <w:marTop w:val="0"/>
      <w:marBottom w:val="0"/>
      <w:divBdr>
        <w:top w:val="none" w:sz="0" w:space="0" w:color="auto"/>
        <w:left w:val="none" w:sz="0" w:space="0" w:color="auto"/>
        <w:bottom w:val="none" w:sz="0" w:space="0" w:color="auto"/>
        <w:right w:val="none" w:sz="0" w:space="0" w:color="auto"/>
      </w:divBdr>
    </w:div>
    <w:div w:id="1729111304">
      <w:bodyDiv w:val="1"/>
      <w:marLeft w:val="0"/>
      <w:marRight w:val="0"/>
      <w:marTop w:val="0"/>
      <w:marBottom w:val="0"/>
      <w:divBdr>
        <w:top w:val="none" w:sz="0" w:space="0" w:color="auto"/>
        <w:left w:val="none" w:sz="0" w:space="0" w:color="auto"/>
        <w:bottom w:val="none" w:sz="0" w:space="0" w:color="auto"/>
        <w:right w:val="none" w:sz="0" w:space="0" w:color="auto"/>
      </w:divBdr>
    </w:div>
    <w:div w:id="1729836477">
      <w:bodyDiv w:val="1"/>
      <w:marLeft w:val="0"/>
      <w:marRight w:val="0"/>
      <w:marTop w:val="0"/>
      <w:marBottom w:val="0"/>
      <w:divBdr>
        <w:top w:val="none" w:sz="0" w:space="0" w:color="auto"/>
        <w:left w:val="none" w:sz="0" w:space="0" w:color="auto"/>
        <w:bottom w:val="none" w:sz="0" w:space="0" w:color="auto"/>
        <w:right w:val="none" w:sz="0" w:space="0" w:color="auto"/>
      </w:divBdr>
    </w:div>
    <w:div w:id="1746609636">
      <w:bodyDiv w:val="1"/>
      <w:marLeft w:val="0"/>
      <w:marRight w:val="0"/>
      <w:marTop w:val="0"/>
      <w:marBottom w:val="0"/>
      <w:divBdr>
        <w:top w:val="none" w:sz="0" w:space="0" w:color="auto"/>
        <w:left w:val="none" w:sz="0" w:space="0" w:color="auto"/>
        <w:bottom w:val="none" w:sz="0" w:space="0" w:color="auto"/>
        <w:right w:val="none" w:sz="0" w:space="0" w:color="auto"/>
      </w:divBdr>
    </w:div>
    <w:div w:id="1762876489">
      <w:bodyDiv w:val="1"/>
      <w:marLeft w:val="0"/>
      <w:marRight w:val="0"/>
      <w:marTop w:val="0"/>
      <w:marBottom w:val="0"/>
      <w:divBdr>
        <w:top w:val="none" w:sz="0" w:space="0" w:color="auto"/>
        <w:left w:val="none" w:sz="0" w:space="0" w:color="auto"/>
        <w:bottom w:val="none" w:sz="0" w:space="0" w:color="auto"/>
        <w:right w:val="none" w:sz="0" w:space="0" w:color="auto"/>
      </w:divBdr>
    </w:div>
    <w:div w:id="1766724754">
      <w:bodyDiv w:val="1"/>
      <w:marLeft w:val="0"/>
      <w:marRight w:val="0"/>
      <w:marTop w:val="0"/>
      <w:marBottom w:val="0"/>
      <w:divBdr>
        <w:top w:val="none" w:sz="0" w:space="0" w:color="auto"/>
        <w:left w:val="none" w:sz="0" w:space="0" w:color="auto"/>
        <w:bottom w:val="none" w:sz="0" w:space="0" w:color="auto"/>
        <w:right w:val="none" w:sz="0" w:space="0" w:color="auto"/>
      </w:divBdr>
    </w:div>
    <w:div w:id="1777865030">
      <w:bodyDiv w:val="1"/>
      <w:marLeft w:val="0"/>
      <w:marRight w:val="0"/>
      <w:marTop w:val="0"/>
      <w:marBottom w:val="0"/>
      <w:divBdr>
        <w:top w:val="none" w:sz="0" w:space="0" w:color="auto"/>
        <w:left w:val="none" w:sz="0" w:space="0" w:color="auto"/>
        <w:bottom w:val="none" w:sz="0" w:space="0" w:color="auto"/>
        <w:right w:val="none" w:sz="0" w:space="0" w:color="auto"/>
      </w:divBdr>
    </w:div>
    <w:div w:id="1779258566">
      <w:bodyDiv w:val="1"/>
      <w:marLeft w:val="0"/>
      <w:marRight w:val="0"/>
      <w:marTop w:val="0"/>
      <w:marBottom w:val="0"/>
      <w:divBdr>
        <w:top w:val="none" w:sz="0" w:space="0" w:color="auto"/>
        <w:left w:val="none" w:sz="0" w:space="0" w:color="auto"/>
        <w:bottom w:val="none" w:sz="0" w:space="0" w:color="auto"/>
        <w:right w:val="none" w:sz="0" w:space="0" w:color="auto"/>
      </w:divBdr>
    </w:div>
    <w:div w:id="1781604923">
      <w:bodyDiv w:val="1"/>
      <w:marLeft w:val="0"/>
      <w:marRight w:val="0"/>
      <w:marTop w:val="0"/>
      <w:marBottom w:val="0"/>
      <w:divBdr>
        <w:top w:val="none" w:sz="0" w:space="0" w:color="auto"/>
        <w:left w:val="none" w:sz="0" w:space="0" w:color="auto"/>
        <w:bottom w:val="none" w:sz="0" w:space="0" w:color="auto"/>
        <w:right w:val="none" w:sz="0" w:space="0" w:color="auto"/>
      </w:divBdr>
    </w:div>
    <w:div w:id="1784954154">
      <w:bodyDiv w:val="1"/>
      <w:marLeft w:val="0"/>
      <w:marRight w:val="0"/>
      <w:marTop w:val="0"/>
      <w:marBottom w:val="0"/>
      <w:divBdr>
        <w:top w:val="none" w:sz="0" w:space="0" w:color="auto"/>
        <w:left w:val="none" w:sz="0" w:space="0" w:color="auto"/>
        <w:bottom w:val="none" w:sz="0" w:space="0" w:color="auto"/>
        <w:right w:val="none" w:sz="0" w:space="0" w:color="auto"/>
      </w:divBdr>
    </w:div>
    <w:div w:id="1786266448">
      <w:bodyDiv w:val="1"/>
      <w:marLeft w:val="0"/>
      <w:marRight w:val="0"/>
      <w:marTop w:val="0"/>
      <w:marBottom w:val="0"/>
      <w:divBdr>
        <w:top w:val="none" w:sz="0" w:space="0" w:color="auto"/>
        <w:left w:val="none" w:sz="0" w:space="0" w:color="auto"/>
        <w:bottom w:val="none" w:sz="0" w:space="0" w:color="auto"/>
        <w:right w:val="none" w:sz="0" w:space="0" w:color="auto"/>
      </w:divBdr>
    </w:div>
    <w:div w:id="1798792967">
      <w:bodyDiv w:val="1"/>
      <w:marLeft w:val="0"/>
      <w:marRight w:val="0"/>
      <w:marTop w:val="0"/>
      <w:marBottom w:val="0"/>
      <w:divBdr>
        <w:top w:val="none" w:sz="0" w:space="0" w:color="auto"/>
        <w:left w:val="none" w:sz="0" w:space="0" w:color="auto"/>
        <w:bottom w:val="none" w:sz="0" w:space="0" w:color="auto"/>
        <w:right w:val="none" w:sz="0" w:space="0" w:color="auto"/>
      </w:divBdr>
    </w:div>
    <w:div w:id="1802386433">
      <w:bodyDiv w:val="1"/>
      <w:marLeft w:val="0"/>
      <w:marRight w:val="0"/>
      <w:marTop w:val="0"/>
      <w:marBottom w:val="0"/>
      <w:divBdr>
        <w:top w:val="none" w:sz="0" w:space="0" w:color="auto"/>
        <w:left w:val="none" w:sz="0" w:space="0" w:color="auto"/>
        <w:bottom w:val="none" w:sz="0" w:space="0" w:color="auto"/>
        <w:right w:val="none" w:sz="0" w:space="0" w:color="auto"/>
      </w:divBdr>
    </w:div>
    <w:div w:id="1802461584">
      <w:bodyDiv w:val="1"/>
      <w:marLeft w:val="0"/>
      <w:marRight w:val="0"/>
      <w:marTop w:val="0"/>
      <w:marBottom w:val="0"/>
      <w:divBdr>
        <w:top w:val="none" w:sz="0" w:space="0" w:color="auto"/>
        <w:left w:val="none" w:sz="0" w:space="0" w:color="auto"/>
        <w:bottom w:val="none" w:sz="0" w:space="0" w:color="auto"/>
        <w:right w:val="none" w:sz="0" w:space="0" w:color="auto"/>
      </w:divBdr>
    </w:div>
    <w:div w:id="1811823036">
      <w:bodyDiv w:val="1"/>
      <w:marLeft w:val="0"/>
      <w:marRight w:val="0"/>
      <w:marTop w:val="0"/>
      <w:marBottom w:val="0"/>
      <w:divBdr>
        <w:top w:val="none" w:sz="0" w:space="0" w:color="auto"/>
        <w:left w:val="none" w:sz="0" w:space="0" w:color="auto"/>
        <w:bottom w:val="none" w:sz="0" w:space="0" w:color="auto"/>
        <w:right w:val="none" w:sz="0" w:space="0" w:color="auto"/>
      </w:divBdr>
    </w:div>
    <w:div w:id="1819956012">
      <w:bodyDiv w:val="1"/>
      <w:marLeft w:val="0"/>
      <w:marRight w:val="0"/>
      <w:marTop w:val="0"/>
      <w:marBottom w:val="0"/>
      <w:divBdr>
        <w:top w:val="none" w:sz="0" w:space="0" w:color="auto"/>
        <w:left w:val="none" w:sz="0" w:space="0" w:color="auto"/>
        <w:bottom w:val="none" w:sz="0" w:space="0" w:color="auto"/>
        <w:right w:val="none" w:sz="0" w:space="0" w:color="auto"/>
      </w:divBdr>
    </w:div>
    <w:div w:id="1820883243">
      <w:bodyDiv w:val="1"/>
      <w:marLeft w:val="0"/>
      <w:marRight w:val="0"/>
      <w:marTop w:val="0"/>
      <w:marBottom w:val="0"/>
      <w:divBdr>
        <w:top w:val="none" w:sz="0" w:space="0" w:color="auto"/>
        <w:left w:val="none" w:sz="0" w:space="0" w:color="auto"/>
        <w:bottom w:val="none" w:sz="0" w:space="0" w:color="auto"/>
        <w:right w:val="none" w:sz="0" w:space="0" w:color="auto"/>
      </w:divBdr>
    </w:div>
    <w:div w:id="1838308350">
      <w:bodyDiv w:val="1"/>
      <w:marLeft w:val="0"/>
      <w:marRight w:val="0"/>
      <w:marTop w:val="0"/>
      <w:marBottom w:val="0"/>
      <w:divBdr>
        <w:top w:val="none" w:sz="0" w:space="0" w:color="auto"/>
        <w:left w:val="none" w:sz="0" w:space="0" w:color="auto"/>
        <w:bottom w:val="none" w:sz="0" w:space="0" w:color="auto"/>
        <w:right w:val="none" w:sz="0" w:space="0" w:color="auto"/>
      </w:divBdr>
    </w:div>
    <w:div w:id="1840580504">
      <w:bodyDiv w:val="1"/>
      <w:marLeft w:val="0"/>
      <w:marRight w:val="0"/>
      <w:marTop w:val="0"/>
      <w:marBottom w:val="0"/>
      <w:divBdr>
        <w:top w:val="none" w:sz="0" w:space="0" w:color="auto"/>
        <w:left w:val="none" w:sz="0" w:space="0" w:color="auto"/>
        <w:bottom w:val="none" w:sz="0" w:space="0" w:color="auto"/>
        <w:right w:val="none" w:sz="0" w:space="0" w:color="auto"/>
      </w:divBdr>
    </w:div>
    <w:div w:id="1853839658">
      <w:bodyDiv w:val="1"/>
      <w:marLeft w:val="0"/>
      <w:marRight w:val="0"/>
      <w:marTop w:val="0"/>
      <w:marBottom w:val="0"/>
      <w:divBdr>
        <w:top w:val="none" w:sz="0" w:space="0" w:color="auto"/>
        <w:left w:val="none" w:sz="0" w:space="0" w:color="auto"/>
        <w:bottom w:val="none" w:sz="0" w:space="0" w:color="auto"/>
        <w:right w:val="none" w:sz="0" w:space="0" w:color="auto"/>
      </w:divBdr>
    </w:div>
    <w:div w:id="1866601726">
      <w:bodyDiv w:val="1"/>
      <w:marLeft w:val="0"/>
      <w:marRight w:val="0"/>
      <w:marTop w:val="0"/>
      <w:marBottom w:val="0"/>
      <w:divBdr>
        <w:top w:val="none" w:sz="0" w:space="0" w:color="auto"/>
        <w:left w:val="none" w:sz="0" w:space="0" w:color="auto"/>
        <w:bottom w:val="none" w:sz="0" w:space="0" w:color="auto"/>
        <w:right w:val="none" w:sz="0" w:space="0" w:color="auto"/>
      </w:divBdr>
    </w:div>
    <w:div w:id="1872112920">
      <w:bodyDiv w:val="1"/>
      <w:marLeft w:val="0"/>
      <w:marRight w:val="0"/>
      <w:marTop w:val="0"/>
      <w:marBottom w:val="0"/>
      <w:divBdr>
        <w:top w:val="none" w:sz="0" w:space="0" w:color="auto"/>
        <w:left w:val="none" w:sz="0" w:space="0" w:color="auto"/>
        <w:bottom w:val="none" w:sz="0" w:space="0" w:color="auto"/>
        <w:right w:val="none" w:sz="0" w:space="0" w:color="auto"/>
      </w:divBdr>
    </w:div>
    <w:div w:id="1889755853">
      <w:bodyDiv w:val="1"/>
      <w:marLeft w:val="0"/>
      <w:marRight w:val="0"/>
      <w:marTop w:val="0"/>
      <w:marBottom w:val="0"/>
      <w:divBdr>
        <w:top w:val="none" w:sz="0" w:space="0" w:color="auto"/>
        <w:left w:val="none" w:sz="0" w:space="0" w:color="auto"/>
        <w:bottom w:val="none" w:sz="0" w:space="0" w:color="auto"/>
        <w:right w:val="none" w:sz="0" w:space="0" w:color="auto"/>
      </w:divBdr>
    </w:div>
    <w:div w:id="1890877179">
      <w:bodyDiv w:val="1"/>
      <w:marLeft w:val="0"/>
      <w:marRight w:val="0"/>
      <w:marTop w:val="0"/>
      <w:marBottom w:val="0"/>
      <w:divBdr>
        <w:top w:val="none" w:sz="0" w:space="0" w:color="auto"/>
        <w:left w:val="none" w:sz="0" w:space="0" w:color="auto"/>
        <w:bottom w:val="none" w:sz="0" w:space="0" w:color="auto"/>
        <w:right w:val="none" w:sz="0" w:space="0" w:color="auto"/>
      </w:divBdr>
    </w:div>
    <w:div w:id="1891457695">
      <w:bodyDiv w:val="1"/>
      <w:marLeft w:val="0"/>
      <w:marRight w:val="0"/>
      <w:marTop w:val="0"/>
      <w:marBottom w:val="0"/>
      <w:divBdr>
        <w:top w:val="none" w:sz="0" w:space="0" w:color="auto"/>
        <w:left w:val="none" w:sz="0" w:space="0" w:color="auto"/>
        <w:bottom w:val="none" w:sz="0" w:space="0" w:color="auto"/>
        <w:right w:val="none" w:sz="0" w:space="0" w:color="auto"/>
      </w:divBdr>
    </w:div>
    <w:div w:id="1896233863">
      <w:bodyDiv w:val="1"/>
      <w:marLeft w:val="0"/>
      <w:marRight w:val="0"/>
      <w:marTop w:val="0"/>
      <w:marBottom w:val="0"/>
      <w:divBdr>
        <w:top w:val="none" w:sz="0" w:space="0" w:color="auto"/>
        <w:left w:val="none" w:sz="0" w:space="0" w:color="auto"/>
        <w:bottom w:val="none" w:sz="0" w:space="0" w:color="auto"/>
        <w:right w:val="none" w:sz="0" w:space="0" w:color="auto"/>
      </w:divBdr>
    </w:div>
    <w:div w:id="1901549104">
      <w:bodyDiv w:val="1"/>
      <w:marLeft w:val="0"/>
      <w:marRight w:val="0"/>
      <w:marTop w:val="0"/>
      <w:marBottom w:val="0"/>
      <w:divBdr>
        <w:top w:val="none" w:sz="0" w:space="0" w:color="auto"/>
        <w:left w:val="none" w:sz="0" w:space="0" w:color="auto"/>
        <w:bottom w:val="none" w:sz="0" w:space="0" w:color="auto"/>
        <w:right w:val="none" w:sz="0" w:space="0" w:color="auto"/>
      </w:divBdr>
    </w:div>
    <w:div w:id="1901866249">
      <w:bodyDiv w:val="1"/>
      <w:marLeft w:val="0"/>
      <w:marRight w:val="0"/>
      <w:marTop w:val="0"/>
      <w:marBottom w:val="0"/>
      <w:divBdr>
        <w:top w:val="none" w:sz="0" w:space="0" w:color="auto"/>
        <w:left w:val="none" w:sz="0" w:space="0" w:color="auto"/>
        <w:bottom w:val="none" w:sz="0" w:space="0" w:color="auto"/>
        <w:right w:val="none" w:sz="0" w:space="0" w:color="auto"/>
      </w:divBdr>
    </w:div>
    <w:div w:id="1909223879">
      <w:bodyDiv w:val="1"/>
      <w:marLeft w:val="0"/>
      <w:marRight w:val="0"/>
      <w:marTop w:val="0"/>
      <w:marBottom w:val="0"/>
      <w:divBdr>
        <w:top w:val="none" w:sz="0" w:space="0" w:color="auto"/>
        <w:left w:val="none" w:sz="0" w:space="0" w:color="auto"/>
        <w:bottom w:val="none" w:sz="0" w:space="0" w:color="auto"/>
        <w:right w:val="none" w:sz="0" w:space="0" w:color="auto"/>
      </w:divBdr>
    </w:div>
    <w:div w:id="1913350414">
      <w:bodyDiv w:val="1"/>
      <w:marLeft w:val="0"/>
      <w:marRight w:val="0"/>
      <w:marTop w:val="0"/>
      <w:marBottom w:val="0"/>
      <w:divBdr>
        <w:top w:val="none" w:sz="0" w:space="0" w:color="auto"/>
        <w:left w:val="none" w:sz="0" w:space="0" w:color="auto"/>
        <w:bottom w:val="none" w:sz="0" w:space="0" w:color="auto"/>
        <w:right w:val="none" w:sz="0" w:space="0" w:color="auto"/>
      </w:divBdr>
    </w:div>
    <w:div w:id="1915243011">
      <w:bodyDiv w:val="1"/>
      <w:marLeft w:val="0"/>
      <w:marRight w:val="0"/>
      <w:marTop w:val="0"/>
      <w:marBottom w:val="0"/>
      <w:divBdr>
        <w:top w:val="none" w:sz="0" w:space="0" w:color="auto"/>
        <w:left w:val="none" w:sz="0" w:space="0" w:color="auto"/>
        <w:bottom w:val="none" w:sz="0" w:space="0" w:color="auto"/>
        <w:right w:val="none" w:sz="0" w:space="0" w:color="auto"/>
      </w:divBdr>
    </w:div>
    <w:div w:id="1919242794">
      <w:bodyDiv w:val="1"/>
      <w:marLeft w:val="0"/>
      <w:marRight w:val="0"/>
      <w:marTop w:val="0"/>
      <w:marBottom w:val="0"/>
      <w:divBdr>
        <w:top w:val="none" w:sz="0" w:space="0" w:color="auto"/>
        <w:left w:val="none" w:sz="0" w:space="0" w:color="auto"/>
        <w:bottom w:val="none" w:sz="0" w:space="0" w:color="auto"/>
        <w:right w:val="none" w:sz="0" w:space="0" w:color="auto"/>
      </w:divBdr>
    </w:div>
    <w:div w:id="1922251352">
      <w:bodyDiv w:val="1"/>
      <w:marLeft w:val="0"/>
      <w:marRight w:val="0"/>
      <w:marTop w:val="0"/>
      <w:marBottom w:val="0"/>
      <w:divBdr>
        <w:top w:val="none" w:sz="0" w:space="0" w:color="auto"/>
        <w:left w:val="none" w:sz="0" w:space="0" w:color="auto"/>
        <w:bottom w:val="none" w:sz="0" w:space="0" w:color="auto"/>
        <w:right w:val="none" w:sz="0" w:space="0" w:color="auto"/>
      </w:divBdr>
    </w:div>
    <w:div w:id="1925068499">
      <w:bodyDiv w:val="1"/>
      <w:marLeft w:val="0"/>
      <w:marRight w:val="0"/>
      <w:marTop w:val="0"/>
      <w:marBottom w:val="0"/>
      <w:divBdr>
        <w:top w:val="none" w:sz="0" w:space="0" w:color="auto"/>
        <w:left w:val="none" w:sz="0" w:space="0" w:color="auto"/>
        <w:bottom w:val="none" w:sz="0" w:space="0" w:color="auto"/>
        <w:right w:val="none" w:sz="0" w:space="0" w:color="auto"/>
      </w:divBdr>
    </w:div>
    <w:div w:id="1933783415">
      <w:bodyDiv w:val="1"/>
      <w:marLeft w:val="0"/>
      <w:marRight w:val="0"/>
      <w:marTop w:val="0"/>
      <w:marBottom w:val="0"/>
      <w:divBdr>
        <w:top w:val="none" w:sz="0" w:space="0" w:color="auto"/>
        <w:left w:val="none" w:sz="0" w:space="0" w:color="auto"/>
        <w:bottom w:val="none" w:sz="0" w:space="0" w:color="auto"/>
        <w:right w:val="none" w:sz="0" w:space="0" w:color="auto"/>
      </w:divBdr>
    </w:div>
    <w:div w:id="1936354223">
      <w:bodyDiv w:val="1"/>
      <w:marLeft w:val="0"/>
      <w:marRight w:val="0"/>
      <w:marTop w:val="0"/>
      <w:marBottom w:val="0"/>
      <w:divBdr>
        <w:top w:val="none" w:sz="0" w:space="0" w:color="auto"/>
        <w:left w:val="none" w:sz="0" w:space="0" w:color="auto"/>
        <w:bottom w:val="none" w:sz="0" w:space="0" w:color="auto"/>
        <w:right w:val="none" w:sz="0" w:space="0" w:color="auto"/>
      </w:divBdr>
    </w:div>
    <w:div w:id="1939410345">
      <w:bodyDiv w:val="1"/>
      <w:marLeft w:val="0"/>
      <w:marRight w:val="0"/>
      <w:marTop w:val="0"/>
      <w:marBottom w:val="0"/>
      <w:divBdr>
        <w:top w:val="none" w:sz="0" w:space="0" w:color="auto"/>
        <w:left w:val="none" w:sz="0" w:space="0" w:color="auto"/>
        <w:bottom w:val="none" w:sz="0" w:space="0" w:color="auto"/>
        <w:right w:val="none" w:sz="0" w:space="0" w:color="auto"/>
      </w:divBdr>
    </w:div>
    <w:div w:id="1945768358">
      <w:bodyDiv w:val="1"/>
      <w:marLeft w:val="0"/>
      <w:marRight w:val="0"/>
      <w:marTop w:val="0"/>
      <w:marBottom w:val="0"/>
      <w:divBdr>
        <w:top w:val="none" w:sz="0" w:space="0" w:color="auto"/>
        <w:left w:val="none" w:sz="0" w:space="0" w:color="auto"/>
        <w:bottom w:val="none" w:sz="0" w:space="0" w:color="auto"/>
        <w:right w:val="none" w:sz="0" w:space="0" w:color="auto"/>
      </w:divBdr>
    </w:div>
    <w:div w:id="1949241228">
      <w:bodyDiv w:val="1"/>
      <w:marLeft w:val="0"/>
      <w:marRight w:val="0"/>
      <w:marTop w:val="0"/>
      <w:marBottom w:val="0"/>
      <w:divBdr>
        <w:top w:val="none" w:sz="0" w:space="0" w:color="auto"/>
        <w:left w:val="none" w:sz="0" w:space="0" w:color="auto"/>
        <w:bottom w:val="none" w:sz="0" w:space="0" w:color="auto"/>
        <w:right w:val="none" w:sz="0" w:space="0" w:color="auto"/>
      </w:divBdr>
    </w:div>
    <w:div w:id="1949391918">
      <w:bodyDiv w:val="1"/>
      <w:marLeft w:val="0"/>
      <w:marRight w:val="0"/>
      <w:marTop w:val="0"/>
      <w:marBottom w:val="0"/>
      <w:divBdr>
        <w:top w:val="none" w:sz="0" w:space="0" w:color="auto"/>
        <w:left w:val="none" w:sz="0" w:space="0" w:color="auto"/>
        <w:bottom w:val="none" w:sz="0" w:space="0" w:color="auto"/>
        <w:right w:val="none" w:sz="0" w:space="0" w:color="auto"/>
      </w:divBdr>
    </w:div>
    <w:div w:id="1950162126">
      <w:bodyDiv w:val="1"/>
      <w:marLeft w:val="0"/>
      <w:marRight w:val="0"/>
      <w:marTop w:val="0"/>
      <w:marBottom w:val="0"/>
      <w:divBdr>
        <w:top w:val="none" w:sz="0" w:space="0" w:color="auto"/>
        <w:left w:val="none" w:sz="0" w:space="0" w:color="auto"/>
        <w:bottom w:val="none" w:sz="0" w:space="0" w:color="auto"/>
        <w:right w:val="none" w:sz="0" w:space="0" w:color="auto"/>
      </w:divBdr>
    </w:div>
    <w:div w:id="1950312564">
      <w:bodyDiv w:val="1"/>
      <w:marLeft w:val="0"/>
      <w:marRight w:val="0"/>
      <w:marTop w:val="0"/>
      <w:marBottom w:val="0"/>
      <w:divBdr>
        <w:top w:val="none" w:sz="0" w:space="0" w:color="auto"/>
        <w:left w:val="none" w:sz="0" w:space="0" w:color="auto"/>
        <w:bottom w:val="none" w:sz="0" w:space="0" w:color="auto"/>
        <w:right w:val="none" w:sz="0" w:space="0" w:color="auto"/>
      </w:divBdr>
    </w:div>
    <w:div w:id="1957256043">
      <w:bodyDiv w:val="1"/>
      <w:marLeft w:val="0"/>
      <w:marRight w:val="0"/>
      <w:marTop w:val="0"/>
      <w:marBottom w:val="0"/>
      <w:divBdr>
        <w:top w:val="none" w:sz="0" w:space="0" w:color="auto"/>
        <w:left w:val="none" w:sz="0" w:space="0" w:color="auto"/>
        <w:bottom w:val="none" w:sz="0" w:space="0" w:color="auto"/>
        <w:right w:val="none" w:sz="0" w:space="0" w:color="auto"/>
      </w:divBdr>
    </w:div>
    <w:div w:id="1964381901">
      <w:bodyDiv w:val="1"/>
      <w:marLeft w:val="0"/>
      <w:marRight w:val="0"/>
      <w:marTop w:val="0"/>
      <w:marBottom w:val="0"/>
      <w:divBdr>
        <w:top w:val="none" w:sz="0" w:space="0" w:color="auto"/>
        <w:left w:val="none" w:sz="0" w:space="0" w:color="auto"/>
        <w:bottom w:val="none" w:sz="0" w:space="0" w:color="auto"/>
        <w:right w:val="none" w:sz="0" w:space="0" w:color="auto"/>
      </w:divBdr>
    </w:div>
    <w:div w:id="1967932059">
      <w:bodyDiv w:val="1"/>
      <w:marLeft w:val="0"/>
      <w:marRight w:val="0"/>
      <w:marTop w:val="0"/>
      <w:marBottom w:val="0"/>
      <w:divBdr>
        <w:top w:val="none" w:sz="0" w:space="0" w:color="auto"/>
        <w:left w:val="none" w:sz="0" w:space="0" w:color="auto"/>
        <w:bottom w:val="none" w:sz="0" w:space="0" w:color="auto"/>
        <w:right w:val="none" w:sz="0" w:space="0" w:color="auto"/>
      </w:divBdr>
    </w:div>
    <w:div w:id="1968469913">
      <w:bodyDiv w:val="1"/>
      <w:marLeft w:val="0"/>
      <w:marRight w:val="0"/>
      <w:marTop w:val="0"/>
      <w:marBottom w:val="0"/>
      <w:divBdr>
        <w:top w:val="none" w:sz="0" w:space="0" w:color="auto"/>
        <w:left w:val="none" w:sz="0" w:space="0" w:color="auto"/>
        <w:bottom w:val="none" w:sz="0" w:space="0" w:color="auto"/>
        <w:right w:val="none" w:sz="0" w:space="0" w:color="auto"/>
      </w:divBdr>
    </w:div>
    <w:div w:id="1972901706">
      <w:bodyDiv w:val="1"/>
      <w:marLeft w:val="0"/>
      <w:marRight w:val="0"/>
      <w:marTop w:val="0"/>
      <w:marBottom w:val="0"/>
      <w:divBdr>
        <w:top w:val="none" w:sz="0" w:space="0" w:color="auto"/>
        <w:left w:val="none" w:sz="0" w:space="0" w:color="auto"/>
        <w:bottom w:val="none" w:sz="0" w:space="0" w:color="auto"/>
        <w:right w:val="none" w:sz="0" w:space="0" w:color="auto"/>
      </w:divBdr>
    </w:div>
    <w:div w:id="1973320291">
      <w:bodyDiv w:val="1"/>
      <w:marLeft w:val="0"/>
      <w:marRight w:val="0"/>
      <w:marTop w:val="0"/>
      <w:marBottom w:val="0"/>
      <w:divBdr>
        <w:top w:val="none" w:sz="0" w:space="0" w:color="auto"/>
        <w:left w:val="none" w:sz="0" w:space="0" w:color="auto"/>
        <w:bottom w:val="none" w:sz="0" w:space="0" w:color="auto"/>
        <w:right w:val="none" w:sz="0" w:space="0" w:color="auto"/>
      </w:divBdr>
    </w:div>
    <w:div w:id="1979459921">
      <w:bodyDiv w:val="1"/>
      <w:marLeft w:val="0"/>
      <w:marRight w:val="0"/>
      <w:marTop w:val="0"/>
      <w:marBottom w:val="0"/>
      <w:divBdr>
        <w:top w:val="none" w:sz="0" w:space="0" w:color="auto"/>
        <w:left w:val="none" w:sz="0" w:space="0" w:color="auto"/>
        <w:bottom w:val="none" w:sz="0" w:space="0" w:color="auto"/>
        <w:right w:val="none" w:sz="0" w:space="0" w:color="auto"/>
      </w:divBdr>
    </w:div>
    <w:div w:id="1982542335">
      <w:bodyDiv w:val="1"/>
      <w:marLeft w:val="0"/>
      <w:marRight w:val="0"/>
      <w:marTop w:val="0"/>
      <w:marBottom w:val="0"/>
      <w:divBdr>
        <w:top w:val="none" w:sz="0" w:space="0" w:color="auto"/>
        <w:left w:val="none" w:sz="0" w:space="0" w:color="auto"/>
        <w:bottom w:val="none" w:sz="0" w:space="0" w:color="auto"/>
        <w:right w:val="none" w:sz="0" w:space="0" w:color="auto"/>
      </w:divBdr>
    </w:div>
    <w:div w:id="1982803378">
      <w:bodyDiv w:val="1"/>
      <w:marLeft w:val="0"/>
      <w:marRight w:val="0"/>
      <w:marTop w:val="0"/>
      <w:marBottom w:val="0"/>
      <w:divBdr>
        <w:top w:val="none" w:sz="0" w:space="0" w:color="auto"/>
        <w:left w:val="none" w:sz="0" w:space="0" w:color="auto"/>
        <w:bottom w:val="none" w:sz="0" w:space="0" w:color="auto"/>
        <w:right w:val="none" w:sz="0" w:space="0" w:color="auto"/>
      </w:divBdr>
    </w:div>
    <w:div w:id="1986885180">
      <w:bodyDiv w:val="1"/>
      <w:marLeft w:val="0"/>
      <w:marRight w:val="0"/>
      <w:marTop w:val="0"/>
      <w:marBottom w:val="0"/>
      <w:divBdr>
        <w:top w:val="none" w:sz="0" w:space="0" w:color="auto"/>
        <w:left w:val="none" w:sz="0" w:space="0" w:color="auto"/>
        <w:bottom w:val="none" w:sz="0" w:space="0" w:color="auto"/>
        <w:right w:val="none" w:sz="0" w:space="0" w:color="auto"/>
      </w:divBdr>
    </w:div>
    <w:div w:id="1994139042">
      <w:bodyDiv w:val="1"/>
      <w:marLeft w:val="0"/>
      <w:marRight w:val="0"/>
      <w:marTop w:val="0"/>
      <w:marBottom w:val="0"/>
      <w:divBdr>
        <w:top w:val="none" w:sz="0" w:space="0" w:color="auto"/>
        <w:left w:val="none" w:sz="0" w:space="0" w:color="auto"/>
        <w:bottom w:val="none" w:sz="0" w:space="0" w:color="auto"/>
        <w:right w:val="none" w:sz="0" w:space="0" w:color="auto"/>
      </w:divBdr>
    </w:div>
    <w:div w:id="1997372252">
      <w:bodyDiv w:val="1"/>
      <w:marLeft w:val="0"/>
      <w:marRight w:val="0"/>
      <w:marTop w:val="0"/>
      <w:marBottom w:val="0"/>
      <w:divBdr>
        <w:top w:val="none" w:sz="0" w:space="0" w:color="auto"/>
        <w:left w:val="none" w:sz="0" w:space="0" w:color="auto"/>
        <w:bottom w:val="none" w:sz="0" w:space="0" w:color="auto"/>
        <w:right w:val="none" w:sz="0" w:space="0" w:color="auto"/>
      </w:divBdr>
    </w:div>
    <w:div w:id="1998150193">
      <w:bodyDiv w:val="1"/>
      <w:marLeft w:val="0"/>
      <w:marRight w:val="0"/>
      <w:marTop w:val="0"/>
      <w:marBottom w:val="0"/>
      <w:divBdr>
        <w:top w:val="none" w:sz="0" w:space="0" w:color="auto"/>
        <w:left w:val="none" w:sz="0" w:space="0" w:color="auto"/>
        <w:bottom w:val="none" w:sz="0" w:space="0" w:color="auto"/>
        <w:right w:val="none" w:sz="0" w:space="0" w:color="auto"/>
      </w:divBdr>
    </w:div>
    <w:div w:id="2001612010">
      <w:bodyDiv w:val="1"/>
      <w:marLeft w:val="0"/>
      <w:marRight w:val="0"/>
      <w:marTop w:val="0"/>
      <w:marBottom w:val="0"/>
      <w:divBdr>
        <w:top w:val="none" w:sz="0" w:space="0" w:color="auto"/>
        <w:left w:val="none" w:sz="0" w:space="0" w:color="auto"/>
        <w:bottom w:val="none" w:sz="0" w:space="0" w:color="auto"/>
        <w:right w:val="none" w:sz="0" w:space="0" w:color="auto"/>
      </w:divBdr>
    </w:div>
    <w:div w:id="2002271718">
      <w:bodyDiv w:val="1"/>
      <w:marLeft w:val="0"/>
      <w:marRight w:val="0"/>
      <w:marTop w:val="0"/>
      <w:marBottom w:val="0"/>
      <w:divBdr>
        <w:top w:val="none" w:sz="0" w:space="0" w:color="auto"/>
        <w:left w:val="none" w:sz="0" w:space="0" w:color="auto"/>
        <w:bottom w:val="none" w:sz="0" w:space="0" w:color="auto"/>
        <w:right w:val="none" w:sz="0" w:space="0" w:color="auto"/>
      </w:divBdr>
    </w:div>
    <w:div w:id="2004510349">
      <w:bodyDiv w:val="1"/>
      <w:marLeft w:val="0"/>
      <w:marRight w:val="0"/>
      <w:marTop w:val="0"/>
      <w:marBottom w:val="0"/>
      <w:divBdr>
        <w:top w:val="none" w:sz="0" w:space="0" w:color="auto"/>
        <w:left w:val="none" w:sz="0" w:space="0" w:color="auto"/>
        <w:bottom w:val="none" w:sz="0" w:space="0" w:color="auto"/>
        <w:right w:val="none" w:sz="0" w:space="0" w:color="auto"/>
      </w:divBdr>
    </w:div>
    <w:div w:id="2009550926">
      <w:bodyDiv w:val="1"/>
      <w:marLeft w:val="0"/>
      <w:marRight w:val="0"/>
      <w:marTop w:val="0"/>
      <w:marBottom w:val="0"/>
      <w:divBdr>
        <w:top w:val="none" w:sz="0" w:space="0" w:color="auto"/>
        <w:left w:val="none" w:sz="0" w:space="0" w:color="auto"/>
        <w:bottom w:val="none" w:sz="0" w:space="0" w:color="auto"/>
        <w:right w:val="none" w:sz="0" w:space="0" w:color="auto"/>
      </w:divBdr>
    </w:div>
    <w:div w:id="2025477754">
      <w:bodyDiv w:val="1"/>
      <w:marLeft w:val="0"/>
      <w:marRight w:val="0"/>
      <w:marTop w:val="0"/>
      <w:marBottom w:val="0"/>
      <w:divBdr>
        <w:top w:val="none" w:sz="0" w:space="0" w:color="auto"/>
        <w:left w:val="none" w:sz="0" w:space="0" w:color="auto"/>
        <w:bottom w:val="none" w:sz="0" w:space="0" w:color="auto"/>
        <w:right w:val="none" w:sz="0" w:space="0" w:color="auto"/>
      </w:divBdr>
    </w:div>
    <w:div w:id="2026518682">
      <w:bodyDiv w:val="1"/>
      <w:marLeft w:val="0"/>
      <w:marRight w:val="0"/>
      <w:marTop w:val="0"/>
      <w:marBottom w:val="0"/>
      <w:divBdr>
        <w:top w:val="none" w:sz="0" w:space="0" w:color="auto"/>
        <w:left w:val="none" w:sz="0" w:space="0" w:color="auto"/>
        <w:bottom w:val="none" w:sz="0" w:space="0" w:color="auto"/>
        <w:right w:val="none" w:sz="0" w:space="0" w:color="auto"/>
      </w:divBdr>
    </w:div>
    <w:div w:id="2030985625">
      <w:bodyDiv w:val="1"/>
      <w:marLeft w:val="0"/>
      <w:marRight w:val="0"/>
      <w:marTop w:val="0"/>
      <w:marBottom w:val="0"/>
      <w:divBdr>
        <w:top w:val="none" w:sz="0" w:space="0" w:color="auto"/>
        <w:left w:val="none" w:sz="0" w:space="0" w:color="auto"/>
        <w:bottom w:val="none" w:sz="0" w:space="0" w:color="auto"/>
        <w:right w:val="none" w:sz="0" w:space="0" w:color="auto"/>
      </w:divBdr>
    </w:div>
    <w:div w:id="2031450866">
      <w:bodyDiv w:val="1"/>
      <w:marLeft w:val="0"/>
      <w:marRight w:val="0"/>
      <w:marTop w:val="0"/>
      <w:marBottom w:val="0"/>
      <w:divBdr>
        <w:top w:val="none" w:sz="0" w:space="0" w:color="auto"/>
        <w:left w:val="none" w:sz="0" w:space="0" w:color="auto"/>
        <w:bottom w:val="none" w:sz="0" w:space="0" w:color="auto"/>
        <w:right w:val="none" w:sz="0" w:space="0" w:color="auto"/>
      </w:divBdr>
    </w:div>
    <w:div w:id="2038500093">
      <w:bodyDiv w:val="1"/>
      <w:marLeft w:val="0"/>
      <w:marRight w:val="0"/>
      <w:marTop w:val="0"/>
      <w:marBottom w:val="0"/>
      <w:divBdr>
        <w:top w:val="none" w:sz="0" w:space="0" w:color="auto"/>
        <w:left w:val="none" w:sz="0" w:space="0" w:color="auto"/>
        <w:bottom w:val="none" w:sz="0" w:space="0" w:color="auto"/>
        <w:right w:val="none" w:sz="0" w:space="0" w:color="auto"/>
      </w:divBdr>
    </w:div>
    <w:div w:id="2054452449">
      <w:bodyDiv w:val="1"/>
      <w:marLeft w:val="0"/>
      <w:marRight w:val="0"/>
      <w:marTop w:val="0"/>
      <w:marBottom w:val="0"/>
      <w:divBdr>
        <w:top w:val="none" w:sz="0" w:space="0" w:color="auto"/>
        <w:left w:val="none" w:sz="0" w:space="0" w:color="auto"/>
        <w:bottom w:val="none" w:sz="0" w:space="0" w:color="auto"/>
        <w:right w:val="none" w:sz="0" w:space="0" w:color="auto"/>
      </w:divBdr>
    </w:div>
    <w:div w:id="2057271405">
      <w:bodyDiv w:val="1"/>
      <w:marLeft w:val="0"/>
      <w:marRight w:val="0"/>
      <w:marTop w:val="0"/>
      <w:marBottom w:val="0"/>
      <w:divBdr>
        <w:top w:val="none" w:sz="0" w:space="0" w:color="auto"/>
        <w:left w:val="none" w:sz="0" w:space="0" w:color="auto"/>
        <w:bottom w:val="none" w:sz="0" w:space="0" w:color="auto"/>
        <w:right w:val="none" w:sz="0" w:space="0" w:color="auto"/>
      </w:divBdr>
    </w:div>
    <w:div w:id="2061204455">
      <w:bodyDiv w:val="1"/>
      <w:marLeft w:val="0"/>
      <w:marRight w:val="0"/>
      <w:marTop w:val="0"/>
      <w:marBottom w:val="0"/>
      <w:divBdr>
        <w:top w:val="none" w:sz="0" w:space="0" w:color="auto"/>
        <w:left w:val="none" w:sz="0" w:space="0" w:color="auto"/>
        <w:bottom w:val="none" w:sz="0" w:space="0" w:color="auto"/>
        <w:right w:val="none" w:sz="0" w:space="0" w:color="auto"/>
      </w:divBdr>
    </w:div>
    <w:div w:id="2073381050">
      <w:bodyDiv w:val="1"/>
      <w:marLeft w:val="0"/>
      <w:marRight w:val="0"/>
      <w:marTop w:val="0"/>
      <w:marBottom w:val="0"/>
      <w:divBdr>
        <w:top w:val="none" w:sz="0" w:space="0" w:color="auto"/>
        <w:left w:val="none" w:sz="0" w:space="0" w:color="auto"/>
        <w:bottom w:val="none" w:sz="0" w:space="0" w:color="auto"/>
        <w:right w:val="none" w:sz="0" w:space="0" w:color="auto"/>
      </w:divBdr>
    </w:div>
    <w:div w:id="2075354841">
      <w:bodyDiv w:val="1"/>
      <w:marLeft w:val="0"/>
      <w:marRight w:val="0"/>
      <w:marTop w:val="0"/>
      <w:marBottom w:val="0"/>
      <w:divBdr>
        <w:top w:val="none" w:sz="0" w:space="0" w:color="auto"/>
        <w:left w:val="none" w:sz="0" w:space="0" w:color="auto"/>
        <w:bottom w:val="none" w:sz="0" w:space="0" w:color="auto"/>
        <w:right w:val="none" w:sz="0" w:space="0" w:color="auto"/>
      </w:divBdr>
    </w:div>
    <w:div w:id="2078242482">
      <w:bodyDiv w:val="1"/>
      <w:marLeft w:val="0"/>
      <w:marRight w:val="0"/>
      <w:marTop w:val="0"/>
      <w:marBottom w:val="0"/>
      <w:divBdr>
        <w:top w:val="none" w:sz="0" w:space="0" w:color="auto"/>
        <w:left w:val="none" w:sz="0" w:space="0" w:color="auto"/>
        <w:bottom w:val="none" w:sz="0" w:space="0" w:color="auto"/>
        <w:right w:val="none" w:sz="0" w:space="0" w:color="auto"/>
      </w:divBdr>
    </w:div>
    <w:div w:id="2079591329">
      <w:bodyDiv w:val="1"/>
      <w:marLeft w:val="0"/>
      <w:marRight w:val="0"/>
      <w:marTop w:val="0"/>
      <w:marBottom w:val="0"/>
      <w:divBdr>
        <w:top w:val="none" w:sz="0" w:space="0" w:color="auto"/>
        <w:left w:val="none" w:sz="0" w:space="0" w:color="auto"/>
        <w:bottom w:val="none" w:sz="0" w:space="0" w:color="auto"/>
        <w:right w:val="none" w:sz="0" w:space="0" w:color="auto"/>
      </w:divBdr>
    </w:div>
    <w:div w:id="2089495816">
      <w:bodyDiv w:val="1"/>
      <w:marLeft w:val="0"/>
      <w:marRight w:val="0"/>
      <w:marTop w:val="0"/>
      <w:marBottom w:val="0"/>
      <w:divBdr>
        <w:top w:val="none" w:sz="0" w:space="0" w:color="auto"/>
        <w:left w:val="none" w:sz="0" w:space="0" w:color="auto"/>
        <w:bottom w:val="none" w:sz="0" w:space="0" w:color="auto"/>
        <w:right w:val="none" w:sz="0" w:space="0" w:color="auto"/>
      </w:divBdr>
    </w:div>
    <w:div w:id="2090226714">
      <w:bodyDiv w:val="1"/>
      <w:marLeft w:val="0"/>
      <w:marRight w:val="0"/>
      <w:marTop w:val="0"/>
      <w:marBottom w:val="0"/>
      <w:divBdr>
        <w:top w:val="none" w:sz="0" w:space="0" w:color="auto"/>
        <w:left w:val="none" w:sz="0" w:space="0" w:color="auto"/>
        <w:bottom w:val="none" w:sz="0" w:space="0" w:color="auto"/>
        <w:right w:val="none" w:sz="0" w:space="0" w:color="auto"/>
      </w:divBdr>
    </w:div>
    <w:div w:id="2091390141">
      <w:bodyDiv w:val="1"/>
      <w:marLeft w:val="0"/>
      <w:marRight w:val="0"/>
      <w:marTop w:val="0"/>
      <w:marBottom w:val="0"/>
      <w:divBdr>
        <w:top w:val="none" w:sz="0" w:space="0" w:color="auto"/>
        <w:left w:val="none" w:sz="0" w:space="0" w:color="auto"/>
        <w:bottom w:val="none" w:sz="0" w:space="0" w:color="auto"/>
        <w:right w:val="none" w:sz="0" w:space="0" w:color="auto"/>
      </w:divBdr>
    </w:div>
    <w:div w:id="2096784930">
      <w:bodyDiv w:val="1"/>
      <w:marLeft w:val="0"/>
      <w:marRight w:val="0"/>
      <w:marTop w:val="0"/>
      <w:marBottom w:val="0"/>
      <w:divBdr>
        <w:top w:val="none" w:sz="0" w:space="0" w:color="auto"/>
        <w:left w:val="none" w:sz="0" w:space="0" w:color="auto"/>
        <w:bottom w:val="none" w:sz="0" w:space="0" w:color="auto"/>
        <w:right w:val="none" w:sz="0" w:space="0" w:color="auto"/>
      </w:divBdr>
    </w:div>
    <w:div w:id="2113738741">
      <w:bodyDiv w:val="1"/>
      <w:marLeft w:val="0"/>
      <w:marRight w:val="0"/>
      <w:marTop w:val="0"/>
      <w:marBottom w:val="0"/>
      <w:divBdr>
        <w:top w:val="none" w:sz="0" w:space="0" w:color="auto"/>
        <w:left w:val="none" w:sz="0" w:space="0" w:color="auto"/>
        <w:bottom w:val="none" w:sz="0" w:space="0" w:color="auto"/>
        <w:right w:val="none" w:sz="0" w:space="0" w:color="auto"/>
      </w:divBdr>
    </w:div>
    <w:div w:id="2126268987">
      <w:bodyDiv w:val="1"/>
      <w:marLeft w:val="0"/>
      <w:marRight w:val="0"/>
      <w:marTop w:val="0"/>
      <w:marBottom w:val="0"/>
      <w:divBdr>
        <w:top w:val="none" w:sz="0" w:space="0" w:color="auto"/>
        <w:left w:val="none" w:sz="0" w:space="0" w:color="auto"/>
        <w:bottom w:val="none" w:sz="0" w:space="0" w:color="auto"/>
        <w:right w:val="none" w:sz="0" w:space="0" w:color="auto"/>
      </w:divBdr>
    </w:div>
    <w:div w:id="2136290246">
      <w:bodyDiv w:val="1"/>
      <w:marLeft w:val="0"/>
      <w:marRight w:val="0"/>
      <w:marTop w:val="0"/>
      <w:marBottom w:val="0"/>
      <w:divBdr>
        <w:top w:val="none" w:sz="0" w:space="0" w:color="auto"/>
        <w:left w:val="none" w:sz="0" w:space="0" w:color="auto"/>
        <w:bottom w:val="none" w:sz="0" w:space="0" w:color="auto"/>
        <w:right w:val="none" w:sz="0" w:space="0" w:color="auto"/>
      </w:divBdr>
    </w:div>
    <w:div w:id="2142455718">
      <w:bodyDiv w:val="1"/>
      <w:marLeft w:val="0"/>
      <w:marRight w:val="0"/>
      <w:marTop w:val="0"/>
      <w:marBottom w:val="0"/>
      <w:divBdr>
        <w:top w:val="none" w:sz="0" w:space="0" w:color="auto"/>
        <w:left w:val="none" w:sz="0" w:space="0" w:color="auto"/>
        <w:bottom w:val="none" w:sz="0" w:space="0" w:color="auto"/>
        <w:right w:val="none" w:sz="0" w:space="0" w:color="auto"/>
      </w:divBdr>
    </w:div>
    <w:div w:id="214735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Gle10</b:Tag>
    <b:SourceType>Book</b:SourceType>
    <b:Guid>{4027D647-09C2-424C-A779-F47BF6E0CC6D}</b:Guid>
    <b:Author>
      <b:Author>
        <b:NameList>
          <b:Person>
            <b:Last>Knoll</b:Last>
            <b:First>Glenn</b:First>
            <b:Middle>F.</b:Middle>
          </b:Person>
        </b:NameList>
      </b:Author>
    </b:Author>
    <b:Title>Radiation detection and measurement; 4th ed.</b:Title>
    <b:Year>2010</b:Year>
    <b:City>New York, NY</b:City>
    <b:Publisher>Wiley</b:Publisher>
    <b:RefOrder>1</b:RefOrder>
  </b:Source>
  <b:Source>
    <b:Tag>Chr20</b:Tag>
    <b:SourceType>Book</b:SourceType>
    <b:Guid>{0E6DC46E-A259-4600-B87D-CCF2F6A7E540}</b:Guid>
    <b:Author>
      <b:Author>
        <b:NameList>
          <b:Person>
            <b:Last>Christian W. Fabjan</b:Last>
            <b:First>Herwig</b:First>
            <b:Middle>Schopper</b:Middle>
          </b:Person>
        </b:NameList>
      </b:Author>
    </b:Author>
    <b:Title>Particle Physics Reference Library, Volume 2: Detectors for Particles and Radiation</b:Title>
    <b:Year>2020</b:Year>
    <b:City>Vienna, Austria</b:City>
    <b:Publisher>Springer</b:Publisher>
    <b:RefOrder>15</b:RefOrder>
  </b:Source>
  <b:Source>
    <b:Tag>Dav17</b:Tag>
    <b:SourceType>JournalArticle</b:SourceType>
    <b:Guid>{3F837193-0FBF-42DD-97A6-90CDD8357D45}</b:Guid>
    <b:Title>Semiconductor materials for X-ray detectors</b:Title>
    <b:Year>2017</b:Year>
    <b:Author>
      <b:Author>
        <b:NameList>
          <b:Person>
            <b:Last>David Pennicard</b:Last>
            <b:First>Benoît</b:First>
            <b:Middle>Pirard, Oleg Tolbanov and Krzysztof Iniewski</b:Middle>
          </b:Person>
        </b:NameList>
      </b:Author>
    </b:Author>
    <b:JournalName>MRS Bulletin</b:JournalName>
    <b:RefOrder>12</b:RefOrder>
  </b:Source>
  <b:Source>
    <b:Tag>Xra</b:Tag>
    <b:SourceType>InternetSite</b:SourceType>
    <b:Guid>{90533E76-1001-44C5-A6A6-A41173DBF829}</b:Guid>
    <b:Title>X-ray Production, Tubes, and Generators</b:Title>
    <b:InternetSiteTitle>Radiology Key</b:InternetSiteTitle>
    <b:URL>https://radiologykey.com/x-ray-production-tubes-and-generators</b:URL>
    <b:RefOrder>6</b:RefOrder>
  </b:Source>
  <b:Source>
    <b:Tag>WOL24</b:Tag>
    <b:SourceType>InternetSite</b:SourceType>
    <b:Guid>{63E804F1-65F3-4079-A296-0F900248D1EE}</b:Guid>
    <b:InternetSiteTitle>WOLFMET</b:InternetSiteTitle>
    <b:Year>2024</b:Year>
    <b:Month>February</b:Month>
    <b:Day>05</b:Day>
    <b:URL>https://www.wolfmet.com/tungstenalloys</b:URL>
    <b:RefOrder>7</b:RefOrder>
  </b:Source>
  <b:Source>
    <b:Tag>Oxf24</b:Tag>
    <b:SourceType>InternetSite</b:SourceType>
    <b:Guid>{C2C728B1-7F86-4625-90ED-C8380DA00783}</b:Guid>
    <b:Author>
      <b:Author>
        <b:NameList>
          <b:Person>
            <b:Last>Technologies</b:Last>
            <b:First>Oxford</b:First>
            <b:Middle>Instruments X-ray</b:Middle>
          </b:Person>
        </b:NameList>
      </b:Author>
    </b:Author>
    <b:Title>Managing the Heat Produced by X-ray Tubes</b:Title>
    <b:Year>2024</b:Year>
    <b:Month>February</b:Month>
    <b:Day>05</b:Day>
    <b:URL>https://xray.oxinst.com/learning/view/article/managing-the-heat-produced-by-x-ray-tubes</b:URL>
    <b:RefOrder>8</b:RefOrder>
  </b:Source>
  <b:Source>
    <b:Tag>JAn04</b:Tag>
    <b:SourceType>JournalArticle</b:SourceType>
    <b:Guid>{F285AAD9-3CE1-46EC-9312-F6A88CDF6332}</b:Guid>
    <b:Title>X-ray imaging physics for nuclear medicine technologists. Part 1: Basic principles of x-ray production</b:Title>
    <b:Year>204</b:Year>
    <b:Author>
      <b:Author>
        <b:NameList>
          <b:Person>
            <b:Last>Seibert</b:Last>
            <b:First>J.</b:First>
            <b:Middle>Anthony</b:Middle>
          </b:Person>
        </b:NameList>
      </b:Author>
    </b:Author>
    <b:JournalName>Nuclear Medicine Technology</b:JournalName>
    <b:RefOrder>9</b:RefOrder>
  </b:Source>
  <b:Source>
    <b:Tag>ADa20</b:Tag>
    <b:SourceType>JournalArticle</b:SourceType>
    <b:Guid>{A2CC54AF-16B7-420B-B247-A36DF54B7DCA}</b:Guid>
    <b:Author>
      <b:Author>
        <b:NameList>
          <b:Person>
            <b:Last>A. Datta</b:Last>
            <b:First>Z.</b:First>
            <b:Middle>Zhong &amp; S. Motakef</b:Middle>
          </b:Person>
        </b:NameList>
      </b:Author>
    </b:Author>
    <b:Title>A new generation of direct X-ray detectors for medical and synchrotron imaging applications</b:Title>
    <b:JournalName>Scientific Reports</b:JournalName>
    <b:Year>2020</b:Year>
    <b:RefOrder>13</b:RefOrder>
  </b:Source>
  <b:Source>
    <b:Tag>Basa</b:Tag>
    <b:SourceType>JournalArticle</b:SourceType>
    <b:Guid>{25B18A88-BDEF-496D-B47E-8EE3CE31A342}</b:Guid>
    <b:Author>
      <b:Author>
        <b:NameList>
          <b:Person>
            <b:Last>Laura Basiricò</b:Last>
            <b:First>Andrea</b:First>
            <b:Middle>Ciavatti, Beatrice Fraboni</b:Middle>
          </b:Person>
        </b:NameList>
      </b:Author>
    </b:Author>
    <b:Title>Solution-Grown Organic and Perovskite X-Ray Detectors: A New Paradigm for the Direct Detection of Ionizing Radiation</b:Title>
    <b:JournalName>Adv. Mater. Technol.</b:JournalName>
    <b:Year>2021</b:Year>
    <b:RefOrder>14</b:RefOrder>
  </b:Source>
  <b:Source>
    <b:Tag>Sil</b:Tag>
    <b:SourceType>InternetSite</b:SourceType>
    <b:Guid>{C3F95C47-D820-45C9-9B4D-AC352FCC2DE9}</b:Guid>
    <b:Title>Silicon Sensors</b:Title>
    <b:InternetSiteTitle>DECTRIS</b:InternetSiteTitle>
    <b:URL>https://www.dectris.com/en/technology/sensors/silicon-sensors/</b:URL>
    <b:RefOrder>16</b:RefOrder>
  </b:Source>
  <b:Source>
    <b:Tag>Mat18</b:Tag>
    <b:SourceType>BookSection</b:SourceType>
    <b:Guid>{0E2ADEEB-B4D7-4789-9DAE-D1216A14ACED}</b:Guid>
    <b:Author>
      <b:Author>
        <b:NameList>
          <b:Person>
            <b:Last>Matthew D. McCluskey</b:Last>
            <b:First>Eugene</b:First>
            <b:Middle>E. Haller</b:Middle>
          </b:Person>
        </b:NameList>
      </b:Author>
    </b:Author>
    <b:Title>Dopants and defects in semiconductors, Second Edition</b:Title>
    <b:Year>2018</b:Year>
    <b:Publisher>CRC Press</b:Publisher>
    <b:Pages>29-33</b:Pages>
    <b:RefOrder>17</b:RefOrder>
  </b:Source>
  <b:Source>
    <b:Tag>Don12</b:Tag>
    <b:SourceType>BookSection</b:SourceType>
    <b:Guid>{FCDC11D9-4945-42FE-A3D8-07BBDA685D5E}</b:Guid>
    <b:Author>
      <b:Author>
        <b:NameList>
          <b:Person>
            <b:Last>Neamen</b:Last>
            <b:First>Donald</b:First>
            <b:Middle>A.</b:Middle>
          </b:Person>
        </b:NameList>
      </b:Author>
    </b:Author>
    <b:Title>Semiconductor Physics and Devices: Basic Principles, Fourth Edition</b:Title>
    <b:Year>2012</b:Year>
    <b:Pages>Chapter 4</b:Pages>
    <b:RefOrder>18</b:RefOrder>
  </b:Source>
  <b:Source>
    <b:Tag>Ben06</b:Tag>
    <b:SourceType>BookSection</b:SourceType>
    <b:Guid>{72B8444E-D85A-486B-B032-818042E64681}</b:Guid>
    <b:Author>
      <b:Author>
        <b:NameList>
          <b:Person>
            <b:Last>Ben Depuydt</b:Last>
            <b:First>Antoon</b:First>
            <b:Middle>Theuwis, Igor Romandic</b:Middle>
          </b:Person>
        </b:NameList>
      </b:Author>
    </b:Author>
    <b:Title>Germanium: From the first application of Czochralski crystal growth to large diameter dislocation-free wafers</b:Title>
    <b:BookTitle>Materials Science in Semiconductor Processing</b:BookTitle>
    <b:Year>2006</b:Year>
    <b:Pages>437-443</b:Pages>
    <b:RefOrder>19</b:RefOrder>
  </b:Source>
  <b:Source>
    <b:Tag>Kit05</b:Tag>
    <b:SourceType>BookSection</b:SourceType>
    <b:Guid>{9E7378AB-8CC3-4B43-87F3-9608A4F7169C}</b:Guid>
    <b:Title>Introduction to Solid State Physics, Eighth Edition</b:Title>
    <b:Year>2005</b:Year>
    <b:Author>
      <b:Author>
        <b:NameList>
          <b:Person>
            <b:Last>Kittel</b:Last>
            <b:First>Charles</b:First>
          </b:Person>
        </b:NameList>
      </b:Author>
    </b:Author>
    <b:Pages>190</b:Pages>
    <b:Publisher>John Wiley &amp; Sons, Inc.</b:Publisher>
    <b:RefOrder>20</b:RefOrder>
  </b:Source>
  <b:Source>
    <b:Tag>Kai07</b:Tag>
    <b:SourceType>JournalArticle</b:SourceType>
    <b:Guid>{E2E05E4D-72AF-40E3-A5A9-66BC74B70320}</b:Guid>
    <b:Title>Recent Developments in the Fabrication and Operation of Germanium Detectors</b:Title>
    <b:Year>2007</b:Year>
    <b:Author>
      <b:Author>
        <b:NameList>
          <b:Person>
            <b:Last>Vetter</b:Last>
            <b:First>Kai</b:First>
          </b:Person>
        </b:NameList>
      </b:Author>
    </b:Author>
    <b:RefOrder>21</b:RefOrder>
  </b:Source>
  <b:Source>
    <b:Tag>GLi16</b:Tag>
    <b:SourceType>JournalArticle</b:SourceType>
    <b:Guid>{730B25DE-4B98-4162-B9DC-3E3C983592DF}</b:Guid>
    <b:Author>
      <b:Author>
        <b:NameList>
          <b:Person>
            <b:Last>G. Lioliou</b:Last>
            <b:First>A.M.</b:First>
            <b:Middle>Barnett</b:Middle>
          </b:Person>
        </b:NameList>
      </b:Author>
    </b:Author>
    <b:Title>Gallium Arsenide detectors for X-ray and electron (beta particle) spectroscopy</b:Title>
    <b:JournalName>Nuclear Instruments and Methods in Physics Reasearch A</b:JournalName>
    <b:Year>2016</b:Year>
    <b:Pages>37-45</b:Pages>
    <b:RefOrder>22</b:RefOrder>
  </b:Source>
  <b:Source>
    <b:Tag>LAb14</b:Tag>
    <b:SourceType>BookSection</b:SourceType>
    <b:Guid>{4ED83B71-2A0A-4846-9142-958E56201C16}</b:Guid>
    <b:Title>CdTe Detectors</b:Title>
    <b:Year>2014</b:Year>
    <b:Pages>285-314</b:Pages>
    <b:Author>
      <b:Author>
        <b:NameList>
          <b:Person>
            <b:Last>L. Abbene</b:Last>
            <b:First>S.</b:First>
            <b:Middle>Del Sordo</b:Middle>
          </b:Person>
        </b:NameList>
      </b:Author>
    </b:Author>
    <b:BookTitle>Comprehensive Biomedical Physics</b:BookTitle>
    <b:Publisher>Elseiver </b:Publisher>
    <b:RefOrder>23</b:RefOrder>
  </b:Source>
  <b:Source>
    <b:Tag>MSc02</b:Tag>
    <b:SourceType>JournalArticle</b:SourceType>
    <b:Guid>{6CB0E728-2898-4B72-939E-35CBACD964FB}</b:Guid>
    <b:Title>Study of impurity segregation, crystallinity and detector performance of melt-grown cadmium zinc telluride crystals</b:Title>
    <b:Year>2002</b:Year>
    <b:Pages>2082-2090</b:Pages>
    <b:Author>
      <b:Author>
        <b:NameList>
          <b:Person>
            <b:Last>M. Schieber</b:Last>
            <b:First>T.E.</b:First>
            <b:Middle>Schlesinger, R.B. James, H. Hermon, H. Yoon, M. Goorsky</b:Middle>
          </b:Person>
        </b:NameList>
      </b:Author>
    </b:Author>
    <b:JournalName>Journal of Crystal Growth</b:JournalName>
    <b:RefOrder>24</b:RefOrder>
  </b:Source>
  <b:Source>
    <b:Tag>LAb19</b:Tag>
    <b:SourceType>JournalArticle</b:SourceType>
    <b:Guid>{B0C1F18F-8511-45E5-95BF-A86F44FDFD58}</b:Guid>
    <b:Author>
      <b:Author>
        <b:NameList>
          <b:Person>
            <b:Last>L. Abbene</b:Last>
            <b:First>f.</b:First>
            <b:Middle>Principato, G. Gerardi et al.</b:Middle>
          </b:Person>
        </b:NameList>
      </b:Author>
    </b:Author>
    <b:Title>Room-temperature X-ray response of cadmium-zinc-telluride pixel detectors grown by the vertical Bridgman technique</b:Title>
    <b:JournalName>Journal of synchrotron radiation</b:JournalName>
    <b:Year>2019</b:Year>
    <b:RefOrder>26</b:RefOrder>
  </b:Source>
  <b:Source>
    <b:Tag>STs21</b:Tag>
    <b:SourceType>JournalArticle</b:SourceType>
    <b:Guid>{C3D73BAA-BA0A-419B-BCCC-ABDF1D93A5E8}</b:Guid>
    <b:Author>
      <b:Author>
        <b:NameList>
          <b:Person>
            <b:Last>S. Tsigaridas</b:Last>
            <b:First>S.</b:First>
            <b:Middle>Zanettini, M. Betterlli, N. Sarzi Amadè, D. Calestani, C. Pnchut and A. Zappettini</b:Middle>
          </b:Person>
        </b:NameList>
      </b:Author>
    </b:Author>
    <b:Title>Fabrication of Small-Pixel CdZnTe Sensors and Characterization with X-rays</b:Title>
    <b:JournalName>Sensors</b:JournalName>
    <b:Year>2021</b:Year>
    <b:RefOrder>25</b:RefOrder>
  </b:Source>
  <b:Source>
    <b:Tag>Fla12</b:Tag>
    <b:SourceType>JournalArticle</b:SourceType>
    <b:Guid>{69C26CE4-F17F-4D18-AD8C-A7405D01BFF0}</b:Guid>
    <b:Author>
      <b:Author>
        <b:NameList>
          <b:Person>
            <b:Last>Flay</b:Last>
            <b:First>Nadia</b:First>
            <b:Middle>&amp; Leach, Richard</b:Middle>
          </b:Person>
        </b:NameList>
      </b:Author>
    </b:Author>
    <b:Title>Application of the optical transfer function in X-ray computed tomography – a review</b:Title>
    <b:Year>2012</b:Year>
    <b:RefOrder>2</b:RefOrder>
  </b:Source>
  <b:Source>
    <b:Tag>Syn</b:Tag>
    <b:SourceType>InternetSite</b:SourceType>
    <b:Guid>{BABF6C87-F559-485E-9023-5536B49BEFAE}</b:Guid>
    <b:Title>Synchrotron: Learn its Working Principle, Advantages, &amp; Applications</b:Title>
    <b:InternetSiteTitle>testbook</b:InternetSiteTitle>
    <b:URL>https://testbook.com/physics/synchrotron</b:URL>
    <b:RefOrder>3</b:RefOrder>
  </b:Source>
  <b:Source>
    <b:Tag>Adr20</b:Tag>
    <b:SourceType>InternetSite</b:SourceType>
    <b:Guid>{34C3D7A6-653C-4A60-BB70-17110C23650A}</b:Guid>
    <b:Author>
      <b:Author>
        <b:NameList>
          <b:Person>
            <b:Last>Cho</b:Last>
            <b:First>Adrian</b:First>
          </b:Person>
        </b:NameList>
      </b:Author>
    </b:Author>
    <b:Title>Rebirth of leading European facility promises revolutionary advances in x-ray science</b:Title>
    <b:InternetSiteTitle>Science</b:InternetSiteTitle>
    <b:Year>2020</b:Year>
    <b:URL>https://www.science.org/content/article/rebirth-leading-european-facility-promises-revolutionary-advances-x-ray-science</b:URL>
    <b:RefOrder>4</b:RefOrder>
  </b:Source>
  <b:Source>
    <b:Tag>XrayVoltage</b:Tag>
    <b:SourceType>JournalArticle</b:SourceType>
    <b:Guid>{CDA91A3D-9217-4CB8-9E01-CE247F5353A5}</b:Guid>
    <b:Author>
      <b:Author>
        <b:NameList>
          <b:Person>
            <b:Last>al.</b:Last>
            <b:First>Sangeetha</b:First>
            <b:Middle>Prabhu et</b:Middle>
          </b:Person>
        </b:NameList>
      </b:Author>
    </b:Author>
    <b:Title>Production of X-RAYS using X-RAY Tube</b:Title>
    <b:JournalName>Journal of Physics: Conference Series</b:JournalName>
    <b:Year>2020</b:Year>
    <b:RefOrder>5</b:RefOrder>
  </b:Source>
  <b:Source>
    <b:Tag>JAn05</b:Tag>
    <b:SourceType>JournalArticle</b:SourceType>
    <b:Guid>{25F16B94-699C-41CE-9E7D-B7E227498C7B}</b:Guid>
    <b:Author>
      <b:Author>
        <b:NameList>
          <b:Person>
            <b:Last>J</b:Last>
            <b:First>Anthony</b:First>
            <b:Middle>Seibert, John M. Boone</b:Middle>
          </b:Person>
        </b:NameList>
      </b:Author>
    </b:Author>
    <b:Title>X-Ray Imaging Physics for Nuclear Medicine Technologists. Part2: X-Ray Interactions and Image Formation</b:Title>
    <b:JournalName>J Nucl Med Technol</b:JournalName>
    <b:Year>2005</b:Year>
    <b:Pages>3-18</b:Pages>
    <b:RefOrder>10</b:RefOrder>
  </b:Source>
  <b:Source>
    <b:Tag>Bri</b:Tag>
    <b:SourceType>InternetSite</b:SourceType>
    <b:Guid>{0F6CABA8-A93B-4CDA-B32F-ADD0CF687A08}</b:Guid>
    <b:Title>X-Ray Interactions, Illustrated Summary (Photoelectric, Compton, Coherent) for Radiologic Technologists and Radiographers</b:Title>
    <b:Author>
      <b:Author>
        <b:NameList>
          <b:Person>
            <b:Last>Nett</b:Last>
            <b:First>Brian</b:First>
          </b:Person>
        </b:NameList>
      </b:Author>
    </b:Author>
    <b:InternetSiteTitle>How Radiology Works</b:InternetSiteTitle>
    <b:URL>https://howradiologyworks.com/x-ray-interactions/</b:URL>
    <b:RefOrder>11</b:RefOrder>
  </b:Source>
</b:Sources>
</file>

<file path=customXml/itemProps1.xml><?xml version="1.0" encoding="utf-8"?>
<ds:datastoreItem xmlns:ds="http://schemas.openxmlformats.org/officeDocument/2006/customXml" ds:itemID="{5A5479E1-31CC-452D-B4C4-48091E2F5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6815</TotalTime>
  <Pages>22</Pages>
  <Words>6400</Words>
  <Characters>36483</Characters>
  <Application>Microsoft Office Word</Application>
  <DocSecurity>0</DocSecurity>
  <Lines>304</Lines>
  <Paragraphs>85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Bandurist</dc:creator>
  <cp:keywords/>
  <dc:description/>
  <cp:lastModifiedBy>Mikhail Bandurist</cp:lastModifiedBy>
  <cp:revision>94</cp:revision>
  <dcterms:created xsi:type="dcterms:W3CDTF">2024-01-30T14:32:00Z</dcterms:created>
  <dcterms:modified xsi:type="dcterms:W3CDTF">2024-02-20T03:55:00Z</dcterms:modified>
</cp:coreProperties>
</file>