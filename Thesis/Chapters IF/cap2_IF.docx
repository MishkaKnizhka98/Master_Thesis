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C0279" w14:textId="531FE498" w:rsidR="009C5084" w:rsidRDefault="009C5084" w:rsidP="009C5084">
      <w:pPr>
        <w:ind w:firstLine="0"/>
        <w:sectPr w:rsidR="009C5084" w:rsidSect="00AB5DD9">
          <w:footerReference w:type="default" r:id="rId8"/>
          <w:footerReference w:type="first" r:id="rId9"/>
          <w:pgSz w:w="11906" w:h="16838" w:code="9"/>
          <w:pgMar w:top="1134" w:right="1134" w:bottom="1134" w:left="1134" w:header="709" w:footer="709" w:gutter="0"/>
          <w:pgNumType w:start="1"/>
          <w:cols w:space="708"/>
          <w:titlePg/>
          <w:docGrid w:linePitch="381"/>
        </w:sectPr>
      </w:pPr>
      <w:r>
        <w:t>TITLE PAGE</w:t>
      </w:r>
    </w:p>
    <w:sdt>
      <w:sdtPr>
        <w:rPr>
          <w:rFonts w:ascii="Times New Roman" w:eastAsiaTheme="minorHAnsi" w:hAnsi="Times New Roman" w:cstheme="minorBidi"/>
          <w:color w:val="auto"/>
          <w:kern w:val="2"/>
          <w:sz w:val="24"/>
          <w:szCs w:val="28"/>
          <w:lang w:val="en-GB" w:eastAsia="en-US"/>
          <w14:ligatures w14:val="standardContextual"/>
        </w:rPr>
        <w:id w:val="-608128992"/>
        <w:docPartObj>
          <w:docPartGallery w:val="Table of Contents"/>
          <w:docPartUnique/>
        </w:docPartObj>
      </w:sdtPr>
      <w:sdtEndPr>
        <w:rPr>
          <w:b/>
          <w:bCs/>
        </w:rPr>
      </w:sdtEndPr>
      <w:sdtContent>
        <w:p w14:paraId="5EF79F17" w14:textId="09005C45" w:rsidR="009C5084" w:rsidRPr="00D35D65" w:rsidRDefault="009C5084">
          <w:pPr>
            <w:pStyle w:val="TOCHeading"/>
            <w:rPr>
              <w:rFonts w:ascii="Times New Roman" w:hAnsi="Times New Roman" w:cs="Times New Roman"/>
              <w:b/>
              <w:bCs/>
              <w:color w:val="000000" w:themeColor="text1"/>
            </w:rPr>
          </w:pPr>
          <w:r w:rsidRPr="00D35D65">
            <w:rPr>
              <w:rFonts w:ascii="Times New Roman" w:hAnsi="Times New Roman" w:cs="Times New Roman"/>
              <w:b/>
              <w:bCs/>
              <w:color w:val="000000" w:themeColor="text1"/>
              <w:lang w:val="en-GB"/>
            </w:rPr>
            <w:t>Table of Contents</w:t>
          </w:r>
        </w:p>
        <w:p w14:paraId="403393A5" w14:textId="20D33C97" w:rsidR="00D33BFA" w:rsidRDefault="009C5084">
          <w:pPr>
            <w:pStyle w:val="TOC1"/>
            <w:tabs>
              <w:tab w:val="right" w:leader="dot" w:pos="9628"/>
            </w:tabs>
            <w:rPr>
              <w:rFonts w:asciiTheme="minorHAnsi" w:eastAsiaTheme="minorEastAsia" w:hAnsiTheme="minorHAnsi"/>
              <w:noProof/>
              <w:sz w:val="22"/>
              <w:szCs w:val="22"/>
              <w:lang w:val="ru-RU" w:eastAsia="ru-RU"/>
            </w:rPr>
          </w:pPr>
          <w:r>
            <w:fldChar w:fldCharType="begin"/>
          </w:r>
          <w:r>
            <w:instrText xml:space="preserve"> TOC \o "1-3" \h \z \u </w:instrText>
          </w:r>
          <w:r>
            <w:fldChar w:fldCharType="separate"/>
          </w:r>
          <w:hyperlink w:anchor="_Toc159207550" w:history="1">
            <w:r w:rsidR="00D33BFA" w:rsidRPr="000F240E">
              <w:rPr>
                <w:rStyle w:val="Hyperlink"/>
                <w:noProof/>
              </w:rPr>
              <w:t>Abstract</w:t>
            </w:r>
            <w:r w:rsidR="00D33BFA">
              <w:rPr>
                <w:noProof/>
                <w:webHidden/>
              </w:rPr>
              <w:tab/>
            </w:r>
            <w:r w:rsidR="00D33BFA">
              <w:rPr>
                <w:noProof/>
                <w:webHidden/>
              </w:rPr>
              <w:fldChar w:fldCharType="begin"/>
            </w:r>
            <w:r w:rsidR="00D33BFA">
              <w:rPr>
                <w:noProof/>
                <w:webHidden/>
              </w:rPr>
              <w:instrText xml:space="preserve"> PAGEREF _Toc159207550 \h </w:instrText>
            </w:r>
            <w:r w:rsidR="00D33BFA">
              <w:rPr>
                <w:noProof/>
                <w:webHidden/>
              </w:rPr>
            </w:r>
            <w:r w:rsidR="00D33BFA">
              <w:rPr>
                <w:noProof/>
                <w:webHidden/>
              </w:rPr>
              <w:fldChar w:fldCharType="separate"/>
            </w:r>
            <w:r w:rsidR="00D33BFA">
              <w:rPr>
                <w:noProof/>
                <w:webHidden/>
              </w:rPr>
              <w:t>1</w:t>
            </w:r>
            <w:r w:rsidR="00D33BFA">
              <w:rPr>
                <w:noProof/>
                <w:webHidden/>
              </w:rPr>
              <w:fldChar w:fldCharType="end"/>
            </w:r>
          </w:hyperlink>
        </w:p>
        <w:p w14:paraId="15B3E7D4" w14:textId="1E41537E"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51" w:history="1">
            <w:r w:rsidR="00D33BFA" w:rsidRPr="000F240E">
              <w:rPr>
                <w:rStyle w:val="Hyperlink"/>
                <w:noProof/>
              </w:rPr>
              <w:t>Introduction</w:t>
            </w:r>
            <w:r w:rsidR="00D33BFA">
              <w:rPr>
                <w:noProof/>
                <w:webHidden/>
              </w:rPr>
              <w:tab/>
            </w:r>
            <w:r w:rsidR="00D33BFA">
              <w:rPr>
                <w:noProof/>
                <w:webHidden/>
              </w:rPr>
              <w:fldChar w:fldCharType="begin"/>
            </w:r>
            <w:r w:rsidR="00D33BFA">
              <w:rPr>
                <w:noProof/>
                <w:webHidden/>
              </w:rPr>
              <w:instrText xml:space="preserve"> PAGEREF _Toc159207551 \h </w:instrText>
            </w:r>
            <w:r w:rsidR="00D33BFA">
              <w:rPr>
                <w:noProof/>
                <w:webHidden/>
              </w:rPr>
            </w:r>
            <w:r w:rsidR="00D33BFA">
              <w:rPr>
                <w:noProof/>
                <w:webHidden/>
              </w:rPr>
              <w:fldChar w:fldCharType="separate"/>
            </w:r>
            <w:r w:rsidR="00D33BFA">
              <w:rPr>
                <w:noProof/>
                <w:webHidden/>
              </w:rPr>
              <w:t>1</w:t>
            </w:r>
            <w:r w:rsidR="00D33BFA">
              <w:rPr>
                <w:noProof/>
                <w:webHidden/>
              </w:rPr>
              <w:fldChar w:fldCharType="end"/>
            </w:r>
          </w:hyperlink>
        </w:p>
        <w:p w14:paraId="31D15D0C" w14:textId="4715AC78"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52" w:history="1">
            <w:r w:rsidR="00D33BFA" w:rsidRPr="000F240E">
              <w:rPr>
                <w:rStyle w:val="Hyperlink"/>
                <w:noProof/>
              </w:rPr>
              <w:t>Chapter 1 Overview on X-ray detection</w:t>
            </w:r>
            <w:r w:rsidR="00D33BFA">
              <w:rPr>
                <w:noProof/>
                <w:webHidden/>
              </w:rPr>
              <w:tab/>
            </w:r>
            <w:r w:rsidR="00D33BFA">
              <w:rPr>
                <w:noProof/>
                <w:webHidden/>
              </w:rPr>
              <w:fldChar w:fldCharType="begin"/>
            </w:r>
            <w:r w:rsidR="00D33BFA">
              <w:rPr>
                <w:noProof/>
                <w:webHidden/>
              </w:rPr>
              <w:instrText xml:space="preserve"> PAGEREF _Toc159207552 \h </w:instrText>
            </w:r>
            <w:r w:rsidR="00D33BFA">
              <w:rPr>
                <w:noProof/>
                <w:webHidden/>
              </w:rPr>
            </w:r>
            <w:r w:rsidR="00D33BFA">
              <w:rPr>
                <w:noProof/>
                <w:webHidden/>
              </w:rPr>
              <w:fldChar w:fldCharType="separate"/>
            </w:r>
            <w:r w:rsidR="00D33BFA">
              <w:rPr>
                <w:noProof/>
                <w:webHidden/>
              </w:rPr>
              <w:t>1</w:t>
            </w:r>
            <w:r w:rsidR="00D33BFA">
              <w:rPr>
                <w:noProof/>
                <w:webHidden/>
              </w:rPr>
              <w:fldChar w:fldCharType="end"/>
            </w:r>
          </w:hyperlink>
        </w:p>
        <w:p w14:paraId="47EB7591" w14:textId="5D47899F"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3" w:history="1">
            <w:r w:rsidR="00D33BFA" w:rsidRPr="000F240E">
              <w:rPr>
                <w:rStyle w:val="Hyperlink"/>
                <w:noProof/>
              </w:rPr>
              <w:t>1.1 Sources of characteristic X-rays</w:t>
            </w:r>
            <w:r w:rsidR="00D33BFA">
              <w:rPr>
                <w:noProof/>
                <w:webHidden/>
              </w:rPr>
              <w:tab/>
            </w:r>
            <w:r w:rsidR="00D33BFA">
              <w:rPr>
                <w:noProof/>
                <w:webHidden/>
              </w:rPr>
              <w:fldChar w:fldCharType="begin"/>
            </w:r>
            <w:r w:rsidR="00D33BFA">
              <w:rPr>
                <w:noProof/>
                <w:webHidden/>
              </w:rPr>
              <w:instrText xml:space="preserve"> PAGEREF _Toc159207553 \h </w:instrText>
            </w:r>
            <w:r w:rsidR="00D33BFA">
              <w:rPr>
                <w:noProof/>
                <w:webHidden/>
              </w:rPr>
            </w:r>
            <w:r w:rsidR="00D33BFA">
              <w:rPr>
                <w:noProof/>
                <w:webHidden/>
              </w:rPr>
              <w:fldChar w:fldCharType="separate"/>
            </w:r>
            <w:r w:rsidR="00D33BFA">
              <w:rPr>
                <w:noProof/>
                <w:webHidden/>
              </w:rPr>
              <w:t>1</w:t>
            </w:r>
            <w:r w:rsidR="00D33BFA">
              <w:rPr>
                <w:noProof/>
                <w:webHidden/>
              </w:rPr>
              <w:fldChar w:fldCharType="end"/>
            </w:r>
          </w:hyperlink>
        </w:p>
        <w:p w14:paraId="2F0A1E35" w14:textId="7FBE9CB4"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4" w:history="1">
            <w:r w:rsidR="00D33BFA" w:rsidRPr="000F240E">
              <w:rPr>
                <w:rStyle w:val="Hyperlink"/>
                <w:noProof/>
              </w:rPr>
              <w:t>1.2 Interaction mechanisms of X-rays with matter</w:t>
            </w:r>
            <w:r w:rsidR="00D33BFA">
              <w:rPr>
                <w:noProof/>
                <w:webHidden/>
              </w:rPr>
              <w:tab/>
            </w:r>
            <w:r w:rsidR="00D33BFA">
              <w:rPr>
                <w:noProof/>
                <w:webHidden/>
              </w:rPr>
              <w:fldChar w:fldCharType="begin"/>
            </w:r>
            <w:r w:rsidR="00D33BFA">
              <w:rPr>
                <w:noProof/>
                <w:webHidden/>
              </w:rPr>
              <w:instrText xml:space="preserve"> PAGEREF _Toc159207554 \h </w:instrText>
            </w:r>
            <w:r w:rsidR="00D33BFA">
              <w:rPr>
                <w:noProof/>
                <w:webHidden/>
              </w:rPr>
            </w:r>
            <w:r w:rsidR="00D33BFA">
              <w:rPr>
                <w:noProof/>
                <w:webHidden/>
              </w:rPr>
              <w:fldChar w:fldCharType="separate"/>
            </w:r>
            <w:r w:rsidR="00D33BFA">
              <w:rPr>
                <w:noProof/>
                <w:webHidden/>
              </w:rPr>
              <w:t>2</w:t>
            </w:r>
            <w:r w:rsidR="00D33BFA">
              <w:rPr>
                <w:noProof/>
                <w:webHidden/>
              </w:rPr>
              <w:fldChar w:fldCharType="end"/>
            </w:r>
          </w:hyperlink>
        </w:p>
        <w:p w14:paraId="3235ABA0" w14:textId="34CF42A8"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5" w:history="1">
            <w:r w:rsidR="00D33BFA" w:rsidRPr="000F240E">
              <w:rPr>
                <w:rStyle w:val="Hyperlink"/>
                <w:noProof/>
              </w:rPr>
              <w:t>1.3 X-ray tube</w:t>
            </w:r>
            <w:r w:rsidR="00D33BFA">
              <w:rPr>
                <w:noProof/>
                <w:webHidden/>
              </w:rPr>
              <w:tab/>
            </w:r>
            <w:r w:rsidR="00D33BFA">
              <w:rPr>
                <w:noProof/>
                <w:webHidden/>
              </w:rPr>
              <w:fldChar w:fldCharType="begin"/>
            </w:r>
            <w:r w:rsidR="00D33BFA">
              <w:rPr>
                <w:noProof/>
                <w:webHidden/>
              </w:rPr>
              <w:instrText xml:space="preserve"> PAGEREF _Toc159207555 \h </w:instrText>
            </w:r>
            <w:r w:rsidR="00D33BFA">
              <w:rPr>
                <w:noProof/>
                <w:webHidden/>
              </w:rPr>
            </w:r>
            <w:r w:rsidR="00D33BFA">
              <w:rPr>
                <w:noProof/>
                <w:webHidden/>
              </w:rPr>
              <w:fldChar w:fldCharType="separate"/>
            </w:r>
            <w:r w:rsidR="00D33BFA">
              <w:rPr>
                <w:noProof/>
                <w:webHidden/>
              </w:rPr>
              <w:t>5</w:t>
            </w:r>
            <w:r w:rsidR="00D33BFA">
              <w:rPr>
                <w:noProof/>
                <w:webHidden/>
              </w:rPr>
              <w:fldChar w:fldCharType="end"/>
            </w:r>
          </w:hyperlink>
        </w:p>
        <w:p w14:paraId="5005E0D5" w14:textId="59B239BE"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6" w:history="1">
            <w:r w:rsidR="00D33BFA" w:rsidRPr="000F240E">
              <w:rPr>
                <w:rStyle w:val="Hyperlink"/>
                <w:noProof/>
              </w:rPr>
              <w:t>1.4 Inorganic semiconducting materials for X-ray detection</w:t>
            </w:r>
            <w:r w:rsidR="00D33BFA">
              <w:rPr>
                <w:noProof/>
                <w:webHidden/>
              </w:rPr>
              <w:tab/>
            </w:r>
            <w:r w:rsidR="00D33BFA">
              <w:rPr>
                <w:noProof/>
                <w:webHidden/>
              </w:rPr>
              <w:fldChar w:fldCharType="begin"/>
            </w:r>
            <w:r w:rsidR="00D33BFA">
              <w:rPr>
                <w:noProof/>
                <w:webHidden/>
              </w:rPr>
              <w:instrText xml:space="preserve"> PAGEREF _Toc159207556 \h </w:instrText>
            </w:r>
            <w:r w:rsidR="00D33BFA">
              <w:rPr>
                <w:noProof/>
                <w:webHidden/>
              </w:rPr>
            </w:r>
            <w:r w:rsidR="00D33BFA">
              <w:rPr>
                <w:noProof/>
                <w:webHidden/>
              </w:rPr>
              <w:fldChar w:fldCharType="separate"/>
            </w:r>
            <w:r w:rsidR="00D33BFA">
              <w:rPr>
                <w:noProof/>
                <w:webHidden/>
              </w:rPr>
              <w:t>8</w:t>
            </w:r>
            <w:r w:rsidR="00D33BFA">
              <w:rPr>
                <w:noProof/>
                <w:webHidden/>
              </w:rPr>
              <w:fldChar w:fldCharType="end"/>
            </w:r>
          </w:hyperlink>
        </w:p>
        <w:p w14:paraId="0C8F1EB4" w14:textId="06475342"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57" w:history="1">
            <w:r w:rsidR="00D33BFA" w:rsidRPr="000F240E">
              <w:rPr>
                <w:rStyle w:val="Hyperlink"/>
                <w:noProof/>
              </w:rPr>
              <w:t>Chapter 2 Thin-film X-ray detectors based on organic semiconductors and transition metal dichalcogenides</w:t>
            </w:r>
            <w:r w:rsidR="00D33BFA">
              <w:rPr>
                <w:noProof/>
                <w:webHidden/>
              </w:rPr>
              <w:tab/>
            </w:r>
            <w:r w:rsidR="00D33BFA">
              <w:rPr>
                <w:noProof/>
                <w:webHidden/>
              </w:rPr>
              <w:fldChar w:fldCharType="begin"/>
            </w:r>
            <w:r w:rsidR="00D33BFA">
              <w:rPr>
                <w:noProof/>
                <w:webHidden/>
              </w:rPr>
              <w:instrText xml:space="preserve"> PAGEREF _Toc159207557 \h </w:instrText>
            </w:r>
            <w:r w:rsidR="00D33BFA">
              <w:rPr>
                <w:noProof/>
                <w:webHidden/>
              </w:rPr>
            </w:r>
            <w:r w:rsidR="00D33BFA">
              <w:rPr>
                <w:noProof/>
                <w:webHidden/>
              </w:rPr>
              <w:fldChar w:fldCharType="separate"/>
            </w:r>
            <w:r w:rsidR="00D33BFA">
              <w:rPr>
                <w:noProof/>
                <w:webHidden/>
              </w:rPr>
              <w:t>15</w:t>
            </w:r>
            <w:r w:rsidR="00D33BFA">
              <w:rPr>
                <w:noProof/>
                <w:webHidden/>
              </w:rPr>
              <w:fldChar w:fldCharType="end"/>
            </w:r>
          </w:hyperlink>
        </w:p>
        <w:p w14:paraId="69999244" w14:textId="432BD15B"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8" w:history="1">
            <w:r w:rsidR="00D33BFA" w:rsidRPr="000F240E">
              <w:rPr>
                <w:rStyle w:val="Hyperlink"/>
                <w:noProof/>
              </w:rPr>
              <w:t>2.1 Device architecture of thin-film X-ray detectors</w:t>
            </w:r>
            <w:r w:rsidR="00D33BFA">
              <w:rPr>
                <w:noProof/>
                <w:webHidden/>
              </w:rPr>
              <w:tab/>
            </w:r>
            <w:r w:rsidR="00D33BFA">
              <w:rPr>
                <w:noProof/>
                <w:webHidden/>
              </w:rPr>
              <w:fldChar w:fldCharType="begin"/>
            </w:r>
            <w:r w:rsidR="00D33BFA">
              <w:rPr>
                <w:noProof/>
                <w:webHidden/>
              </w:rPr>
              <w:instrText xml:space="preserve"> PAGEREF _Toc159207558 \h </w:instrText>
            </w:r>
            <w:r w:rsidR="00D33BFA">
              <w:rPr>
                <w:noProof/>
                <w:webHidden/>
              </w:rPr>
            </w:r>
            <w:r w:rsidR="00D33BFA">
              <w:rPr>
                <w:noProof/>
                <w:webHidden/>
              </w:rPr>
              <w:fldChar w:fldCharType="separate"/>
            </w:r>
            <w:r w:rsidR="00D33BFA">
              <w:rPr>
                <w:noProof/>
                <w:webHidden/>
              </w:rPr>
              <w:t>15</w:t>
            </w:r>
            <w:r w:rsidR="00D33BFA">
              <w:rPr>
                <w:noProof/>
                <w:webHidden/>
              </w:rPr>
              <w:fldChar w:fldCharType="end"/>
            </w:r>
          </w:hyperlink>
        </w:p>
        <w:p w14:paraId="438D215B" w14:textId="434BFF52"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9" w:history="1">
            <w:r w:rsidR="00D33BFA" w:rsidRPr="000F240E">
              <w:rPr>
                <w:rStyle w:val="Hyperlink"/>
                <w:noProof/>
              </w:rPr>
              <w:t>2.2 Electrical characteristics of a Field Effect Transistor (FET)</w:t>
            </w:r>
            <w:r w:rsidR="00D33BFA">
              <w:rPr>
                <w:noProof/>
                <w:webHidden/>
              </w:rPr>
              <w:tab/>
            </w:r>
            <w:r w:rsidR="00D33BFA">
              <w:rPr>
                <w:noProof/>
                <w:webHidden/>
              </w:rPr>
              <w:fldChar w:fldCharType="begin"/>
            </w:r>
            <w:r w:rsidR="00D33BFA">
              <w:rPr>
                <w:noProof/>
                <w:webHidden/>
              </w:rPr>
              <w:instrText xml:space="preserve"> PAGEREF _Toc159207559 \h </w:instrText>
            </w:r>
            <w:r w:rsidR="00D33BFA">
              <w:rPr>
                <w:noProof/>
                <w:webHidden/>
              </w:rPr>
            </w:r>
            <w:r w:rsidR="00D33BFA">
              <w:rPr>
                <w:noProof/>
                <w:webHidden/>
              </w:rPr>
              <w:fldChar w:fldCharType="separate"/>
            </w:r>
            <w:r w:rsidR="00D33BFA">
              <w:rPr>
                <w:noProof/>
                <w:webHidden/>
              </w:rPr>
              <w:t>16</w:t>
            </w:r>
            <w:r w:rsidR="00D33BFA">
              <w:rPr>
                <w:noProof/>
                <w:webHidden/>
              </w:rPr>
              <w:fldChar w:fldCharType="end"/>
            </w:r>
          </w:hyperlink>
        </w:p>
        <w:p w14:paraId="1845740E" w14:textId="471BB7F2"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60" w:history="1">
            <w:r w:rsidR="00D33BFA" w:rsidRPr="000F240E">
              <w:rPr>
                <w:rStyle w:val="Hyperlink"/>
                <w:noProof/>
              </w:rPr>
              <w:t>2.2.1 Transfer and output characteristics of a FET</w:t>
            </w:r>
            <w:r w:rsidR="00D33BFA">
              <w:rPr>
                <w:noProof/>
                <w:webHidden/>
              </w:rPr>
              <w:tab/>
            </w:r>
            <w:r w:rsidR="00D33BFA">
              <w:rPr>
                <w:noProof/>
                <w:webHidden/>
              </w:rPr>
              <w:fldChar w:fldCharType="begin"/>
            </w:r>
            <w:r w:rsidR="00D33BFA">
              <w:rPr>
                <w:noProof/>
                <w:webHidden/>
              </w:rPr>
              <w:instrText xml:space="preserve"> PAGEREF _Toc159207560 \h </w:instrText>
            </w:r>
            <w:r w:rsidR="00D33BFA">
              <w:rPr>
                <w:noProof/>
                <w:webHidden/>
              </w:rPr>
            </w:r>
            <w:r w:rsidR="00D33BFA">
              <w:rPr>
                <w:noProof/>
                <w:webHidden/>
              </w:rPr>
              <w:fldChar w:fldCharType="separate"/>
            </w:r>
            <w:r w:rsidR="00D33BFA">
              <w:rPr>
                <w:noProof/>
                <w:webHidden/>
              </w:rPr>
              <w:t>17</w:t>
            </w:r>
            <w:r w:rsidR="00D33BFA">
              <w:rPr>
                <w:noProof/>
                <w:webHidden/>
              </w:rPr>
              <w:fldChar w:fldCharType="end"/>
            </w:r>
          </w:hyperlink>
        </w:p>
        <w:p w14:paraId="3B820851" w14:textId="41C5F4BA"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61" w:history="1">
            <w:r w:rsidR="00D33BFA" w:rsidRPr="000F240E">
              <w:rPr>
                <w:rStyle w:val="Hyperlink"/>
                <w:noProof/>
              </w:rPr>
              <w:t>2.3 X-ray detection mechanism for thin-film X-ray detectors</w:t>
            </w:r>
            <w:r w:rsidR="00D33BFA">
              <w:rPr>
                <w:noProof/>
                <w:webHidden/>
              </w:rPr>
              <w:tab/>
            </w:r>
            <w:r w:rsidR="00D33BFA">
              <w:rPr>
                <w:noProof/>
                <w:webHidden/>
              </w:rPr>
              <w:fldChar w:fldCharType="begin"/>
            </w:r>
            <w:r w:rsidR="00D33BFA">
              <w:rPr>
                <w:noProof/>
                <w:webHidden/>
              </w:rPr>
              <w:instrText xml:space="preserve"> PAGEREF _Toc159207561 \h </w:instrText>
            </w:r>
            <w:r w:rsidR="00D33BFA">
              <w:rPr>
                <w:noProof/>
                <w:webHidden/>
              </w:rPr>
            </w:r>
            <w:r w:rsidR="00D33BFA">
              <w:rPr>
                <w:noProof/>
                <w:webHidden/>
              </w:rPr>
              <w:fldChar w:fldCharType="separate"/>
            </w:r>
            <w:r w:rsidR="00D33BFA">
              <w:rPr>
                <w:noProof/>
                <w:webHidden/>
              </w:rPr>
              <w:t>20</w:t>
            </w:r>
            <w:r w:rsidR="00D33BFA">
              <w:rPr>
                <w:noProof/>
                <w:webHidden/>
              </w:rPr>
              <w:fldChar w:fldCharType="end"/>
            </w:r>
          </w:hyperlink>
        </w:p>
        <w:p w14:paraId="0685CCFE" w14:textId="2D976CD4"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62" w:history="1">
            <w:r w:rsidR="00D33BFA" w:rsidRPr="000F240E">
              <w:rPr>
                <w:rStyle w:val="Hyperlink"/>
                <w:noProof/>
              </w:rPr>
              <w:t>2.3.1 Charge collection and Photoconductive gain</w:t>
            </w:r>
            <w:r w:rsidR="00D33BFA">
              <w:rPr>
                <w:noProof/>
                <w:webHidden/>
              </w:rPr>
              <w:tab/>
            </w:r>
            <w:r w:rsidR="00D33BFA">
              <w:rPr>
                <w:noProof/>
                <w:webHidden/>
              </w:rPr>
              <w:fldChar w:fldCharType="begin"/>
            </w:r>
            <w:r w:rsidR="00D33BFA">
              <w:rPr>
                <w:noProof/>
                <w:webHidden/>
              </w:rPr>
              <w:instrText xml:space="preserve"> PAGEREF _Toc159207562 \h </w:instrText>
            </w:r>
            <w:r w:rsidR="00D33BFA">
              <w:rPr>
                <w:noProof/>
                <w:webHidden/>
              </w:rPr>
            </w:r>
            <w:r w:rsidR="00D33BFA">
              <w:rPr>
                <w:noProof/>
                <w:webHidden/>
              </w:rPr>
              <w:fldChar w:fldCharType="separate"/>
            </w:r>
            <w:r w:rsidR="00D33BFA">
              <w:rPr>
                <w:noProof/>
                <w:webHidden/>
              </w:rPr>
              <w:t>21</w:t>
            </w:r>
            <w:r w:rsidR="00D33BFA">
              <w:rPr>
                <w:noProof/>
                <w:webHidden/>
              </w:rPr>
              <w:fldChar w:fldCharType="end"/>
            </w:r>
          </w:hyperlink>
        </w:p>
        <w:p w14:paraId="5615DD47" w14:textId="046ACE5B"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63" w:history="1">
            <w:r w:rsidR="00D33BFA" w:rsidRPr="000F240E">
              <w:rPr>
                <w:rStyle w:val="Hyperlink"/>
                <w:noProof/>
              </w:rPr>
              <w:t>2.4 Sensitivity</w:t>
            </w:r>
            <w:r w:rsidR="00D33BFA">
              <w:rPr>
                <w:noProof/>
                <w:webHidden/>
              </w:rPr>
              <w:tab/>
            </w:r>
            <w:r w:rsidR="00D33BFA">
              <w:rPr>
                <w:noProof/>
                <w:webHidden/>
              </w:rPr>
              <w:fldChar w:fldCharType="begin"/>
            </w:r>
            <w:r w:rsidR="00D33BFA">
              <w:rPr>
                <w:noProof/>
                <w:webHidden/>
              </w:rPr>
              <w:instrText xml:space="preserve"> PAGEREF _Toc159207563 \h </w:instrText>
            </w:r>
            <w:r w:rsidR="00D33BFA">
              <w:rPr>
                <w:noProof/>
                <w:webHidden/>
              </w:rPr>
            </w:r>
            <w:r w:rsidR="00D33BFA">
              <w:rPr>
                <w:noProof/>
                <w:webHidden/>
              </w:rPr>
              <w:fldChar w:fldCharType="separate"/>
            </w:r>
            <w:r w:rsidR="00D33BFA">
              <w:rPr>
                <w:noProof/>
                <w:webHidden/>
              </w:rPr>
              <w:t>23</w:t>
            </w:r>
            <w:r w:rsidR="00D33BFA">
              <w:rPr>
                <w:noProof/>
                <w:webHidden/>
              </w:rPr>
              <w:fldChar w:fldCharType="end"/>
            </w:r>
          </w:hyperlink>
        </w:p>
        <w:p w14:paraId="1FD6BEB1" w14:textId="668F030C"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64" w:history="1">
            <w:r w:rsidR="00D33BFA" w:rsidRPr="000F240E">
              <w:rPr>
                <w:rStyle w:val="Hyperlink"/>
                <w:noProof/>
              </w:rPr>
              <w:t>2.5 Examples of sensitivity of some organic and hybrid semiconductors</w:t>
            </w:r>
            <w:r w:rsidR="00D33BFA">
              <w:rPr>
                <w:noProof/>
                <w:webHidden/>
              </w:rPr>
              <w:tab/>
            </w:r>
            <w:r w:rsidR="00D33BFA">
              <w:rPr>
                <w:noProof/>
                <w:webHidden/>
              </w:rPr>
              <w:fldChar w:fldCharType="begin"/>
            </w:r>
            <w:r w:rsidR="00D33BFA">
              <w:rPr>
                <w:noProof/>
                <w:webHidden/>
              </w:rPr>
              <w:instrText xml:space="preserve"> PAGEREF _Toc159207564 \h </w:instrText>
            </w:r>
            <w:r w:rsidR="00D33BFA">
              <w:rPr>
                <w:noProof/>
                <w:webHidden/>
              </w:rPr>
            </w:r>
            <w:r w:rsidR="00D33BFA">
              <w:rPr>
                <w:noProof/>
                <w:webHidden/>
              </w:rPr>
              <w:fldChar w:fldCharType="separate"/>
            </w:r>
            <w:r w:rsidR="00D33BFA">
              <w:rPr>
                <w:noProof/>
                <w:webHidden/>
              </w:rPr>
              <w:t>25</w:t>
            </w:r>
            <w:r w:rsidR="00D33BFA">
              <w:rPr>
                <w:noProof/>
                <w:webHidden/>
              </w:rPr>
              <w:fldChar w:fldCharType="end"/>
            </w:r>
          </w:hyperlink>
        </w:p>
        <w:p w14:paraId="0C5E543C" w14:textId="4D082BEC"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65" w:history="1">
            <w:r w:rsidR="00D33BFA" w:rsidRPr="000F240E">
              <w:rPr>
                <w:rStyle w:val="Hyperlink"/>
                <w:noProof/>
              </w:rPr>
              <w:t>2.6 Overview on X-ray detectors based on TMTES:PS</w:t>
            </w:r>
            <w:r w:rsidR="00D33BFA">
              <w:rPr>
                <w:noProof/>
                <w:webHidden/>
              </w:rPr>
              <w:tab/>
            </w:r>
            <w:r w:rsidR="00D33BFA">
              <w:rPr>
                <w:noProof/>
                <w:webHidden/>
              </w:rPr>
              <w:fldChar w:fldCharType="begin"/>
            </w:r>
            <w:r w:rsidR="00D33BFA">
              <w:rPr>
                <w:noProof/>
                <w:webHidden/>
              </w:rPr>
              <w:instrText xml:space="preserve"> PAGEREF _Toc159207565 \h </w:instrText>
            </w:r>
            <w:r w:rsidR="00D33BFA">
              <w:rPr>
                <w:noProof/>
                <w:webHidden/>
              </w:rPr>
            </w:r>
            <w:r w:rsidR="00D33BFA">
              <w:rPr>
                <w:noProof/>
                <w:webHidden/>
              </w:rPr>
              <w:fldChar w:fldCharType="separate"/>
            </w:r>
            <w:r w:rsidR="00D33BFA">
              <w:rPr>
                <w:noProof/>
                <w:webHidden/>
              </w:rPr>
              <w:t>26</w:t>
            </w:r>
            <w:r w:rsidR="00D33BFA">
              <w:rPr>
                <w:noProof/>
                <w:webHidden/>
              </w:rPr>
              <w:fldChar w:fldCharType="end"/>
            </w:r>
          </w:hyperlink>
        </w:p>
        <w:p w14:paraId="19D243A9" w14:textId="16032926"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66" w:history="1">
            <w:r w:rsidR="00D33BFA" w:rsidRPr="000F240E">
              <w:rPr>
                <w:rStyle w:val="Hyperlink"/>
                <w:noProof/>
              </w:rPr>
              <w:t>2.7 Overview on TMDC</w:t>
            </w:r>
            <w:r w:rsidR="00D33BFA">
              <w:rPr>
                <w:noProof/>
                <w:webHidden/>
              </w:rPr>
              <w:tab/>
            </w:r>
            <w:r w:rsidR="00D33BFA">
              <w:rPr>
                <w:noProof/>
                <w:webHidden/>
              </w:rPr>
              <w:fldChar w:fldCharType="begin"/>
            </w:r>
            <w:r w:rsidR="00D33BFA">
              <w:rPr>
                <w:noProof/>
                <w:webHidden/>
              </w:rPr>
              <w:instrText xml:space="preserve"> PAGEREF _Toc159207566 \h </w:instrText>
            </w:r>
            <w:r w:rsidR="00D33BFA">
              <w:rPr>
                <w:noProof/>
                <w:webHidden/>
              </w:rPr>
            </w:r>
            <w:r w:rsidR="00D33BFA">
              <w:rPr>
                <w:noProof/>
                <w:webHidden/>
              </w:rPr>
              <w:fldChar w:fldCharType="separate"/>
            </w:r>
            <w:r w:rsidR="00D33BFA">
              <w:rPr>
                <w:noProof/>
                <w:webHidden/>
              </w:rPr>
              <w:t>31</w:t>
            </w:r>
            <w:r w:rsidR="00D33BFA">
              <w:rPr>
                <w:noProof/>
                <w:webHidden/>
              </w:rPr>
              <w:fldChar w:fldCharType="end"/>
            </w:r>
          </w:hyperlink>
        </w:p>
        <w:p w14:paraId="327A7746" w14:textId="2FE66597"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67" w:history="1">
            <w:r w:rsidR="00D33BFA" w:rsidRPr="000F240E">
              <w:rPr>
                <w:rStyle w:val="Hyperlink"/>
                <w:noProof/>
              </w:rPr>
              <w:t>2.7.1 Electrical properties of monolayer MoS</w:t>
            </w:r>
            <w:r w:rsidR="00D33BFA" w:rsidRPr="000F240E">
              <w:rPr>
                <w:rStyle w:val="Hyperlink"/>
                <w:noProof/>
                <w:vertAlign w:val="subscript"/>
              </w:rPr>
              <w:t>2</w:t>
            </w:r>
            <w:r w:rsidR="00D33BFA">
              <w:rPr>
                <w:noProof/>
                <w:webHidden/>
              </w:rPr>
              <w:tab/>
            </w:r>
            <w:r w:rsidR="00D33BFA">
              <w:rPr>
                <w:noProof/>
                <w:webHidden/>
              </w:rPr>
              <w:fldChar w:fldCharType="begin"/>
            </w:r>
            <w:r w:rsidR="00D33BFA">
              <w:rPr>
                <w:noProof/>
                <w:webHidden/>
              </w:rPr>
              <w:instrText xml:space="preserve"> PAGEREF _Toc159207567 \h </w:instrText>
            </w:r>
            <w:r w:rsidR="00D33BFA">
              <w:rPr>
                <w:noProof/>
                <w:webHidden/>
              </w:rPr>
            </w:r>
            <w:r w:rsidR="00D33BFA">
              <w:rPr>
                <w:noProof/>
                <w:webHidden/>
              </w:rPr>
              <w:fldChar w:fldCharType="separate"/>
            </w:r>
            <w:r w:rsidR="00D33BFA">
              <w:rPr>
                <w:noProof/>
                <w:webHidden/>
              </w:rPr>
              <w:t>32</w:t>
            </w:r>
            <w:r w:rsidR="00D33BFA">
              <w:rPr>
                <w:noProof/>
                <w:webHidden/>
              </w:rPr>
              <w:fldChar w:fldCharType="end"/>
            </w:r>
          </w:hyperlink>
        </w:p>
        <w:p w14:paraId="1F3E79D8" w14:textId="5F91A76F"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68" w:history="1">
            <w:r w:rsidR="00D33BFA" w:rsidRPr="000F240E">
              <w:rPr>
                <w:rStyle w:val="Hyperlink"/>
                <w:noProof/>
              </w:rPr>
              <w:t>2.7.2 Fabrication methods of 1L-MoS</w:t>
            </w:r>
            <w:r w:rsidR="00D33BFA" w:rsidRPr="000F240E">
              <w:rPr>
                <w:rStyle w:val="Hyperlink"/>
                <w:noProof/>
                <w:vertAlign w:val="subscript"/>
              </w:rPr>
              <w:t>2</w:t>
            </w:r>
            <w:r w:rsidR="00D33BFA">
              <w:rPr>
                <w:noProof/>
                <w:webHidden/>
              </w:rPr>
              <w:tab/>
            </w:r>
            <w:r w:rsidR="00D33BFA">
              <w:rPr>
                <w:noProof/>
                <w:webHidden/>
              </w:rPr>
              <w:fldChar w:fldCharType="begin"/>
            </w:r>
            <w:r w:rsidR="00D33BFA">
              <w:rPr>
                <w:noProof/>
                <w:webHidden/>
              </w:rPr>
              <w:instrText xml:space="preserve"> PAGEREF _Toc159207568 \h </w:instrText>
            </w:r>
            <w:r w:rsidR="00D33BFA">
              <w:rPr>
                <w:noProof/>
                <w:webHidden/>
              </w:rPr>
            </w:r>
            <w:r w:rsidR="00D33BFA">
              <w:rPr>
                <w:noProof/>
                <w:webHidden/>
              </w:rPr>
              <w:fldChar w:fldCharType="separate"/>
            </w:r>
            <w:r w:rsidR="00D33BFA">
              <w:rPr>
                <w:noProof/>
                <w:webHidden/>
              </w:rPr>
              <w:t>33</w:t>
            </w:r>
            <w:r w:rsidR="00D33BFA">
              <w:rPr>
                <w:noProof/>
                <w:webHidden/>
              </w:rPr>
              <w:fldChar w:fldCharType="end"/>
            </w:r>
          </w:hyperlink>
        </w:p>
        <w:p w14:paraId="3AD51CE6" w14:textId="3C9572F3"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69" w:history="1">
            <w:r w:rsidR="00D33BFA" w:rsidRPr="000F240E">
              <w:rPr>
                <w:rStyle w:val="Hyperlink"/>
                <w:noProof/>
              </w:rPr>
              <w:t>2.7.3 Overview on the performance of 1L-MoS</w:t>
            </w:r>
            <w:r w:rsidR="00D33BFA" w:rsidRPr="000F240E">
              <w:rPr>
                <w:rStyle w:val="Hyperlink"/>
                <w:noProof/>
                <w:vertAlign w:val="subscript"/>
              </w:rPr>
              <w:t>2</w:t>
            </w:r>
            <w:r w:rsidR="00D33BFA" w:rsidRPr="000F240E">
              <w:rPr>
                <w:rStyle w:val="Hyperlink"/>
                <w:noProof/>
              </w:rPr>
              <w:t xml:space="preserve"> direct X-ray detectors</w:t>
            </w:r>
            <w:r w:rsidR="00D33BFA">
              <w:rPr>
                <w:noProof/>
                <w:webHidden/>
              </w:rPr>
              <w:tab/>
            </w:r>
            <w:r w:rsidR="00D33BFA">
              <w:rPr>
                <w:noProof/>
                <w:webHidden/>
              </w:rPr>
              <w:fldChar w:fldCharType="begin"/>
            </w:r>
            <w:r w:rsidR="00D33BFA">
              <w:rPr>
                <w:noProof/>
                <w:webHidden/>
              </w:rPr>
              <w:instrText xml:space="preserve"> PAGEREF _Toc159207569 \h </w:instrText>
            </w:r>
            <w:r w:rsidR="00D33BFA">
              <w:rPr>
                <w:noProof/>
                <w:webHidden/>
              </w:rPr>
            </w:r>
            <w:r w:rsidR="00D33BFA">
              <w:rPr>
                <w:noProof/>
                <w:webHidden/>
              </w:rPr>
              <w:fldChar w:fldCharType="separate"/>
            </w:r>
            <w:r w:rsidR="00D33BFA">
              <w:rPr>
                <w:noProof/>
                <w:webHidden/>
              </w:rPr>
              <w:t>37</w:t>
            </w:r>
            <w:r w:rsidR="00D33BFA">
              <w:rPr>
                <w:noProof/>
                <w:webHidden/>
              </w:rPr>
              <w:fldChar w:fldCharType="end"/>
            </w:r>
          </w:hyperlink>
        </w:p>
        <w:p w14:paraId="1CC27DB2" w14:textId="7C555F94"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70" w:history="1">
            <w:r w:rsidR="00D33BFA" w:rsidRPr="000F240E">
              <w:rPr>
                <w:rStyle w:val="Hyperlink"/>
                <w:noProof/>
              </w:rPr>
              <w:t>Chapter 3 Experimental Methods</w:t>
            </w:r>
            <w:r w:rsidR="00D33BFA">
              <w:rPr>
                <w:noProof/>
                <w:webHidden/>
              </w:rPr>
              <w:tab/>
            </w:r>
            <w:r w:rsidR="00D33BFA">
              <w:rPr>
                <w:noProof/>
                <w:webHidden/>
              </w:rPr>
              <w:fldChar w:fldCharType="begin"/>
            </w:r>
            <w:r w:rsidR="00D33BFA">
              <w:rPr>
                <w:noProof/>
                <w:webHidden/>
              </w:rPr>
              <w:instrText xml:space="preserve"> PAGEREF _Toc159207570 \h </w:instrText>
            </w:r>
            <w:r w:rsidR="00D33BFA">
              <w:rPr>
                <w:noProof/>
                <w:webHidden/>
              </w:rPr>
            </w:r>
            <w:r w:rsidR="00D33BFA">
              <w:rPr>
                <w:noProof/>
                <w:webHidden/>
              </w:rPr>
              <w:fldChar w:fldCharType="separate"/>
            </w:r>
            <w:r w:rsidR="00D33BFA">
              <w:rPr>
                <w:noProof/>
                <w:webHidden/>
              </w:rPr>
              <w:t>39</w:t>
            </w:r>
            <w:r w:rsidR="00D33BFA">
              <w:rPr>
                <w:noProof/>
                <w:webHidden/>
              </w:rPr>
              <w:fldChar w:fldCharType="end"/>
            </w:r>
          </w:hyperlink>
        </w:p>
        <w:p w14:paraId="6C5CDCD8" w14:textId="3E270974"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71" w:history="1">
            <w:r w:rsidR="00D33BFA" w:rsidRPr="000F240E">
              <w:rPr>
                <w:rStyle w:val="Hyperlink"/>
                <w:noProof/>
              </w:rPr>
              <w:t>3.1 MoS2 Samples</w:t>
            </w:r>
            <w:r w:rsidR="00D33BFA">
              <w:rPr>
                <w:noProof/>
                <w:webHidden/>
              </w:rPr>
              <w:tab/>
            </w:r>
            <w:r w:rsidR="00D33BFA">
              <w:rPr>
                <w:noProof/>
                <w:webHidden/>
              </w:rPr>
              <w:fldChar w:fldCharType="begin"/>
            </w:r>
            <w:r w:rsidR="00D33BFA">
              <w:rPr>
                <w:noProof/>
                <w:webHidden/>
              </w:rPr>
              <w:instrText xml:space="preserve"> PAGEREF _Toc159207571 \h </w:instrText>
            </w:r>
            <w:r w:rsidR="00D33BFA">
              <w:rPr>
                <w:noProof/>
                <w:webHidden/>
              </w:rPr>
            </w:r>
            <w:r w:rsidR="00D33BFA">
              <w:rPr>
                <w:noProof/>
                <w:webHidden/>
              </w:rPr>
              <w:fldChar w:fldCharType="separate"/>
            </w:r>
            <w:r w:rsidR="00D33BFA">
              <w:rPr>
                <w:noProof/>
                <w:webHidden/>
              </w:rPr>
              <w:t>39</w:t>
            </w:r>
            <w:r w:rsidR="00D33BFA">
              <w:rPr>
                <w:noProof/>
                <w:webHidden/>
              </w:rPr>
              <w:fldChar w:fldCharType="end"/>
            </w:r>
          </w:hyperlink>
        </w:p>
        <w:p w14:paraId="419139BD" w14:textId="7F8C3E12"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2" w:history="1">
            <w:r w:rsidR="00D33BFA" w:rsidRPr="000F240E">
              <w:rPr>
                <w:rStyle w:val="Hyperlink"/>
                <w:noProof/>
              </w:rPr>
              <w:t>3.1.1 Fabrication methods</w:t>
            </w:r>
            <w:r w:rsidR="00D33BFA">
              <w:rPr>
                <w:noProof/>
                <w:webHidden/>
              </w:rPr>
              <w:tab/>
            </w:r>
            <w:r w:rsidR="00D33BFA">
              <w:rPr>
                <w:noProof/>
                <w:webHidden/>
              </w:rPr>
              <w:fldChar w:fldCharType="begin"/>
            </w:r>
            <w:r w:rsidR="00D33BFA">
              <w:rPr>
                <w:noProof/>
                <w:webHidden/>
              </w:rPr>
              <w:instrText xml:space="preserve"> PAGEREF _Toc159207572 \h </w:instrText>
            </w:r>
            <w:r w:rsidR="00D33BFA">
              <w:rPr>
                <w:noProof/>
                <w:webHidden/>
              </w:rPr>
            </w:r>
            <w:r w:rsidR="00D33BFA">
              <w:rPr>
                <w:noProof/>
                <w:webHidden/>
              </w:rPr>
              <w:fldChar w:fldCharType="separate"/>
            </w:r>
            <w:r w:rsidR="00D33BFA">
              <w:rPr>
                <w:noProof/>
                <w:webHidden/>
              </w:rPr>
              <w:t>39</w:t>
            </w:r>
            <w:r w:rsidR="00D33BFA">
              <w:rPr>
                <w:noProof/>
                <w:webHidden/>
              </w:rPr>
              <w:fldChar w:fldCharType="end"/>
            </w:r>
          </w:hyperlink>
        </w:p>
        <w:p w14:paraId="7B60D775" w14:textId="7B568413"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3" w:history="1">
            <w:r w:rsidR="00D33BFA" w:rsidRPr="000F240E">
              <w:rPr>
                <w:rStyle w:val="Hyperlink"/>
                <w:noProof/>
              </w:rPr>
              <w:t>3.1.2 IV characterization</w:t>
            </w:r>
            <w:r w:rsidR="00D33BFA">
              <w:rPr>
                <w:noProof/>
                <w:webHidden/>
              </w:rPr>
              <w:tab/>
            </w:r>
            <w:r w:rsidR="00D33BFA">
              <w:rPr>
                <w:noProof/>
                <w:webHidden/>
              </w:rPr>
              <w:fldChar w:fldCharType="begin"/>
            </w:r>
            <w:r w:rsidR="00D33BFA">
              <w:rPr>
                <w:noProof/>
                <w:webHidden/>
              </w:rPr>
              <w:instrText xml:space="preserve"> PAGEREF _Toc159207573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4D368E80" w14:textId="22AB6CF8"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4" w:history="1">
            <w:r w:rsidR="00D33BFA" w:rsidRPr="000F240E">
              <w:rPr>
                <w:rStyle w:val="Hyperlink"/>
                <w:noProof/>
              </w:rPr>
              <w:t>3.1.3 Characterization under X-rays</w:t>
            </w:r>
            <w:r w:rsidR="00D33BFA">
              <w:rPr>
                <w:noProof/>
                <w:webHidden/>
              </w:rPr>
              <w:tab/>
            </w:r>
            <w:r w:rsidR="00D33BFA">
              <w:rPr>
                <w:noProof/>
                <w:webHidden/>
              </w:rPr>
              <w:fldChar w:fldCharType="begin"/>
            </w:r>
            <w:r w:rsidR="00D33BFA">
              <w:rPr>
                <w:noProof/>
                <w:webHidden/>
              </w:rPr>
              <w:instrText xml:space="preserve"> PAGEREF _Toc159207574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4105AD06" w14:textId="35A408A6"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75" w:history="1">
            <w:r w:rsidR="00D33BFA" w:rsidRPr="000F240E">
              <w:rPr>
                <w:rStyle w:val="Hyperlink"/>
                <w:noProof/>
              </w:rPr>
              <w:t>3.2 TMTES:PS Samples</w:t>
            </w:r>
            <w:r w:rsidR="00D33BFA">
              <w:rPr>
                <w:noProof/>
                <w:webHidden/>
              </w:rPr>
              <w:tab/>
            </w:r>
            <w:r w:rsidR="00D33BFA">
              <w:rPr>
                <w:noProof/>
                <w:webHidden/>
              </w:rPr>
              <w:fldChar w:fldCharType="begin"/>
            </w:r>
            <w:r w:rsidR="00D33BFA">
              <w:rPr>
                <w:noProof/>
                <w:webHidden/>
              </w:rPr>
              <w:instrText xml:space="preserve"> PAGEREF _Toc159207575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11CBA7EF" w14:textId="111E0695"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6" w:history="1">
            <w:r w:rsidR="00D33BFA" w:rsidRPr="000F240E">
              <w:rPr>
                <w:rStyle w:val="Hyperlink"/>
                <w:noProof/>
              </w:rPr>
              <w:t>3.2.1 Fabrication methods</w:t>
            </w:r>
            <w:r w:rsidR="00D33BFA">
              <w:rPr>
                <w:noProof/>
                <w:webHidden/>
              </w:rPr>
              <w:tab/>
            </w:r>
            <w:r w:rsidR="00D33BFA">
              <w:rPr>
                <w:noProof/>
                <w:webHidden/>
              </w:rPr>
              <w:fldChar w:fldCharType="begin"/>
            </w:r>
            <w:r w:rsidR="00D33BFA">
              <w:rPr>
                <w:noProof/>
                <w:webHidden/>
              </w:rPr>
              <w:instrText xml:space="preserve"> PAGEREF _Toc159207576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4CF62CC0" w14:textId="13B5AD43"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7" w:history="1">
            <w:r w:rsidR="00D33BFA" w:rsidRPr="000F240E">
              <w:rPr>
                <w:rStyle w:val="Hyperlink"/>
                <w:noProof/>
              </w:rPr>
              <w:t>3.2.2 IV characterization</w:t>
            </w:r>
            <w:r w:rsidR="00D33BFA">
              <w:rPr>
                <w:noProof/>
                <w:webHidden/>
              </w:rPr>
              <w:tab/>
            </w:r>
            <w:r w:rsidR="00D33BFA">
              <w:rPr>
                <w:noProof/>
                <w:webHidden/>
              </w:rPr>
              <w:fldChar w:fldCharType="begin"/>
            </w:r>
            <w:r w:rsidR="00D33BFA">
              <w:rPr>
                <w:noProof/>
                <w:webHidden/>
              </w:rPr>
              <w:instrText xml:space="preserve"> PAGEREF _Toc159207577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1B1FB30B" w14:textId="448ED448"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8" w:history="1">
            <w:r w:rsidR="00D33BFA" w:rsidRPr="000F240E">
              <w:rPr>
                <w:rStyle w:val="Hyperlink"/>
                <w:noProof/>
              </w:rPr>
              <w:t>3.2.3 Characterization under X-rays</w:t>
            </w:r>
            <w:r w:rsidR="00D33BFA">
              <w:rPr>
                <w:noProof/>
                <w:webHidden/>
              </w:rPr>
              <w:tab/>
            </w:r>
            <w:r w:rsidR="00D33BFA">
              <w:rPr>
                <w:noProof/>
                <w:webHidden/>
              </w:rPr>
              <w:fldChar w:fldCharType="begin"/>
            </w:r>
            <w:r w:rsidR="00D33BFA">
              <w:rPr>
                <w:noProof/>
                <w:webHidden/>
              </w:rPr>
              <w:instrText xml:space="preserve"> PAGEREF _Toc159207578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2A24790D" w14:textId="14159D7F"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79" w:history="1">
            <w:r w:rsidR="00D33BFA" w:rsidRPr="000F240E">
              <w:rPr>
                <w:rStyle w:val="Hyperlink"/>
                <w:noProof/>
              </w:rPr>
              <w:t>Chapter 4 Results for MoS</w:t>
            </w:r>
            <w:r w:rsidR="00D33BFA" w:rsidRPr="000F240E">
              <w:rPr>
                <w:rStyle w:val="Hyperlink"/>
                <w:noProof/>
                <w:vertAlign w:val="subscript"/>
              </w:rPr>
              <w:t xml:space="preserve">2 </w:t>
            </w:r>
            <w:r w:rsidR="00D33BFA" w:rsidRPr="000F240E">
              <w:rPr>
                <w:rStyle w:val="Hyperlink"/>
                <w:noProof/>
              </w:rPr>
              <w:t>samples</w:t>
            </w:r>
            <w:r w:rsidR="00D33BFA">
              <w:rPr>
                <w:noProof/>
                <w:webHidden/>
              </w:rPr>
              <w:tab/>
            </w:r>
            <w:r w:rsidR="00D33BFA">
              <w:rPr>
                <w:noProof/>
                <w:webHidden/>
              </w:rPr>
              <w:fldChar w:fldCharType="begin"/>
            </w:r>
            <w:r w:rsidR="00D33BFA">
              <w:rPr>
                <w:noProof/>
                <w:webHidden/>
              </w:rPr>
              <w:instrText xml:space="preserve"> PAGEREF _Toc159207579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5444A936" w14:textId="2E690023"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80" w:history="1">
            <w:r w:rsidR="00D33BFA" w:rsidRPr="000F240E">
              <w:rPr>
                <w:rStyle w:val="Hyperlink"/>
                <w:noProof/>
              </w:rPr>
              <w:t>Chapter 5 Results for TMTES:PS samples</w:t>
            </w:r>
            <w:r w:rsidR="00D33BFA">
              <w:rPr>
                <w:noProof/>
                <w:webHidden/>
              </w:rPr>
              <w:tab/>
            </w:r>
            <w:r w:rsidR="00D33BFA">
              <w:rPr>
                <w:noProof/>
                <w:webHidden/>
              </w:rPr>
              <w:fldChar w:fldCharType="begin"/>
            </w:r>
            <w:r w:rsidR="00D33BFA">
              <w:rPr>
                <w:noProof/>
                <w:webHidden/>
              </w:rPr>
              <w:instrText xml:space="preserve"> PAGEREF _Toc159207580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691C4D03" w14:textId="1A90D43F"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81" w:history="1">
            <w:r w:rsidR="00D33BFA" w:rsidRPr="000F240E">
              <w:rPr>
                <w:rStyle w:val="Hyperlink"/>
                <w:noProof/>
              </w:rPr>
              <w:t>Chapter 6 Conclusions</w:t>
            </w:r>
            <w:r w:rsidR="00D33BFA">
              <w:rPr>
                <w:noProof/>
                <w:webHidden/>
              </w:rPr>
              <w:tab/>
            </w:r>
            <w:r w:rsidR="00D33BFA">
              <w:rPr>
                <w:noProof/>
                <w:webHidden/>
              </w:rPr>
              <w:fldChar w:fldCharType="begin"/>
            </w:r>
            <w:r w:rsidR="00D33BFA">
              <w:rPr>
                <w:noProof/>
                <w:webHidden/>
              </w:rPr>
              <w:instrText xml:space="preserve"> PAGEREF _Toc159207581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7DC36878" w14:textId="24489B3A"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82" w:history="1">
            <w:r w:rsidR="00D33BFA" w:rsidRPr="000F240E">
              <w:rPr>
                <w:rStyle w:val="Hyperlink"/>
                <w:noProof/>
              </w:rPr>
              <w:t>Bibliography</w:t>
            </w:r>
            <w:r w:rsidR="00D33BFA">
              <w:rPr>
                <w:noProof/>
                <w:webHidden/>
              </w:rPr>
              <w:tab/>
            </w:r>
            <w:r w:rsidR="00D33BFA">
              <w:rPr>
                <w:noProof/>
                <w:webHidden/>
              </w:rPr>
              <w:fldChar w:fldCharType="begin"/>
            </w:r>
            <w:r w:rsidR="00D33BFA">
              <w:rPr>
                <w:noProof/>
                <w:webHidden/>
              </w:rPr>
              <w:instrText xml:space="preserve"> PAGEREF _Toc159207582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5C9F2BF7" w14:textId="4C8BB183" w:rsidR="009C5084" w:rsidRDefault="009C5084">
          <w:r>
            <w:rPr>
              <w:b/>
              <w:bCs/>
            </w:rPr>
            <w:fldChar w:fldCharType="end"/>
          </w:r>
        </w:p>
      </w:sdtContent>
    </w:sdt>
    <w:p w14:paraId="41F98165" w14:textId="77777777" w:rsidR="002A0775" w:rsidRDefault="00BC416D" w:rsidP="009C5084">
      <w:pPr>
        <w:ind w:firstLine="0"/>
        <w:sectPr w:rsidR="002A0775" w:rsidSect="00AB5DD9">
          <w:footerReference w:type="first" r:id="rId10"/>
          <w:pgSz w:w="11906" w:h="16838" w:code="9"/>
          <w:pgMar w:top="1134" w:right="1134" w:bottom="1134" w:left="1134" w:header="709" w:footer="709" w:gutter="0"/>
          <w:pgNumType w:fmt="lowerRoman" w:start="1"/>
          <w:cols w:space="708"/>
          <w:titlePg/>
          <w:docGrid w:linePitch="381"/>
        </w:sectPr>
      </w:pPr>
      <w:r>
        <w:br w:type="page"/>
      </w:r>
    </w:p>
    <w:p w14:paraId="26AF7376" w14:textId="4D2BC6B5" w:rsidR="00FC68F5" w:rsidRDefault="00FC68F5" w:rsidP="009C5084">
      <w:pPr>
        <w:pStyle w:val="Heading1"/>
        <w:numPr>
          <w:ilvl w:val="0"/>
          <w:numId w:val="0"/>
        </w:numPr>
      </w:pPr>
      <w:bookmarkStart w:id="0" w:name="_Toc157538710"/>
      <w:bookmarkStart w:id="1" w:name="_Toc157539410"/>
      <w:bookmarkStart w:id="2" w:name="_Toc159207550"/>
      <w:r>
        <w:lastRenderedPageBreak/>
        <w:t>Abstract</w:t>
      </w:r>
      <w:bookmarkEnd w:id="0"/>
      <w:bookmarkEnd w:id="1"/>
      <w:bookmarkEnd w:id="2"/>
    </w:p>
    <w:p w14:paraId="39AC640C" w14:textId="0C6CA0ED" w:rsidR="00FC68F5" w:rsidRPr="00FC68F5" w:rsidRDefault="00FC68F5" w:rsidP="00943BAA">
      <w:pPr>
        <w:rPr>
          <w:lang w:val="en-US"/>
        </w:rPr>
      </w:pPr>
      <w:r>
        <w:rPr>
          <w:lang w:val="en-US"/>
        </w:rPr>
        <w:t>Here is the abstract…</w:t>
      </w:r>
    </w:p>
    <w:p w14:paraId="7AECC9F1" w14:textId="2EFFCEDB" w:rsidR="00FC68F5" w:rsidRPr="00FC68F5" w:rsidRDefault="00FB246B" w:rsidP="009C5084">
      <w:pPr>
        <w:pStyle w:val="Heading1"/>
        <w:numPr>
          <w:ilvl w:val="0"/>
          <w:numId w:val="0"/>
        </w:numPr>
      </w:pPr>
      <w:bookmarkStart w:id="3" w:name="_Toc157538711"/>
      <w:bookmarkStart w:id="4" w:name="_Toc157539411"/>
      <w:bookmarkStart w:id="5" w:name="_Toc159207551"/>
      <w:r w:rsidRPr="00FB246B">
        <w:t>Introduction</w:t>
      </w:r>
      <w:bookmarkEnd w:id="3"/>
      <w:bookmarkEnd w:id="4"/>
      <w:bookmarkEnd w:id="5"/>
    </w:p>
    <w:p w14:paraId="0F20A03E" w14:textId="69D6BCC5" w:rsidR="00FB246B" w:rsidRDefault="001B6D3D" w:rsidP="00513B19">
      <w:pPr>
        <w:rPr>
          <w:lang w:val="en-US"/>
        </w:rPr>
      </w:pPr>
      <w:r>
        <w:rPr>
          <w:lang w:val="en-US"/>
        </w:rPr>
        <w:t xml:space="preserve">This is the Introduction part. Here I include the topic of the thesis, brief description of innovative materials, the goal of the thesis – to understand and to compare two performances of the devices with similar structures, the structure of the thesis. </w:t>
      </w:r>
    </w:p>
    <w:p w14:paraId="34D79BC7" w14:textId="40E7060B" w:rsidR="001B6D3D" w:rsidRPr="001B6D3D" w:rsidRDefault="001B6D3D" w:rsidP="00943BAA">
      <w:pPr>
        <w:pStyle w:val="Heading1"/>
      </w:pPr>
      <w:bookmarkStart w:id="6" w:name="_Toc157538712"/>
      <w:bookmarkStart w:id="7" w:name="_Toc157539412"/>
      <w:bookmarkStart w:id="8" w:name="_Toc157539440"/>
      <w:bookmarkStart w:id="9" w:name="_Toc159207552"/>
      <w:r w:rsidRPr="001B6D3D">
        <w:t>Overview on X-ray detection</w:t>
      </w:r>
      <w:bookmarkEnd w:id="6"/>
      <w:bookmarkEnd w:id="7"/>
      <w:bookmarkEnd w:id="8"/>
      <w:bookmarkEnd w:id="9"/>
    </w:p>
    <w:p w14:paraId="02FBDC4E" w14:textId="2B8EE612" w:rsidR="001B6D3D" w:rsidRDefault="001F0021" w:rsidP="00513B19">
      <w:pPr>
        <w:rPr>
          <w:lang w:val="en-US"/>
        </w:rPr>
      </w:pPr>
      <w:r>
        <w:rPr>
          <w:lang w:val="en-US"/>
        </w:rPr>
        <w:t xml:space="preserve">Here I discuss the general X-ray detectors, thin-film transistors for X-ray detection. Don’t be too long </w:t>
      </w:r>
      <w:proofErr w:type="gramStart"/>
      <w:r>
        <w:rPr>
          <w:lang w:val="en-US"/>
        </w:rPr>
        <w:t>here.</w:t>
      </w:r>
      <w:r w:rsidR="006349FD">
        <w:rPr>
          <w:lang w:val="en-US"/>
        </w:rPr>
        <w:t>/</w:t>
      </w:r>
      <w:proofErr w:type="gramEnd"/>
      <w:r w:rsidR="006349FD">
        <w:rPr>
          <w:lang w:val="en-US"/>
        </w:rPr>
        <w:t>/</w:t>
      </w:r>
    </w:p>
    <w:p w14:paraId="63BB7287" w14:textId="37DFFDA0" w:rsidR="00513B19" w:rsidRDefault="00513B19" w:rsidP="00C3056B">
      <w:pPr>
        <w:pStyle w:val="Heading2"/>
      </w:pPr>
      <w:bookmarkStart w:id="10" w:name="_Toc159207553"/>
      <w:r>
        <w:t>Sources of characteristic X-rays</w:t>
      </w:r>
      <w:bookmarkEnd w:id="10"/>
    </w:p>
    <w:p w14:paraId="6EF29CBE" w14:textId="07612A9B" w:rsidR="00513B19" w:rsidRPr="00A02E8B" w:rsidRDefault="00513B19" w:rsidP="00513B19">
      <w:r>
        <w:rPr>
          <w:lang w:val="en-US"/>
        </w:rPr>
        <w:t xml:space="preserve">If the orbital electrons in an atom are disrupted from their normal configuration by some excitation process, the atom may exist in an excited state for a relatively short period of time. Eventually, there is a natural tendency for the orbital electrons to rearrange themselves to return the atom to its lowest energy state (ground state) within a time which is characteristically in the range of nanoseconds for a solid material. The energy liberated in the transition from the excited state to the ground state takes the form of a </w:t>
      </w:r>
      <w:r>
        <w:rPr>
          <w:i/>
          <w:iCs/>
          <w:lang w:val="en-US"/>
        </w:rPr>
        <w:t>characteristic X-ray photon</w:t>
      </w:r>
      <w:r>
        <w:rPr>
          <w:lang w:val="en-US"/>
        </w:rPr>
        <w:t xml:space="preserve"> whose energy is defined as</w:t>
      </w:r>
      <w:r w:rsidR="007B7046">
        <w:rPr>
          <w:lang w:val="en-US"/>
        </w:rPr>
        <w:t xml:space="preserve"> the difference between the initial and the final states of the atom</w:t>
      </w:r>
      <w:sdt>
        <w:sdtPr>
          <w:rPr>
            <w:lang w:val="en-US"/>
          </w:rPr>
          <w:id w:val="415822726"/>
          <w:citation/>
        </w:sdtPr>
        <w:sdtContent>
          <w:r w:rsidR="00A02E8B">
            <w:rPr>
              <w:lang w:val="en-US"/>
            </w:rPr>
            <w:fldChar w:fldCharType="begin"/>
          </w:r>
          <w:r w:rsidR="00A02E8B">
            <w:rPr>
              <w:lang w:val="en-US"/>
            </w:rPr>
            <w:instrText xml:space="preserve"> CITATION Gle10 \l 1033 </w:instrText>
          </w:r>
          <w:r w:rsidR="00A02E8B">
            <w:rPr>
              <w:lang w:val="en-US"/>
            </w:rPr>
            <w:fldChar w:fldCharType="separate"/>
          </w:r>
          <w:r w:rsidR="00D33BFA">
            <w:rPr>
              <w:noProof/>
              <w:lang w:val="en-US"/>
            </w:rPr>
            <w:t xml:space="preserve"> (Knoll, 2010)</w:t>
          </w:r>
          <w:r w:rsidR="00A02E8B">
            <w:rPr>
              <w:lang w:val="en-US"/>
            </w:rPr>
            <w:fldChar w:fldCharType="end"/>
          </w:r>
        </w:sdtContent>
      </w:sdt>
      <w:r w:rsidR="00510FFF">
        <w:rPr>
          <w:lang w:val="en-US"/>
        </w:rPr>
        <w:t>.</w:t>
      </w:r>
    </w:p>
    <w:p w14:paraId="5B7BDC12" w14:textId="62D214C1" w:rsidR="003960EF" w:rsidRDefault="003960EF" w:rsidP="00513B19">
      <w:pPr>
        <w:rPr>
          <w:lang w:val="en-US"/>
        </w:rPr>
      </w:pPr>
      <w:r>
        <w:rPr>
          <w:lang w:val="en-US"/>
        </w:rPr>
        <w:t>A large number of different physical processes can lead to the population of excited atomic states from which characteristic X-rays originate. The most common mechanisms include:</w:t>
      </w:r>
    </w:p>
    <w:p w14:paraId="4A4B908D" w14:textId="664AF838" w:rsidR="003960EF" w:rsidRPr="00B4351C" w:rsidRDefault="003960EF" w:rsidP="00B4351C">
      <w:pPr>
        <w:pStyle w:val="ListParagraph"/>
        <w:numPr>
          <w:ilvl w:val="0"/>
          <w:numId w:val="16"/>
        </w:numPr>
        <w:rPr>
          <w:b/>
          <w:bCs/>
        </w:rPr>
      </w:pPr>
      <w:r w:rsidRPr="00B4351C">
        <w:rPr>
          <w:b/>
          <w:bCs/>
        </w:rPr>
        <w:t>Excitation by radioactive decay</w:t>
      </w:r>
    </w:p>
    <w:p w14:paraId="4FF900F0" w14:textId="57686FA3" w:rsidR="003960EF" w:rsidRDefault="003960EF" w:rsidP="00C3056B">
      <w:pPr>
        <w:rPr>
          <w:lang w:val="en-US"/>
        </w:rPr>
      </w:pPr>
      <w:r>
        <w:rPr>
          <w:lang w:val="en-US"/>
        </w:rPr>
        <w:t xml:space="preserve">In the nuclear decay process of electron capture, the nuclear charge is decreased by the capture of an orbital electron, most often a </w:t>
      </w:r>
      <w:r>
        <w:rPr>
          <w:i/>
          <w:iCs/>
          <w:lang w:val="en-US"/>
        </w:rPr>
        <w:t>K</w:t>
      </w:r>
      <w:r>
        <w:rPr>
          <w:lang w:val="en-US"/>
        </w:rPr>
        <w:t>-electron. The resulting atom still has the right number of electrons, but the capture process also creates a vacancy in one of the inner shells. Once this vacancy is subsequently filled, characteristic X-rays are generated</w:t>
      </w:r>
      <w:r w:rsidR="00510FFF">
        <w:rPr>
          <w:lang w:val="en-US"/>
        </w:rPr>
        <w:t xml:space="preserve"> </w:t>
      </w:r>
      <w:sdt>
        <w:sdtPr>
          <w:rPr>
            <w:lang w:val="en-US"/>
          </w:rPr>
          <w:id w:val="-476373633"/>
          <w:citation/>
        </w:sdtPr>
        <w:sdtContent>
          <w:r w:rsidR="00510FFF">
            <w:rPr>
              <w:lang w:val="en-US"/>
            </w:rPr>
            <w:fldChar w:fldCharType="begin"/>
          </w:r>
          <w:r w:rsidR="00510FFF">
            <w:rPr>
              <w:lang w:val="en-US"/>
            </w:rPr>
            <w:instrText xml:space="preserve"> CITATION Gle10 \l 1033 </w:instrText>
          </w:r>
          <w:r w:rsidR="00510FFF">
            <w:rPr>
              <w:lang w:val="en-US"/>
            </w:rPr>
            <w:fldChar w:fldCharType="separate"/>
          </w:r>
          <w:r w:rsidR="00D33BFA">
            <w:rPr>
              <w:noProof/>
              <w:lang w:val="en-US"/>
            </w:rPr>
            <w:t>(Knoll, 2010)</w:t>
          </w:r>
          <w:r w:rsidR="00510FFF">
            <w:rPr>
              <w:lang w:val="en-US"/>
            </w:rPr>
            <w:fldChar w:fldCharType="end"/>
          </w:r>
        </w:sdtContent>
      </w:sdt>
      <w:r w:rsidR="00510FFF">
        <w:rPr>
          <w:lang w:val="en-US"/>
        </w:rPr>
        <w:t>.</w:t>
      </w:r>
    </w:p>
    <w:p w14:paraId="314CE3E3" w14:textId="77777777" w:rsidR="00B4351C" w:rsidRPr="00825644" w:rsidRDefault="00B4351C" w:rsidP="00825644">
      <w:pPr>
        <w:pStyle w:val="ListParagraph"/>
        <w:numPr>
          <w:ilvl w:val="0"/>
          <w:numId w:val="16"/>
        </w:numPr>
        <w:rPr>
          <w:b/>
          <w:bCs/>
        </w:rPr>
      </w:pPr>
      <w:r w:rsidRPr="00825644">
        <w:rPr>
          <w:b/>
          <w:bCs/>
        </w:rPr>
        <w:t>Excitation by external radiation</w:t>
      </w:r>
    </w:p>
    <w:p w14:paraId="0B47F1A8" w14:textId="1F6842B0" w:rsidR="003960EF" w:rsidRPr="00B4351C" w:rsidRDefault="003960EF" w:rsidP="00B4351C">
      <w:pPr>
        <w:ind w:firstLine="708"/>
        <w:rPr>
          <w:lang w:val="en-US"/>
        </w:rPr>
      </w:pPr>
      <w:r w:rsidRPr="00B4351C">
        <w:rPr>
          <w:lang w:val="en-US"/>
        </w:rPr>
        <w:t xml:space="preserve">This method involves an external source of radiation (X-rays, electrons, </w:t>
      </w:r>
      <w:r w:rsidRPr="00B4351C">
        <w:rPr>
          <w:rFonts w:cs="Times New Roman"/>
          <w:lang w:val="en-US"/>
        </w:rPr>
        <w:t>α</w:t>
      </w:r>
      <w:r w:rsidRPr="00B4351C">
        <w:rPr>
          <w:lang w:val="en-US"/>
        </w:rPr>
        <w:t>-particles etc.)</w:t>
      </w:r>
      <w:r w:rsidR="00426642" w:rsidRPr="00B4351C">
        <w:rPr>
          <w:lang w:val="en-US"/>
        </w:rPr>
        <w:t xml:space="preserve"> which strikes the target, creating excited or ionized atoms in the target. Since many of these atoms eventually de-excite to the ground state through the emission of characteristic X-rays, the target can serve as a localized source of these X-rays</w:t>
      </w:r>
      <w:r w:rsidR="00510FFF" w:rsidRPr="00B4351C">
        <w:rPr>
          <w:lang w:val="en-US"/>
        </w:rPr>
        <w:t>.</w:t>
      </w:r>
    </w:p>
    <w:p w14:paraId="3AB6B7F1" w14:textId="40003DE2" w:rsidR="00426642" w:rsidRDefault="00426642" w:rsidP="003960EF">
      <w:pPr>
        <w:rPr>
          <w:lang w:val="en-US"/>
        </w:rPr>
      </w:pPr>
      <w:r>
        <w:rPr>
          <w:lang w:val="en-US"/>
        </w:rPr>
        <w:t xml:space="preserve">As an example, the incident radiation may consist of X-rays generated in a conventional X-ray tube. The external X-rays may then interact with the atoms of a target through photoelectric absorption; therefore, the excited atoms will emit characteristic X-rays creating their X-ray spectrum. This process is called </w:t>
      </w:r>
      <w:r>
        <w:rPr>
          <w:i/>
          <w:iCs/>
          <w:lang w:val="en-US"/>
        </w:rPr>
        <w:t>X-ray fluorescence</w:t>
      </w:r>
      <w:r>
        <w:rPr>
          <w:lang w:val="en-US"/>
        </w:rPr>
        <w:t>.</w:t>
      </w:r>
    </w:p>
    <w:p w14:paraId="252E94AB" w14:textId="7E35A5ED" w:rsidR="00426642" w:rsidRDefault="00426642" w:rsidP="003960EF">
      <w:pPr>
        <w:rPr>
          <w:lang w:val="en-US"/>
        </w:rPr>
      </w:pPr>
      <w:r>
        <w:rPr>
          <w:lang w:val="en-US"/>
        </w:rPr>
        <w:t>Another example of</w:t>
      </w:r>
      <w:r w:rsidR="00934F24">
        <w:rPr>
          <w:lang w:val="en-US"/>
        </w:rPr>
        <w:t xml:space="preserve"> incident radiation could be an external electron beam. </w:t>
      </w:r>
      <w:r w:rsidR="002B0E80">
        <w:rPr>
          <w:lang w:val="en-US"/>
        </w:rPr>
        <w:t xml:space="preserve">In this case the characteristic X-ray spectrum from the target will be contaminated by the continuous </w:t>
      </w:r>
      <w:r w:rsidR="002B0E80">
        <w:rPr>
          <w:i/>
          <w:iCs/>
          <w:lang w:val="en-US"/>
        </w:rPr>
        <w:t>bremsstrahlung</w:t>
      </w:r>
      <w:r w:rsidR="002B0E80">
        <w:rPr>
          <w:lang w:val="en-US"/>
        </w:rPr>
        <w:t xml:space="preserve"> spectrum generated by the deceleration of impinging electrons by their interaction with atomic nuclei. For targets of low atomic number, acceleration potentials of only a few thousand volts are required, which allows to use compact electron sources.</w:t>
      </w:r>
    </w:p>
    <w:p w14:paraId="11CDC27A" w14:textId="44E06E43" w:rsidR="00B4351C" w:rsidRDefault="002B0E80" w:rsidP="001E410A">
      <w:pPr>
        <w:rPr>
          <w:lang w:val="en-US"/>
        </w:rPr>
      </w:pPr>
      <w:r>
        <w:rPr>
          <w:lang w:val="en-US"/>
        </w:rPr>
        <w:t>The excitation of a target can also be due to heavy charged particles. The interactions of these particles with the target will give rise to the excited atoms, which will subsequently emit characteristic X-rays. For compact and portable sources,</w:t>
      </w:r>
      <w:r w:rsidR="000A15DB">
        <w:rPr>
          <w:lang w:val="en-US"/>
        </w:rPr>
        <w:t xml:space="preserve"> </w:t>
      </w:r>
      <w:r w:rsidR="00FE0863">
        <w:rPr>
          <w:rFonts w:cs="Times New Roman"/>
          <w:lang w:val="en-US"/>
        </w:rPr>
        <w:t>α</w:t>
      </w:r>
      <w:r w:rsidR="00FE0863">
        <w:rPr>
          <w:lang w:val="en-US"/>
        </w:rPr>
        <w:t xml:space="preserve">-particles are often used as incident radiation. As </w:t>
      </w:r>
      <w:r w:rsidR="00FE0863">
        <w:rPr>
          <w:rFonts w:cs="Times New Roman"/>
          <w:lang w:val="en-US"/>
        </w:rPr>
        <w:t>α</w:t>
      </w:r>
      <w:r w:rsidR="00FE0863">
        <w:rPr>
          <w:lang w:val="en-US"/>
        </w:rPr>
        <w:t xml:space="preserve">-particle emitters, </w:t>
      </w:r>
      <w:r w:rsidR="00FE0863">
        <w:rPr>
          <w:vertAlign w:val="superscript"/>
          <w:lang w:val="en-US"/>
        </w:rPr>
        <w:t>210</w:t>
      </w:r>
      <w:r w:rsidR="00FE0863">
        <w:rPr>
          <w:lang w:val="en-US"/>
        </w:rPr>
        <w:t xml:space="preserve">Po and </w:t>
      </w:r>
      <w:r w:rsidR="00FE0863">
        <w:rPr>
          <w:vertAlign w:val="superscript"/>
          <w:lang w:val="en-US"/>
        </w:rPr>
        <w:t>244</w:t>
      </w:r>
      <w:r w:rsidR="00FE0863">
        <w:rPr>
          <w:lang w:val="en-US"/>
        </w:rPr>
        <w:t>Cm are commonly used</w:t>
      </w:r>
      <w:r w:rsidR="00510FFF">
        <w:rPr>
          <w:lang w:val="en-US"/>
        </w:rPr>
        <w:t xml:space="preserve"> </w:t>
      </w:r>
      <w:sdt>
        <w:sdtPr>
          <w:rPr>
            <w:lang w:val="en-US"/>
          </w:rPr>
          <w:id w:val="-1222978144"/>
          <w:citation/>
        </w:sdtPr>
        <w:sdtContent>
          <w:r w:rsidR="00510FFF">
            <w:rPr>
              <w:lang w:val="en-US"/>
            </w:rPr>
            <w:fldChar w:fldCharType="begin"/>
          </w:r>
          <w:r w:rsidR="00510FFF">
            <w:rPr>
              <w:noProof/>
              <w:lang w:val="en-US"/>
            </w:rPr>
            <w:instrText xml:space="preserve"> CITATION Gle10 \l 1033 </w:instrText>
          </w:r>
          <w:r w:rsidR="00510FFF">
            <w:rPr>
              <w:lang w:val="en-US"/>
            </w:rPr>
            <w:fldChar w:fldCharType="separate"/>
          </w:r>
          <w:r w:rsidR="00D33BFA">
            <w:rPr>
              <w:noProof/>
              <w:lang w:val="en-US"/>
            </w:rPr>
            <w:t>(Knoll, 2010)</w:t>
          </w:r>
          <w:r w:rsidR="00510FFF">
            <w:rPr>
              <w:lang w:val="en-US"/>
            </w:rPr>
            <w:fldChar w:fldCharType="end"/>
          </w:r>
        </w:sdtContent>
      </w:sdt>
      <w:r w:rsidR="00FE0863">
        <w:rPr>
          <w:lang w:val="en-US"/>
        </w:rPr>
        <w:t xml:space="preserve">. </w:t>
      </w:r>
    </w:p>
    <w:p w14:paraId="6562E4CD" w14:textId="2630C440" w:rsidR="001E410A" w:rsidRPr="001E410A" w:rsidRDefault="001E410A" w:rsidP="001E410A">
      <w:pPr>
        <w:pStyle w:val="ListParagraph"/>
        <w:numPr>
          <w:ilvl w:val="0"/>
          <w:numId w:val="16"/>
        </w:numPr>
        <w:rPr>
          <w:lang w:val="en-US"/>
        </w:rPr>
      </w:pPr>
      <w:r>
        <w:rPr>
          <w:b/>
          <w:bCs/>
          <w:lang w:val="en-US"/>
        </w:rPr>
        <w:t>Synchrotron radiation</w:t>
      </w:r>
    </w:p>
    <w:p w14:paraId="33F01744" w14:textId="5D4964FF" w:rsidR="00691A83" w:rsidRPr="00C90727" w:rsidRDefault="00FE0863" w:rsidP="00C90727">
      <w:pPr>
        <w:rPr>
          <w:lang w:val="en-US"/>
        </w:rPr>
      </w:pPr>
      <w:r>
        <w:rPr>
          <w:lang w:val="en-US"/>
        </w:rPr>
        <w:t>Another source of X-rays is performed, when an electron beam is bent into a circular orbit. According to the electromagnetic theory, a fraction of the beam energy is released when the trajectory of the electrons is deflected within a cycle. When extracted from the accelerator in a tangential direction, the radiation appears as an intense and highly directional beam of photons with the energy ranging from visible light (</w:t>
      </w:r>
      <w:r>
        <w:rPr>
          <w:rFonts w:cs="Times New Roman"/>
          <w:lang w:val="en-US"/>
        </w:rPr>
        <w:t>~</w:t>
      </w:r>
      <w:r>
        <w:rPr>
          <w:lang w:val="en-US"/>
        </w:rPr>
        <w:t>eV) to X-rays (</w:t>
      </w:r>
      <w:r>
        <w:rPr>
          <w:rFonts w:cs="Times New Roman"/>
          <w:lang w:val="en-US"/>
        </w:rPr>
        <w:t>~</w:t>
      </w:r>
      <w:r>
        <w:rPr>
          <w:lang w:val="en-US"/>
        </w:rPr>
        <w:t>10</w:t>
      </w:r>
      <w:r>
        <w:rPr>
          <w:vertAlign w:val="superscript"/>
          <w:lang w:val="en-US"/>
        </w:rPr>
        <w:t>4</w:t>
      </w:r>
      <w:r>
        <w:rPr>
          <w:lang w:val="en-US"/>
        </w:rPr>
        <w:t xml:space="preserve"> eV)</w:t>
      </w:r>
      <w:r w:rsidR="00337515">
        <w:rPr>
          <w:lang w:val="en-US"/>
        </w:rPr>
        <w:t>. Although limited to large-scale centralized user facilities, this unique form of electromagnetic radiation is highly because of its high intensity and tunable radiation energy</w:t>
      </w:r>
      <w:r w:rsidR="00510FFF">
        <w:rPr>
          <w:lang w:val="en-US"/>
        </w:rPr>
        <w:t xml:space="preserve"> </w:t>
      </w:r>
      <w:sdt>
        <w:sdtPr>
          <w:rPr>
            <w:lang w:val="en-US"/>
          </w:rPr>
          <w:id w:val="2092955077"/>
          <w:citation/>
        </w:sdtPr>
        <w:sdtContent>
          <w:r w:rsidR="00510FFF">
            <w:rPr>
              <w:lang w:val="en-US"/>
            </w:rPr>
            <w:fldChar w:fldCharType="begin"/>
          </w:r>
          <w:r w:rsidR="00510FFF">
            <w:rPr>
              <w:lang w:val="en-US"/>
            </w:rPr>
            <w:instrText xml:space="preserve"> CITATION Gle10 \l 1033 </w:instrText>
          </w:r>
          <w:r w:rsidR="00510FFF">
            <w:rPr>
              <w:lang w:val="en-US"/>
            </w:rPr>
            <w:fldChar w:fldCharType="separate"/>
          </w:r>
          <w:r w:rsidR="00D33BFA">
            <w:rPr>
              <w:noProof/>
              <w:lang w:val="en-US"/>
            </w:rPr>
            <w:t>(Knoll, 2010)</w:t>
          </w:r>
          <w:r w:rsidR="00510FFF">
            <w:rPr>
              <w:lang w:val="en-US"/>
            </w:rPr>
            <w:fldChar w:fldCharType="end"/>
          </w:r>
        </w:sdtContent>
      </w:sdt>
      <w:r w:rsidR="00337515">
        <w:rPr>
          <w:lang w:val="en-US"/>
        </w:rPr>
        <w:t>.</w:t>
      </w:r>
    </w:p>
    <w:p w14:paraId="372CA61A" w14:textId="244987EB" w:rsidR="00C3056B" w:rsidRDefault="00C3056B" w:rsidP="00C3056B">
      <w:pPr>
        <w:pStyle w:val="Heading2"/>
      </w:pPr>
      <w:bookmarkStart w:id="11" w:name="_Toc159207554"/>
      <w:r w:rsidRPr="00C3056B">
        <w:t>Interaction mechanisms of X-rays with matter</w:t>
      </w:r>
      <w:bookmarkEnd w:id="11"/>
    </w:p>
    <w:p w14:paraId="44003AE9" w14:textId="2C2229CC" w:rsidR="00C3056B" w:rsidRDefault="00F1271D" w:rsidP="00F1271D">
      <w:pPr>
        <w:rPr>
          <w:lang w:val="en-US"/>
        </w:rPr>
      </w:pPr>
      <w:r w:rsidRPr="00F1271D">
        <w:rPr>
          <w:lang w:val="en-US"/>
        </w:rPr>
        <w:t>Although a large number of interactions mechanisms between electromagnetic radiation and matter are known, the three major types are usually taken into consideration:</w:t>
      </w:r>
    </w:p>
    <w:p w14:paraId="059FF031" w14:textId="799C6388" w:rsidR="00F1271D" w:rsidRDefault="00F1271D" w:rsidP="00F1271D">
      <w:pPr>
        <w:pStyle w:val="ListParagraph"/>
        <w:numPr>
          <w:ilvl w:val="0"/>
          <w:numId w:val="8"/>
        </w:numPr>
        <w:rPr>
          <w:lang w:val="en-US"/>
        </w:rPr>
      </w:pPr>
      <w:r>
        <w:rPr>
          <w:lang w:val="en-US"/>
        </w:rPr>
        <w:t>Photoelectric absorption</w:t>
      </w:r>
    </w:p>
    <w:p w14:paraId="3A5155FC" w14:textId="0E5FE8B5" w:rsidR="00F1271D" w:rsidRDefault="00F1271D" w:rsidP="00F1271D">
      <w:pPr>
        <w:pStyle w:val="ListParagraph"/>
        <w:numPr>
          <w:ilvl w:val="0"/>
          <w:numId w:val="8"/>
        </w:numPr>
        <w:rPr>
          <w:lang w:val="en-US"/>
        </w:rPr>
      </w:pPr>
      <w:r>
        <w:rPr>
          <w:lang w:val="en-US"/>
        </w:rPr>
        <w:t>Compton scattering</w:t>
      </w:r>
    </w:p>
    <w:p w14:paraId="10944232" w14:textId="6E0F6186" w:rsidR="00F1271D" w:rsidRDefault="00F1271D" w:rsidP="00F1271D">
      <w:pPr>
        <w:pStyle w:val="ListParagraph"/>
        <w:numPr>
          <w:ilvl w:val="0"/>
          <w:numId w:val="8"/>
        </w:numPr>
        <w:rPr>
          <w:lang w:val="en-US"/>
        </w:rPr>
      </w:pPr>
      <w:r>
        <w:rPr>
          <w:lang w:val="en-US"/>
        </w:rPr>
        <w:t>Pair production</w:t>
      </w:r>
    </w:p>
    <w:p w14:paraId="6517EA1F" w14:textId="066A5EBE" w:rsidR="008D26B7" w:rsidRDefault="00F1271D" w:rsidP="008D26B7">
      <w:pPr>
        <w:rPr>
          <w:lang w:val="en-US"/>
        </w:rPr>
      </w:pPr>
      <w:r>
        <w:rPr>
          <w:lang w:val="en-US"/>
        </w:rPr>
        <w:t>The common feature of these interactions is partial or complete transfer</w:t>
      </w:r>
      <w:r w:rsidR="008D26B7">
        <w:rPr>
          <w:lang w:val="en-US"/>
        </w:rPr>
        <w:t xml:space="preserve"> of the photon energy to an orbital electron, which results in abrupt disappearance of an impinging photon or change of its trajectory by scattering on the electron</w:t>
      </w:r>
      <w:r w:rsidR="00510FFF">
        <w:rPr>
          <w:lang w:val="en-US"/>
        </w:rPr>
        <w:t xml:space="preserve"> </w:t>
      </w:r>
      <w:sdt>
        <w:sdtPr>
          <w:rPr>
            <w:lang w:val="en-US"/>
          </w:rPr>
          <w:id w:val="-1299215628"/>
          <w:citation/>
        </w:sdtPr>
        <w:sdtContent>
          <w:r w:rsidR="00510FFF">
            <w:rPr>
              <w:lang w:val="en-US"/>
            </w:rPr>
            <w:fldChar w:fldCharType="begin"/>
          </w:r>
          <w:r w:rsidR="00510FFF">
            <w:rPr>
              <w:lang w:val="en-US"/>
            </w:rPr>
            <w:instrText xml:space="preserve"> CITATION Gle10 \l 1033 </w:instrText>
          </w:r>
          <w:r w:rsidR="00510FFF">
            <w:rPr>
              <w:lang w:val="en-US"/>
            </w:rPr>
            <w:fldChar w:fldCharType="separate"/>
          </w:r>
          <w:r w:rsidR="00D33BFA">
            <w:rPr>
              <w:noProof/>
              <w:lang w:val="en-US"/>
            </w:rPr>
            <w:t>(Knoll, 2010)</w:t>
          </w:r>
          <w:r w:rsidR="00510FFF">
            <w:rPr>
              <w:lang w:val="en-US"/>
            </w:rPr>
            <w:fldChar w:fldCharType="end"/>
          </w:r>
        </w:sdtContent>
      </w:sdt>
      <w:r w:rsidR="008D26B7">
        <w:rPr>
          <w:lang w:val="en-US"/>
        </w:rPr>
        <w:t>.</w:t>
      </w:r>
    </w:p>
    <w:p w14:paraId="00EF95CE" w14:textId="77777777" w:rsidR="008D26B7" w:rsidRDefault="008D26B7">
      <w:pPr>
        <w:rPr>
          <w:lang w:val="en-US"/>
        </w:rPr>
      </w:pPr>
      <w:r>
        <w:rPr>
          <w:lang w:val="en-US"/>
        </w:rPr>
        <w:br w:type="page"/>
      </w:r>
    </w:p>
    <w:p w14:paraId="5DE89E24" w14:textId="237F2F17" w:rsidR="00F1271D" w:rsidRPr="007D79B6" w:rsidRDefault="00D62FC7" w:rsidP="007D79B6">
      <w:pPr>
        <w:pStyle w:val="ListParagraph"/>
        <w:numPr>
          <w:ilvl w:val="0"/>
          <w:numId w:val="20"/>
        </w:numPr>
        <w:rPr>
          <w:b/>
          <w:bCs/>
        </w:rPr>
      </w:pPr>
      <w:r w:rsidRPr="007D79B6">
        <w:rPr>
          <w:b/>
          <w:bCs/>
        </w:rPr>
        <w:t>Photoelectric absorption</w:t>
      </w:r>
    </w:p>
    <w:p w14:paraId="5B55130A" w14:textId="1797F206" w:rsidR="008D26B7" w:rsidRDefault="008D26B7" w:rsidP="00A9057D">
      <w:pPr>
        <w:rPr>
          <w:lang w:val="en-US"/>
        </w:rPr>
      </w:pPr>
      <w:r>
        <w:rPr>
          <w:lang w:val="en-US"/>
        </w:rPr>
        <w:t xml:space="preserve">In the photoelectric absorption process, a photon interacts </w:t>
      </w:r>
      <w:r w:rsidR="00510FFF">
        <w:rPr>
          <w:lang w:val="en-US"/>
        </w:rPr>
        <w:t xml:space="preserve">with an absorber atom, in which the photon passes its energy to an orbital electron and disappears. Instead, an energetic </w:t>
      </w:r>
      <w:r w:rsidR="00510FFF">
        <w:rPr>
          <w:i/>
          <w:iCs/>
          <w:lang w:val="en-US"/>
        </w:rPr>
        <w:t>photoelectron</w:t>
      </w:r>
      <w:r w:rsidR="00510FFF">
        <w:rPr>
          <w:lang w:val="en-US"/>
        </w:rPr>
        <w:t xml:space="preserve"> is ejected by the atom from one of its bound shells. The photoelectron energy is calculated according to the energy conservation law:</w:t>
      </w:r>
      <w:r w:rsidR="00C50A3B">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3"/>
        <w:gridCol w:w="1225"/>
      </w:tblGrid>
      <w:tr w:rsidR="00450F33" w:rsidRPr="00450F33" w14:paraId="3CE6ECA8" w14:textId="77777777" w:rsidTr="00450F33">
        <w:tc>
          <w:tcPr>
            <w:tcW w:w="8642" w:type="dxa"/>
          </w:tcPr>
          <w:p w14:paraId="2A842ACE" w14:textId="6186ADB4" w:rsidR="00450F33" w:rsidRPr="00450F33" w:rsidRDefault="00000000" w:rsidP="00A9057D">
            <w:pPr>
              <w:pStyle w:val="Caption"/>
            </w:pPr>
            <m:oMathPara>
              <m:oMath>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e</m:t>
                        </m:r>
                      </m:e>
                      <m:sup>
                        <m:r>
                          <w:rPr>
                            <w:rFonts w:ascii="Cambria Math" w:hAnsi="Cambria Math"/>
                          </w:rPr>
                          <m:t>-</m:t>
                        </m:r>
                      </m:sup>
                    </m:sSup>
                  </m:sub>
                </m:sSub>
                <m:r>
                  <w:rPr>
                    <w:rFonts w:ascii="Cambria Math" w:hAnsi="Cambria Math"/>
                  </w:rPr>
                  <m:t xml:space="preserve">=hν- </m:t>
                </m:r>
                <m:sSub>
                  <m:sSubPr>
                    <m:ctrlPr>
                      <w:rPr>
                        <w:rFonts w:ascii="Cambria Math" w:hAnsi="Cambria Math"/>
                        <w:i/>
                      </w:rPr>
                    </m:ctrlPr>
                  </m:sSubPr>
                  <m:e>
                    <m:r>
                      <w:rPr>
                        <w:rFonts w:ascii="Cambria Math" w:hAnsi="Cambria Math"/>
                      </w:rPr>
                      <m:t>E</m:t>
                    </m:r>
                  </m:e>
                  <m:sub>
                    <m:r>
                      <w:rPr>
                        <w:rFonts w:ascii="Cambria Math" w:hAnsi="Cambria Math"/>
                      </w:rPr>
                      <m:t>b</m:t>
                    </m:r>
                  </m:sub>
                </m:sSub>
              </m:oMath>
            </m:oMathPara>
          </w:p>
        </w:tc>
        <w:bookmarkStart w:id="12" w:name="_Ref157800201"/>
        <w:tc>
          <w:tcPr>
            <w:tcW w:w="986" w:type="dxa"/>
          </w:tcPr>
          <w:p w14:paraId="2B6AD7D6" w14:textId="1476EA42" w:rsidR="00450F33" w:rsidRPr="00450F33" w:rsidRDefault="00450F33" w:rsidP="00A9057D">
            <w:pPr>
              <w:pStyle w:val="Caption"/>
            </w:pPr>
            <w:r w:rsidRPr="00450F33">
              <w:fldChar w:fldCharType="begin"/>
            </w:r>
            <w:r w:rsidRPr="00450F33">
              <w:instrText xml:space="preserve"> STYLEREF 1 \s </w:instrText>
            </w:r>
            <w:r w:rsidRPr="00450F33">
              <w:fldChar w:fldCharType="separate"/>
            </w:r>
            <w:r w:rsidR="00187E00">
              <w:rPr>
                <w:noProof/>
              </w:rPr>
              <w:t>1</w:t>
            </w:r>
            <w:r w:rsidRPr="00450F33">
              <w:fldChar w:fldCharType="end"/>
            </w:r>
            <w:r w:rsidRPr="00450F33">
              <w:t>.</w:t>
            </w:r>
            <w:r w:rsidRPr="00450F33">
              <w:fldChar w:fldCharType="begin"/>
            </w:r>
            <w:r w:rsidRPr="00450F33">
              <w:instrText xml:space="preserve"> SEQ Equation \* ARABIC \s 1 </w:instrText>
            </w:r>
            <w:r w:rsidRPr="00450F33">
              <w:fldChar w:fldCharType="separate"/>
            </w:r>
            <w:r w:rsidR="00187E00">
              <w:rPr>
                <w:noProof/>
              </w:rPr>
              <w:t>1</w:t>
            </w:r>
            <w:r w:rsidRPr="00450F33">
              <w:fldChar w:fldCharType="end"/>
            </w:r>
            <w:bookmarkEnd w:id="12"/>
          </w:p>
        </w:tc>
      </w:tr>
    </w:tbl>
    <w:p w14:paraId="64831FBF" w14:textId="31969654" w:rsidR="00450F33" w:rsidRDefault="00795583" w:rsidP="00A9057D">
      <w:pPr>
        <w:ind w:firstLine="0"/>
        <w:rPr>
          <w:lang w:val="en-US"/>
        </w:rPr>
      </w:pPr>
      <w:r>
        <w:rPr>
          <w:lang w:val="en-US"/>
        </w:rPr>
        <w:t xml:space="preserve">where </w:t>
      </w:r>
      <w:r>
        <w:rPr>
          <w:i/>
          <w:iCs/>
          <w:lang w:val="en-US"/>
        </w:rPr>
        <w:t>E</w:t>
      </w:r>
      <w:r>
        <w:rPr>
          <w:i/>
          <w:iCs/>
          <w:vertAlign w:val="subscript"/>
          <w:lang w:val="en-US"/>
        </w:rPr>
        <w:t>b</w:t>
      </w:r>
      <w:r>
        <w:rPr>
          <w:i/>
          <w:iCs/>
          <w:lang w:val="en-US"/>
        </w:rPr>
        <w:t xml:space="preserve"> </w:t>
      </w:r>
      <w:r>
        <w:rPr>
          <w:lang w:val="en-US"/>
        </w:rPr>
        <w:t xml:space="preserve">is the binding energy of the photoelectron in its original shell. In addition to the photoelectron, the photoelectron absorption also generates an ionized absorber atom with a vacancy in one of its shells. This vacancy is quickly filled through capture of a free electron or rearrangement of electrons from the other shells. As a result, one or more characteristic </w:t>
      </w:r>
      <w:r w:rsidR="004376E9">
        <w:rPr>
          <w:lang w:val="en-US"/>
        </w:rPr>
        <w:t xml:space="preserve">X-ray photons may be generated. In most cases these X-rays </w:t>
      </w:r>
      <w:r w:rsidR="00A9057D">
        <w:rPr>
          <w:lang w:val="en-US"/>
        </w:rPr>
        <w:t xml:space="preserve">are reabsorbed close to the original site through photoelectric absorption involving less tightly bound shells. However, their possible escape from radiation detectors can influence their response. In some fraction of the cases, the emission of an Auger electron may substitute </w:t>
      </w:r>
      <w:proofErr w:type="spellStart"/>
      <w:r w:rsidR="00A9057D">
        <w:rPr>
          <w:lang w:val="en-US"/>
        </w:rPr>
        <w:t>fir</w:t>
      </w:r>
      <w:proofErr w:type="spellEnd"/>
      <w:r w:rsidR="00A9057D">
        <w:rPr>
          <w:lang w:val="en-US"/>
        </w:rPr>
        <w:t xml:space="preserve"> the characteristic X-ray in carrying away the atomic excitation energy.</w:t>
      </w:r>
    </w:p>
    <w:p w14:paraId="48B08C07" w14:textId="48C32265" w:rsidR="00A9057D" w:rsidRDefault="00A9057D" w:rsidP="004A5593">
      <w:pPr>
        <w:rPr>
          <w:lang w:val="en-US"/>
        </w:rPr>
      </w:pPr>
      <w:r>
        <w:rPr>
          <w:lang w:val="en-US"/>
        </w:rPr>
        <w:t>The photoelectric absorption process is the predominant type of interaction for X-rays (and gamma</w:t>
      </w:r>
      <w:r w:rsidR="004A5593">
        <w:rPr>
          <w:lang w:val="en-US"/>
        </w:rPr>
        <w:t>-</w:t>
      </w:r>
      <w:r>
        <w:rPr>
          <w:lang w:val="en-US"/>
        </w:rPr>
        <w:t xml:space="preserve">rays) of relatively low energy. The process is also enhanced for absorber materials of high atomic number </w:t>
      </w:r>
      <w:r>
        <w:rPr>
          <w:i/>
          <w:iCs/>
          <w:lang w:val="en-US"/>
        </w:rPr>
        <w:t>Z</w:t>
      </w:r>
      <w:r>
        <w:rPr>
          <w:lang w:val="en-US"/>
        </w:rPr>
        <w:t xml:space="preserve">. Although there is no single analytic expression for the probability of photoelectric absorption per atom over all ranges of photon energy </w:t>
      </w:r>
      <w:r>
        <w:rPr>
          <w:i/>
          <w:iCs/>
          <w:lang w:val="en-US"/>
        </w:rPr>
        <w:softHyphen/>
      </w:r>
      <w:r>
        <w:rPr>
          <w:i/>
          <w:iCs/>
          <w:lang w:val="en-US"/>
        </w:rPr>
        <w:softHyphen/>
      </w:r>
      <w:proofErr w:type="spellStart"/>
      <w:r>
        <w:rPr>
          <w:i/>
          <w:iCs/>
          <w:lang w:val="en-US"/>
        </w:rPr>
        <w:t>E</w:t>
      </w:r>
      <w:r>
        <w:rPr>
          <w:rFonts w:cs="Times New Roman"/>
          <w:i/>
          <w:iCs/>
          <w:vertAlign w:val="subscript"/>
          <w:lang w:val="en-US"/>
        </w:rPr>
        <w:t>γ</w:t>
      </w:r>
      <w:proofErr w:type="spellEnd"/>
      <w:r>
        <w:rPr>
          <w:lang w:val="en-US"/>
        </w:rPr>
        <w:t xml:space="preserve"> and </w:t>
      </w:r>
      <w:r>
        <w:rPr>
          <w:i/>
          <w:iCs/>
          <w:lang w:val="en-US"/>
        </w:rPr>
        <w:t>Z</w:t>
      </w:r>
      <w:r>
        <w:rPr>
          <w:lang w:val="en-US"/>
        </w:rPr>
        <w:t>, its rough approximation is present: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A9057D" w:rsidRPr="003D3FDA" w14:paraId="1CAB3F4C" w14:textId="77777777" w:rsidTr="00450F33">
        <w:tc>
          <w:tcPr>
            <w:tcW w:w="8642" w:type="dxa"/>
          </w:tcPr>
          <w:p w14:paraId="39D4E0B7" w14:textId="77777777" w:rsidR="00A9057D" w:rsidRPr="004A5593" w:rsidRDefault="00A9057D" w:rsidP="008B1AE2">
            <w:pPr>
              <w:pStyle w:val="Caption"/>
              <w:ind w:firstLine="0"/>
            </w:pPr>
            <m:oMathPara>
              <m:oMath>
                <m:r>
                  <w:rPr>
                    <w:rFonts w:ascii="Cambria Math" w:hAnsi="Cambria Math"/>
                  </w:rPr>
                  <m:t xml:space="preserve">τ ≅const × </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num>
                  <m:den>
                    <m:sSubSup>
                      <m:sSubSupPr>
                        <m:ctrlPr>
                          <w:rPr>
                            <w:rFonts w:ascii="Cambria Math" w:hAnsi="Cambria Math"/>
                            <w:i/>
                          </w:rPr>
                        </m:ctrlPr>
                      </m:sSubSupPr>
                      <m:e>
                        <m:r>
                          <w:rPr>
                            <w:rFonts w:ascii="Cambria Math" w:hAnsi="Cambria Math"/>
                          </w:rPr>
                          <m:t>E</m:t>
                        </m:r>
                      </m:e>
                      <m:sub>
                        <m:r>
                          <w:rPr>
                            <w:rFonts w:ascii="Cambria Math" w:hAnsi="Cambria Math"/>
                          </w:rPr>
                          <m:t>γ</m:t>
                        </m:r>
                      </m:sub>
                      <m:sup>
                        <m:r>
                          <w:rPr>
                            <w:rFonts w:ascii="Cambria Math" w:hAnsi="Cambria Math"/>
                          </w:rPr>
                          <m:t>3.5</m:t>
                        </m:r>
                      </m:sup>
                    </m:sSubSup>
                  </m:den>
                </m:f>
              </m:oMath>
            </m:oMathPara>
          </w:p>
          <w:p w14:paraId="092D06D5" w14:textId="2D4E42C2" w:rsidR="004A5593" w:rsidRDefault="004A5593" w:rsidP="004A5593">
            <w:pPr>
              <w:ind w:firstLine="0"/>
              <w:rPr>
                <w:lang w:val="en-US"/>
              </w:rPr>
            </w:pPr>
            <w:r>
              <w:rPr>
                <w:lang w:val="en-US"/>
              </w:rPr>
              <w:t xml:space="preserve">where </w:t>
            </w:r>
            <w:r>
              <w:rPr>
                <w:i/>
                <w:iCs/>
                <w:lang w:val="en-US"/>
              </w:rPr>
              <w:t>n</w:t>
            </w:r>
            <w:r>
              <w:rPr>
                <w:lang w:val="en-US"/>
              </w:rPr>
              <w:t xml:space="preserve"> varies between 4 and 5 over gamma-ray energy region </w:t>
            </w:r>
            <w:sdt>
              <w:sdtPr>
                <w:rPr>
                  <w:lang w:val="en-US"/>
                </w:rPr>
                <w:id w:val="1415742362"/>
                <w:citation/>
              </w:sdtPr>
              <w:sdtContent>
                <w:r>
                  <w:rPr>
                    <w:lang w:val="en-US"/>
                  </w:rPr>
                  <w:fldChar w:fldCharType="begin"/>
                </w:r>
                <w:r>
                  <w:rPr>
                    <w:lang w:val="en-US"/>
                  </w:rPr>
                  <w:instrText xml:space="preserve"> CITATION Gle10 \l 1033 </w:instrText>
                </w:r>
                <w:r>
                  <w:rPr>
                    <w:lang w:val="en-US"/>
                  </w:rPr>
                  <w:fldChar w:fldCharType="separate"/>
                </w:r>
                <w:r w:rsidR="00D33BFA">
                  <w:rPr>
                    <w:noProof/>
                    <w:lang w:val="en-US"/>
                  </w:rPr>
                  <w:t>(Knoll, 2010)</w:t>
                </w:r>
                <w:r>
                  <w:rPr>
                    <w:lang w:val="en-US"/>
                  </w:rPr>
                  <w:fldChar w:fldCharType="end"/>
                </w:r>
              </w:sdtContent>
            </w:sdt>
            <w:r>
              <w:rPr>
                <w:lang w:val="en-US"/>
              </w:rPr>
              <w:t>.</w:t>
            </w:r>
          </w:p>
          <w:p w14:paraId="13517283" w14:textId="6A94A11D" w:rsidR="004A5593" w:rsidRPr="004A5593" w:rsidRDefault="004A5593" w:rsidP="004A5593">
            <w:pPr>
              <w:spacing w:line="360" w:lineRule="auto"/>
              <w:rPr>
                <w:lang w:val="en-US"/>
              </w:rPr>
            </w:pPr>
          </w:p>
        </w:tc>
        <w:tc>
          <w:tcPr>
            <w:tcW w:w="986" w:type="dxa"/>
          </w:tcPr>
          <w:p w14:paraId="36A2BFF7" w14:textId="28D88CCC" w:rsidR="00A9057D" w:rsidRPr="003D3FDA" w:rsidRDefault="00A9057D" w:rsidP="008B1AE2">
            <w:pPr>
              <w:pStyle w:val="Caption"/>
              <w:ind w:firstLine="0"/>
            </w:pPr>
            <w:r w:rsidRPr="003D3FDA">
              <w:fldChar w:fldCharType="begin"/>
            </w:r>
            <w:r w:rsidRPr="003D3FDA">
              <w:instrText xml:space="preserve"> STYLEREF 1 \s </w:instrText>
            </w:r>
            <w:r w:rsidRPr="003D3FDA">
              <w:fldChar w:fldCharType="separate"/>
            </w:r>
            <w:r w:rsidR="00187E00">
              <w:rPr>
                <w:noProof/>
              </w:rPr>
              <w:t>1</w:t>
            </w:r>
            <w:r w:rsidRPr="003D3FDA">
              <w:fldChar w:fldCharType="end"/>
            </w:r>
            <w:r w:rsidRPr="003D3FDA">
              <w:t>.</w:t>
            </w:r>
            <w:r w:rsidRPr="003D3FDA">
              <w:fldChar w:fldCharType="begin"/>
            </w:r>
            <w:r w:rsidRPr="003D3FDA">
              <w:instrText xml:space="preserve"> SEQ Equation \* ARABIC \s 1 </w:instrText>
            </w:r>
            <w:r w:rsidRPr="003D3FDA">
              <w:fldChar w:fldCharType="separate"/>
            </w:r>
            <w:r w:rsidR="00187E00">
              <w:rPr>
                <w:noProof/>
              </w:rPr>
              <w:t>2</w:t>
            </w:r>
            <w:r w:rsidRPr="003D3FDA">
              <w:fldChar w:fldCharType="end"/>
            </w:r>
          </w:p>
        </w:tc>
      </w:tr>
    </w:tbl>
    <w:p w14:paraId="5CD24E3F" w14:textId="17F2D0DF" w:rsidR="00D62FC7" w:rsidRPr="00D62FC7" w:rsidRDefault="00D62FC7" w:rsidP="00D62FC7">
      <w:pPr>
        <w:pStyle w:val="ListParagraph"/>
        <w:numPr>
          <w:ilvl w:val="0"/>
          <w:numId w:val="18"/>
        </w:numPr>
        <w:rPr>
          <w:lang w:val="en-US"/>
        </w:rPr>
      </w:pPr>
      <w:r>
        <w:rPr>
          <w:b/>
          <w:bCs/>
          <w:lang w:val="en-US"/>
        </w:rPr>
        <w:t>Compton scattering</w:t>
      </w:r>
    </w:p>
    <w:p w14:paraId="6A49D745" w14:textId="0DFDDA21" w:rsidR="004A5593" w:rsidRDefault="004A5593" w:rsidP="00D62FC7">
      <w:pPr>
        <w:ind w:firstLine="708"/>
        <w:rPr>
          <w:lang w:val="en-US"/>
        </w:rPr>
      </w:pPr>
      <w:r>
        <w:rPr>
          <w:lang w:val="en-US"/>
        </w:rPr>
        <w:t xml:space="preserve">In Compton scattering, the incoming X-ray (or gamma-ray) photon is deflected through an angle </w:t>
      </w:r>
      <w:r>
        <w:rPr>
          <w:rFonts w:cs="Times New Roman"/>
          <w:i/>
          <w:iCs/>
          <w:lang w:val="en-US"/>
        </w:rPr>
        <w:t>θ</w:t>
      </w:r>
      <w:r>
        <w:rPr>
          <w:lang w:val="en-US"/>
        </w:rPr>
        <w:t xml:space="preserve"> with respect to its original direction (Fig.1) by its interaction with an electron in </w:t>
      </w:r>
      <w:r w:rsidR="005303DF">
        <w:rPr>
          <w:lang w:val="en-US"/>
        </w:rPr>
        <w:t>an absorber atom</w:t>
      </w:r>
      <w:r>
        <w:rPr>
          <w:lang w:val="en-US"/>
        </w:rPr>
        <w:t xml:space="preserve">. The photon transfers a portion of its energy to the electron (assumed to be initially at rest), which is then as a </w:t>
      </w:r>
      <w:r>
        <w:rPr>
          <w:i/>
          <w:iCs/>
          <w:lang w:val="en-US"/>
        </w:rPr>
        <w:t>recoil electron</w:t>
      </w:r>
      <w:r>
        <w:rPr>
          <w:lang w:val="en-US"/>
        </w:rPr>
        <w:t xml:space="preserve">. </w:t>
      </w:r>
      <w:r w:rsidR="005303DF">
        <w:rPr>
          <w:lang w:val="en-US"/>
        </w:rPr>
        <w:t xml:space="preserve">Since any angle of scattering is possible, the energy transferred to the electron can vary from zero to a large fraction of the impinging photon energy </w:t>
      </w:r>
      <w:sdt>
        <w:sdtPr>
          <w:rPr>
            <w:lang w:val="en-US"/>
          </w:rPr>
          <w:id w:val="433408027"/>
          <w:citation/>
        </w:sdtPr>
        <w:sdtContent>
          <w:r w:rsidR="005303DF">
            <w:rPr>
              <w:lang w:val="en-US"/>
            </w:rPr>
            <w:fldChar w:fldCharType="begin"/>
          </w:r>
          <w:r w:rsidR="005303DF">
            <w:rPr>
              <w:lang w:val="en-US"/>
            </w:rPr>
            <w:instrText xml:space="preserve"> CITATION Gle10 \l 1033 </w:instrText>
          </w:r>
          <w:r w:rsidR="005303DF">
            <w:rPr>
              <w:lang w:val="en-US"/>
            </w:rPr>
            <w:fldChar w:fldCharType="separate"/>
          </w:r>
          <w:r w:rsidR="00D33BFA">
            <w:rPr>
              <w:noProof/>
              <w:lang w:val="en-US"/>
            </w:rPr>
            <w:t>(Knoll, 2010)</w:t>
          </w:r>
          <w:r w:rsidR="005303DF">
            <w:rPr>
              <w:lang w:val="en-US"/>
            </w:rPr>
            <w:fldChar w:fldCharType="end"/>
          </w:r>
        </w:sdtContent>
      </w:sdt>
      <w:r w:rsidR="005303DF">
        <w:rPr>
          <w:lang w:val="en-US"/>
        </w:rPr>
        <w:t>.</w:t>
      </w:r>
    </w:p>
    <w:p w14:paraId="2786EFA0" w14:textId="7EA392BB" w:rsidR="0001639C" w:rsidRDefault="005303DF" w:rsidP="0001639C">
      <w:pPr>
        <w:rPr>
          <w:lang w:val="en-US"/>
        </w:rPr>
      </w:pPr>
      <w:r>
        <w:rPr>
          <w:lang w:val="en-US"/>
        </w:rPr>
        <w:t xml:space="preserve">The </w:t>
      </w:r>
      <w:r w:rsidR="0001639C">
        <w:rPr>
          <w:lang w:val="en-US"/>
        </w:rPr>
        <w:t>expression that relates the energy transfer and the scattering angle can be derived by combining the energy and momentum conservation laws: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01639C" w:rsidRPr="003D3FDA" w14:paraId="278D478E" w14:textId="77777777" w:rsidTr="00450F33">
        <w:tc>
          <w:tcPr>
            <w:tcW w:w="8642" w:type="dxa"/>
          </w:tcPr>
          <w:p w14:paraId="650734D9" w14:textId="58ECD1C2" w:rsidR="0001639C" w:rsidRPr="0001639C" w:rsidRDefault="0001639C" w:rsidP="008B1AE2">
            <w:pPr>
              <w:pStyle w:val="Caption"/>
              <w:ind w:firstLine="0"/>
              <w:rPr>
                <w:i/>
                <w:lang w:val="ru-RU"/>
              </w:rPr>
            </w:pPr>
            <m:oMathPara>
              <m:oMath>
                <m:r>
                  <w:rPr>
                    <w:rFonts w:ascii="Cambria Math" w:hAnsi="Cambria Math"/>
                  </w:rPr>
                  <m:t>h</m:t>
                </m:r>
                <m:sSup>
                  <m:sSupPr>
                    <m:ctrlPr>
                      <w:rPr>
                        <w:rFonts w:ascii="Cambria Math" w:hAnsi="Cambria Math"/>
                        <w:i/>
                      </w:rPr>
                    </m:ctrlPr>
                  </m:sSupPr>
                  <m:e>
                    <m:r>
                      <w:rPr>
                        <w:rFonts w:ascii="Cambria Math" w:hAnsi="Cambria Math"/>
                      </w:rPr>
                      <m:t>ν</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hν</m:t>
                    </m:r>
                  </m:num>
                  <m:den>
                    <m:r>
                      <w:rPr>
                        <w:rFonts w:ascii="Cambria Math" w:hAnsi="Cambria Math"/>
                      </w:rPr>
                      <m:t xml:space="preserve">1+ </m:t>
                    </m:r>
                    <m:f>
                      <m:fPr>
                        <m:ctrlPr>
                          <w:rPr>
                            <w:rFonts w:ascii="Cambria Math" w:hAnsi="Cambria Math"/>
                            <w:i/>
                          </w:rPr>
                        </m:ctrlPr>
                      </m:fPr>
                      <m:num>
                        <m:r>
                          <w:rPr>
                            <w:rFonts w:ascii="Cambria Math" w:hAnsi="Cambria Math"/>
                          </w:rPr>
                          <m:t>hν</m:t>
                        </m:r>
                      </m:num>
                      <m:den>
                        <m:sSub>
                          <m:sSubPr>
                            <m:ctrlPr>
                              <w:rPr>
                                <w:rFonts w:ascii="Cambria Math" w:hAnsi="Cambria Math"/>
                                <w:i/>
                              </w:rPr>
                            </m:ctrlPr>
                          </m:sSubPr>
                          <m:e>
                            <m:r>
                              <w:rPr>
                                <w:rFonts w:ascii="Cambria Math" w:hAnsi="Cambria Math"/>
                              </w:rPr>
                              <m:t>m</m:t>
                            </m:r>
                          </m:e>
                          <m:sub>
                            <m:r>
                              <w:rPr>
                                <w:rFonts w:ascii="Cambria Math" w:hAnsi="Cambria Math"/>
                              </w:rPr>
                              <m:t>0</m:t>
                            </m:r>
                          </m:sub>
                        </m:sSub>
                        <m:sSup>
                          <m:sSupPr>
                            <m:ctrlPr>
                              <w:rPr>
                                <w:rFonts w:ascii="Cambria Math" w:hAnsi="Cambria Math"/>
                                <w:i/>
                              </w:rPr>
                            </m:ctrlPr>
                          </m:sSupPr>
                          <m:e>
                            <m:r>
                              <w:rPr>
                                <w:rFonts w:ascii="Cambria Math" w:hAnsi="Cambria Math"/>
                              </w:rPr>
                              <m:t>c</m:t>
                            </m:r>
                          </m:e>
                          <m:sup>
                            <m:r>
                              <w:rPr>
                                <w:rFonts w:ascii="Cambria Math" w:hAnsi="Cambria Math"/>
                              </w:rPr>
                              <m:t>2</m:t>
                            </m:r>
                          </m:sup>
                        </m:sSup>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den>
                </m:f>
              </m:oMath>
            </m:oMathPara>
          </w:p>
        </w:tc>
        <w:tc>
          <w:tcPr>
            <w:tcW w:w="986" w:type="dxa"/>
          </w:tcPr>
          <w:p w14:paraId="608348D0" w14:textId="63805290" w:rsidR="0001639C" w:rsidRPr="003D3FDA" w:rsidRDefault="0001639C" w:rsidP="008B1AE2">
            <w:pPr>
              <w:pStyle w:val="Caption"/>
              <w:ind w:firstLine="0"/>
            </w:pPr>
            <w:r w:rsidRPr="003D3FDA">
              <w:fldChar w:fldCharType="begin"/>
            </w:r>
            <w:r w:rsidRPr="003D3FDA">
              <w:instrText xml:space="preserve"> STYLEREF 1 \s </w:instrText>
            </w:r>
            <w:r w:rsidRPr="003D3FDA">
              <w:fldChar w:fldCharType="separate"/>
            </w:r>
            <w:r w:rsidR="00187E00">
              <w:rPr>
                <w:noProof/>
              </w:rPr>
              <w:t>1</w:t>
            </w:r>
            <w:r w:rsidRPr="003D3FDA">
              <w:fldChar w:fldCharType="end"/>
            </w:r>
            <w:r w:rsidRPr="003D3FDA">
              <w:t>.</w:t>
            </w:r>
            <w:r w:rsidRPr="003D3FDA">
              <w:fldChar w:fldCharType="begin"/>
            </w:r>
            <w:r w:rsidRPr="003D3FDA">
              <w:instrText xml:space="preserve"> SEQ Equation \* ARABIC \s 1 </w:instrText>
            </w:r>
            <w:r w:rsidRPr="003D3FDA">
              <w:fldChar w:fldCharType="separate"/>
            </w:r>
            <w:r w:rsidR="00187E00">
              <w:rPr>
                <w:noProof/>
              </w:rPr>
              <w:t>3</w:t>
            </w:r>
            <w:r w:rsidRPr="003D3FDA">
              <w:fldChar w:fldCharType="end"/>
            </w:r>
          </w:p>
        </w:tc>
      </w:tr>
    </w:tbl>
    <w:p w14:paraId="4D11978F" w14:textId="7AF17CD8" w:rsidR="00D07188" w:rsidRDefault="00D07188" w:rsidP="000F0165">
      <w:pPr>
        <w:keepNext/>
      </w:pPr>
      <w:r>
        <w:rPr>
          <w:noProof/>
          <w:lang w:val="en-US"/>
        </w:rPr>
        <w:drawing>
          <wp:inline distT="0" distB="0" distL="0" distR="0" wp14:anchorId="455402AF" wp14:editId="12CCE2D1">
            <wp:extent cx="3796665" cy="1745615"/>
            <wp:effectExtent l="0" t="0" r="0" b="6985"/>
            <wp:docPr id="159953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6665" cy="1745615"/>
                    </a:xfrm>
                    <a:prstGeom prst="rect">
                      <a:avLst/>
                    </a:prstGeom>
                    <a:noFill/>
                    <a:ln>
                      <a:noFill/>
                    </a:ln>
                  </pic:spPr>
                </pic:pic>
              </a:graphicData>
            </a:graphic>
          </wp:inline>
        </w:drawing>
      </w:r>
    </w:p>
    <w:p w14:paraId="2D9C5154" w14:textId="055F48D3" w:rsidR="0001639C" w:rsidRPr="00D07188" w:rsidRDefault="00D07188" w:rsidP="00D07188">
      <w:pPr>
        <w:pStyle w:val="Caption"/>
        <w:rPr>
          <w:sz w:val="20"/>
          <w:szCs w:val="20"/>
        </w:rPr>
      </w:pPr>
      <w:r w:rsidRPr="00D07188">
        <w:rPr>
          <w:sz w:val="20"/>
          <w:szCs w:val="20"/>
        </w:rPr>
        <w:t xml:space="preserve">Figure </w:t>
      </w:r>
      <w:r w:rsidR="00305105">
        <w:rPr>
          <w:sz w:val="20"/>
          <w:szCs w:val="20"/>
        </w:rPr>
        <w:fldChar w:fldCharType="begin"/>
      </w:r>
      <w:r w:rsidR="00305105">
        <w:rPr>
          <w:sz w:val="20"/>
          <w:szCs w:val="20"/>
        </w:rPr>
        <w:instrText xml:space="preserve"> STYLEREF 1 \s </w:instrText>
      </w:r>
      <w:r w:rsidR="00305105">
        <w:rPr>
          <w:sz w:val="20"/>
          <w:szCs w:val="20"/>
        </w:rPr>
        <w:fldChar w:fldCharType="separate"/>
      </w:r>
      <w:r w:rsidR="00305105">
        <w:rPr>
          <w:noProof/>
          <w:sz w:val="20"/>
          <w:szCs w:val="20"/>
        </w:rPr>
        <w:t>1</w:t>
      </w:r>
      <w:r w:rsidR="00305105">
        <w:rPr>
          <w:sz w:val="20"/>
          <w:szCs w:val="20"/>
        </w:rPr>
        <w:fldChar w:fldCharType="end"/>
      </w:r>
      <w:r w:rsidR="00305105">
        <w:rPr>
          <w:sz w:val="20"/>
          <w:szCs w:val="20"/>
        </w:rPr>
        <w:t>.</w:t>
      </w:r>
      <w:r w:rsidR="00305105">
        <w:rPr>
          <w:sz w:val="20"/>
          <w:szCs w:val="20"/>
        </w:rPr>
        <w:fldChar w:fldCharType="begin"/>
      </w:r>
      <w:r w:rsidR="00305105">
        <w:rPr>
          <w:sz w:val="20"/>
          <w:szCs w:val="20"/>
        </w:rPr>
        <w:instrText xml:space="preserve"> SEQ Figure \* ARABIC \s 1 </w:instrText>
      </w:r>
      <w:r w:rsidR="00305105">
        <w:rPr>
          <w:sz w:val="20"/>
          <w:szCs w:val="20"/>
        </w:rPr>
        <w:fldChar w:fldCharType="separate"/>
      </w:r>
      <w:r w:rsidR="00305105">
        <w:rPr>
          <w:noProof/>
          <w:sz w:val="20"/>
          <w:szCs w:val="20"/>
        </w:rPr>
        <w:t>1</w:t>
      </w:r>
      <w:r w:rsidR="00305105">
        <w:rPr>
          <w:sz w:val="20"/>
          <w:szCs w:val="20"/>
        </w:rPr>
        <w:fldChar w:fldCharType="end"/>
      </w:r>
      <w:r w:rsidRPr="00D07188">
        <w:rPr>
          <w:sz w:val="20"/>
          <w:szCs w:val="20"/>
        </w:rPr>
        <w:t xml:space="preserve"> Schematic representation of the Compton scattering process</w:t>
      </w:r>
      <w:r w:rsidR="00F726DF">
        <w:rPr>
          <w:sz w:val="20"/>
          <w:szCs w:val="20"/>
        </w:rPr>
        <w:t xml:space="preserve"> </w:t>
      </w:r>
      <w:sdt>
        <w:sdtPr>
          <w:rPr>
            <w:sz w:val="20"/>
            <w:szCs w:val="20"/>
          </w:rPr>
          <w:id w:val="-271482313"/>
          <w:citation/>
        </w:sdtPr>
        <w:sdtContent>
          <w:r w:rsidR="00F726DF">
            <w:rPr>
              <w:sz w:val="20"/>
              <w:szCs w:val="20"/>
            </w:rPr>
            <w:fldChar w:fldCharType="begin"/>
          </w:r>
          <w:r w:rsidR="00F726DF">
            <w:rPr>
              <w:sz w:val="20"/>
              <w:szCs w:val="20"/>
            </w:rPr>
            <w:instrText xml:space="preserve"> CITATION Gle10 \l 1033 </w:instrText>
          </w:r>
          <w:r w:rsidR="00F726DF">
            <w:rPr>
              <w:sz w:val="20"/>
              <w:szCs w:val="20"/>
            </w:rPr>
            <w:fldChar w:fldCharType="separate"/>
          </w:r>
          <w:r w:rsidR="00D33BFA" w:rsidRPr="00D33BFA">
            <w:rPr>
              <w:noProof/>
              <w:sz w:val="20"/>
              <w:szCs w:val="20"/>
            </w:rPr>
            <w:t>(Knoll, 2010)</w:t>
          </w:r>
          <w:r w:rsidR="00F726DF">
            <w:rPr>
              <w:sz w:val="20"/>
              <w:szCs w:val="20"/>
            </w:rPr>
            <w:fldChar w:fldCharType="end"/>
          </w:r>
        </w:sdtContent>
      </w:sdt>
      <w:r w:rsidRPr="00D07188">
        <w:rPr>
          <w:sz w:val="20"/>
          <w:szCs w:val="20"/>
        </w:rPr>
        <w:t>.</w:t>
      </w:r>
    </w:p>
    <w:p w14:paraId="03A0FB37" w14:textId="02D89B37" w:rsidR="000F0165" w:rsidRDefault="000F0165" w:rsidP="000F0165">
      <w:pPr>
        <w:keepNext/>
        <w:ind w:firstLine="0"/>
        <w:rPr>
          <w:noProof/>
          <w:lang w:val="en-US"/>
        </w:rPr>
      </w:pPr>
      <w:r>
        <w:rPr>
          <w:noProof/>
          <w:lang w:val="en-US"/>
        </w:rPr>
        <w:t xml:space="preserve">where </w:t>
      </w:r>
      <w:r>
        <w:rPr>
          <w:i/>
          <w:iCs/>
          <w:noProof/>
          <w:lang w:val="en-US"/>
        </w:rPr>
        <w:t>m</w:t>
      </w:r>
      <w:r>
        <w:rPr>
          <w:i/>
          <w:iCs/>
          <w:noProof/>
          <w:vertAlign w:val="subscript"/>
          <w:lang w:val="en-US"/>
        </w:rPr>
        <w:t>0</w:t>
      </w:r>
      <w:r>
        <w:rPr>
          <w:i/>
          <w:iCs/>
          <w:noProof/>
          <w:lang w:val="en-US"/>
        </w:rPr>
        <w:t>c</w:t>
      </w:r>
      <w:r>
        <w:rPr>
          <w:i/>
          <w:iCs/>
          <w:noProof/>
          <w:vertAlign w:val="superscript"/>
          <w:lang w:val="en-US"/>
        </w:rPr>
        <w:t>2</w:t>
      </w:r>
      <w:r>
        <w:rPr>
          <w:noProof/>
          <w:lang w:val="en-US"/>
        </w:rPr>
        <w:t xml:space="preserve"> is the rest mass energy of the electron (0.511 MeV). The probability of Compton scattering per atom depends on the number of electrons availble as scattering targets and thus, increases linearly with </w:t>
      </w:r>
      <w:r>
        <w:rPr>
          <w:i/>
          <w:iCs/>
          <w:noProof/>
          <w:lang w:val="en-US"/>
        </w:rPr>
        <w:t>Z</w:t>
      </w:r>
      <w:r>
        <w:rPr>
          <w:noProof/>
          <w:lang w:val="en-US"/>
        </w:rPr>
        <w:t xml:space="preserve"> </w:t>
      </w:r>
      <w:sdt>
        <w:sdtPr>
          <w:rPr>
            <w:noProof/>
            <w:lang w:val="en-US"/>
          </w:rPr>
          <w:id w:val="-581834849"/>
          <w:citation/>
        </w:sdtPr>
        <w:sdtContent>
          <w:r>
            <w:rPr>
              <w:noProof/>
              <w:lang w:val="en-US"/>
            </w:rPr>
            <w:fldChar w:fldCharType="begin"/>
          </w:r>
          <w:r>
            <w:rPr>
              <w:noProof/>
              <w:lang w:val="en-US"/>
            </w:rPr>
            <w:instrText xml:space="preserve"> CITATION Gle10 \l 1033 </w:instrText>
          </w:r>
          <w:r>
            <w:rPr>
              <w:noProof/>
              <w:lang w:val="en-US"/>
            </w:rPr>
            <w:fldChar w:fldCharType="separate"/>
          </w:r>
          <w:r w:rsidR="00D33BFA">
            <w:rPr>
              <w:noProof/>
              <w:lang w:val="en-US"/>
            </w:rPr>
            <w:t>(Knoll, 2010)</w:t>
          </w:r>
          <w:r>
            <w:rPr>
              <w:noProof/>
              <w:lang w:val="en-US"/>
            </w:rPr>
            <w:fldChar w:fldCharType="end"/>
          </w:r>
        </w:sdtContent>
      </w:sdt>
      <w:r>
        <w:rPr>
          <w:noProof/>
          <w:lang w:val="en-US"/>
        </w:rPr>
        <w:t>.</w:t>
      </w:r>
    </w:p>
    <w:p w14:paraId="1849D7E4" w14:textId="79918036" w:rsidR="00D62FC7" w:rsidRPr="00D62FC7" w:rsidRDefault="00D62FC7" w:rsidP="00D62FC7">
      <w:pPr>
        <w:pStyle w:val="ListParagraph"/>
        <w:numPr>
          <w:ilvl w:val="0"/>
          <w:numId w:val="18"/>
        </w:numPr>
        <w:rPr>
          <w:lang w:val="en-US"/>
        </w:rPr>
      </w:pPr>
      <w:r>
        <w:rPr>
          <w:b/>
          <w:bCs/>
          <w:lang w:val="en-US"/>
        </w:rPr>
        <w:t>Coherent scattering</w:t>
      </w:r>
    </w:p>
    <w:p w14:paraId="4FD52547" w14:textId="795FFC55" w:rsidR="00DF0886" w:rsidRDefault="009A7316" w:rsidP="00D62FC7">
      <w:pPr>
        <w:rPr>
          <w:lang w:val="en-US"/>
        </w:rPr>
      </w:pPr>
      <w:r>
        <w:rPr>
          <w:lang w:val="en-US"/>
        </w:rPr>
        <w:t xml:space="preserve">In addition to Compton scattering, another type of scattering can occur, when an X-ray (or gamma-ray) photon interacts coherently with all the electrons in an absorber atom. Such </w:t>
      </w:r>
      <w:r>
        <w:rPr>
          <w:i/>
          <w:iCs/>
          <w:lang w:val="en-US"/>
        </w:rPr>
        <w:t xml:space="preserve">coherent scattering </w:t>
      </w:r>
      <w:r>
        <w:rPr>
          <w:lang w:val="en-US"/>
        </w:rPr>
        <w:t xml:space="preserve">or </w:t>
      </w:r>
      <w:r>
        <w:rPr>
          <w:i/>
          <w:iCs/>
          <w:lang w:val="en-US"/>
        </w:rPr>
        <w:t xml:space="preserve">Rayleigh scattering </w:t>
      </w:r>
      <w:r>
        <w:rPr>
          <w:lang w:val="en-US"/>
        </w:rPr>
        <w:t>process neither excites nor ionizes the atom and the scattered photon retains its original energy, although its direction is changed. The probability of Rayleigh scattering is significant only for low photon energies (usually below a few hundred keV for common materials) and in high-</w:t>
      </w:r>
      <w:r>
        <w:rPr>
          <w:i/>
          <w:iCs/>
          <w:lang w:val="en-US"/>
        </w:rPr>
        <w:t>Z</w:t>
      </w:r>
      <w:r>
        <w:rPr>
          <w:lang w:val="en-US"/>
        </w:rPr>
        <w:t xml:space="preserve"> absorbers. Since the average deflection angle decreases with increasing energy, the practical importance of coherent scattering is restricted to low photon energies </w:t>
      </w:r>
      <w:sdt>
        <w:sdtPr>
          <w:rPr>
            <w:lang w:val="en-US"/>
          </w:rPr>
          <w:id w:val="1709685231"/>
          <w:citation/>
        </w:sdtPr>
        <w:sdtContent>
          <w:r>
            <w:rPr>
              <w:lang w:val="en-US"/>
            </w:rPr>
            <w:fldChar w:fldCharType="begin"/>
          </w:r>
          <w:r>
            <w:rPr>
              <w:lang w:val="en-US"/>
            </w:rPr>
            <w:instrText xml:space="preserve"> CITATION Gle10 \l 1033 </w:instrText>
          </w:r>
          <w:r>
            <w:rPr>
              <w:lang w:val="en-US"/>
            </w:rPr>
            <w:fldChar w:fldCharType="separate"/>
          </w:r>
          <w:r w:rsidR="00D33BFA">
            <w:rPr>
              <w:noProof/>
              <w:lang w:val="en-US"/>
            </w:rPr>
            <w:t>(Knoll, 2010)</w:t>
          </w:r>
          <w:r>
            <w:rPr>
              <w:lang w:val="en-US"/>
            </w:rPr>
            <w:fldChar w:fldCharType="end"/>
          </w:r>
        </w:sdtContent>
      </w:sdt>
      <w:r>
        <w:rPr>
          <w:lang w:val="en-US"/>
        </w:rPr>
        <w:t>.</w:t>
      </w:r>
    </w:p>
    <w:p w14:paraId="2F7DEC1C" w14:textId="00FA50FE" w:rsidR="00D62FC7" w:rsidRPr="00D62FC7" w:rsidRDefault="00D62FC7" w:rsidP="00D62FC7">
      <w:pPr>
        <w:pStyle w:val="ListParagraph"/>
        <w:numPr>
          <w:ilvl w:val="0"/>
          <w:numId w:val="18"/>
        </w:numPr>
        <w:rPr>
          <w:lang w:val="en-US"/>
        </w:rPr>
      </w:pPr>
      <w:r>
        <w:rPr>
          <w:b/>
          <w:bCs/>
          <w:lang w:val="en-US"/>
        </w:rPr>
        <w:t>Pair production</w:t>
      </w:r>
    </w:p>
    <w:p w14:paraId="624B4A2D" w14:textId="215E5C31" w:rsidR="00DF0886" w:rsidRDefault="00DF0886" w:rsidP="00DF0886">
      <w:pPr>
        <w:rPr>
          <w:rFonts w:eastAsiaTheme="minorEastAsia"/>
          <w:lang w:val="en-US"/>
        </w:rPr>
      </w:pPr>
      <w:r>
        <w:rPr>
          <w:lang w:val="en-US"/>
        </w:rPr>
        <w:t>If the gamma-ray energy exceeds twice the rest-mass energy of an electron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m:t>
            </m:r>
          </m:sub>
        </m:sSub>
        <m:r>
          <w:rPr>
            <w:rFonts w:ascii="Cambria Math" w:hAnsi="Cambria Math"/>
            <w:lang w:val="en-US"/>
          </w:rPr>
          <m:t>≥1.02</m:t>
        </m:r>
      </m:oMath>
      <w:r w:rsidR="00F726DF">
        <w:rPr>
          <w:rFonts w:eastAsiaTheme="minorEastAsia"/>
          <w:lang w:val="en-US"/>
        </w:rPr>
        <w:t xml:space="preserve"> MeV), the process of pair production becomes energetically possible. In this interaction (which must take place in the Coulomb field of the nucleus), the gamma-ray photon disappears generating an electron-positron pair. All the excess energy goes into kinetic energy shared by the positron and the electron. Since the positron will subsequently annihilate after slowing down in the absorbing medium, two annihilation photons are normally produced as secondary products of the interaction. No precise expression exists for the probability of pair per nucleus, but its magnitude varies approximately as the square of the absorber atomic number </w:t>
      </w:r>
      <w:sdt>
        <w:sdtPr>
          <w:rPr>
            <w:rFonts w:eastAsiaTheme="minorEastAsia"/>
            <w:lang w:val="en-US"/>
          </w:rPr>
          <w:id w:val="518507175"/>
          <w:citation/>
        </w:sdtPr>
        <w:sdtContent>
          <w:r w:rsidR="00F726DF">
            <w:rPr>
              <w:rFonts w:eastAsiaTheme="minorEastAsia"/>
              <w:lang w:val="en-US"/>
            </w:rPr>
            <w:fldChar w:fldCharType="begin"/>
          </w:r>
          <w:r w:rsidR="00F726DF">
            <w:rPr>
              <w:rFonts w:eastAsiaTheme="minorEastAsia"/>
              <w:lang w:val="en-US"/>
            </w:rPr>
            <w:instrText xml:space="preserve"> CITATION Gle10 \l 1033 </w:instrText>
          </w:r>
          <w:r w:rsidR="00F726DF">
            <w:rPr>
              <w:rFonts w:eastAsiaTheme="minorEastAsia"/>
              <w:lang w:val="en-US"/>
            </w:rPr>
            <w:fldChar w:fldCharType="separate"/>
          </w:r>
          <w:r w:rsidR="00D33BFA" w:rsidRPr="00D33BFA">
            <w:rPr>
              <w:rFonts w:eastAsiaTheme="minorEastAsia"/>
              <w:noProof/>
              <w:lang w:val="en-US"/>
            </w:rPr>
            <w:t>(Knoll, 2010)</w:t>
          </w:r>
          <w:r w:rsidR="00F726DF">
            <w:rPr>
              <w:rFonts w:eastAsiaTheme="minorEastAsia"/>
              <w:lang w:val="en-US"/>
            </w:rPr>
            <w:fldChar w:fldCharType="end"/>
          </w:r>
        </w:sdtContent>
      </w:sdt>
      <w:r w:rsidR="00F726DF">
        <w:rPr>
          <w:rFonts w:eastAsiaTheme="minorEastAsia"/>
          <w:lang w:val="en-US"/>
        </w:rPr>
        <w:t>.</w:t>
      </w:r>
    </w:p>
    <w:p w14:paraId="5213A557" w14:textId="77777777" w:rsidR="00F726DF" w:rsidRPr="00DF0886" w:rsidRDefault="00F726DF" w:rsidP="00DF0886">
      <w:pPr>
        <w:rPr>
          <w:lang w:val="en-US"/>
        </w:rPr>
      </w:pPr>
    </w:p>
    <w:p w14:paraId="54CB64E1" w14:textId="6A7D5407" w:rsidR="00DF0886" w:rsidRDefault="00DF0886" w:rsidP="00DF0886">
      <w:pPr>
        <w:keepNext/>
      </w:pPr>
      <w:r>
        <w:rPr>
          <w:noProof/>
          <w:lang w:val="en-US"/>
        </w:rPr>
        <w:drawing>
          <wp:inline distT="0" distB="0" distL="0" distR="0" wp14:anchorId="03365D5C" wp14:editId="20BBD66D">
            <wp:extent cx="3686907" cy="2436535"/>
            <wp:effectExtent l="0" t="0" r="8890" b="1905"/>
            <wp:docPr id="926114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7637" cy="2443626"/>
                    </a:xfrm>
                    <a:prstGeom prst="rect">
                      <a:avLst/>
                    </a:prstGeom>
                    <a:noFill/>
                    <a:ln>
                      <a:noFill/>
                    </a:ln>
                  </pic:spPr>
                </pic:pic>
              </a:graphicData>
            </a:graphic>
          </wp:inline>
        </w:drawing>
      </w:r>
    </w:p>
    <w:p w14:paraId="3DE10287" w14:textId="3CDFD4A9" w:rsidR="00A9057D" w:rsidRDefault="00DF0886" w:rsidP="0053705F">
      <w:pPr>
        <w:keepNext/>
      </w:pPr>
      <w:r>
        <w:t xml:space="preserve">Figure </w:t>
      </w:r>
      <w:r w:rsidR="00305105">
        <w:fldChar w:fldCharType="begin"/>
      </w:r>
      <w:r w:rsidR="00305105">
        <w:instrText xml:space="preserve"> STYLEREF 1 \s </w:instrText>
      </w:r>
      <w:r w:rsidR="00305105">
        <w:fldChar w:fldCharType="separate"/>
      </w:r>
      <w:r w:rsidR="00305105">
        <w:rPr>
          <w:noProof/>
        </w:rPr>
        <w:t>1</w:t>
      </w:r>
      <w:r w:rsidR="00305105">
        <w:fldChar w:fldCharType="end"/>
      </w:r>
      <w:r w:rsidR="00305105">
        <w:t>.</w:t>
      </w:r>
      <w:r w:rsidR="00305105">
        <w:fldChar w:fldCharType="begin"/>
      </w:r>
      <w:r w:rsidR="00305105">
        <w:instrText xml:space="preserve"> SEQ Figure \* ARABIC \s 1 </w:instrText>
      </w:r>
      <w:r w:rsidR="00305105">
        <w:fldChar w:fldCharType="separate"/>
      </w:r>
      <w:r w:rsidR="00305105">
        <w:rPr>
          <w:noProof/>
        </w:rPr>
        <w:t>2</w:t>
      </w:r>
      <w:r w:rsidR="00305105">
        <w:fldChar w:fldCharType="end"/>
      </w:r>
      <w:r>
        <w:t xml:space="preserve"> Schematic representation of relative probability for different interaction types to occur</w:t>
      </w:r>
      <w:r>
        <w:rPr>
          <w:noProof/>
        </w:rPr>
        <w:t xml:space="preserve"> depending on the </w:t>
      </w:r>
      <w:r>
        <w:rPr>
          <w:i/>
          <w:iCs/>
          <w:noProof/>
        </w:rPr>
        <w:t>Z</w:t>
      </w:r>
      <w:r>
        <w:rPr>
          <w:noProof/>
        </w:rPr>
        <w:t xml:space="preserve"> of an absorber atom and on the photon energy </w:t>
      </w:r>
      <w:r>
        <w:rPr>
          <w:i/>
          <w:iCs/>
          <w:noProof/>
        </w:rPr>
        <w:t>hν</w:t>
      </w:r>
      <w:r>
        <w:rPr>
          <w:noProof/>
        </w:rPr>
        <w:t xml:space="preserve">. The lines illustrate the values of </w:t>
      </w:r>
      <w:r w:rsidRPr="00617CC2">
        <w:rPr>
          <w:i/>
          <w:iCs/>
          <w:noProof/>
        </w:rPr>
        <w:t>hν</w:t>
      </w:r>
      <w:r>
        <w:rPr>
          <w:i/>
          <w:iCs/>
          <w:noProof/>
        </w:rPr>
        <w:t xml:space="preserve"> </w:t>
      </w:r>
      <w:r>
        <w:rPr>
          <w:noProof/>
        </w:rPr>
        <w:t>for which the two neighbouring effects are equally probable</w:t>
      </w:r>
      <w:r w:rsidR="00F726DF">
        <w:rPr>
          <w:noProof/>
        </w:rPr>
        <w:t xml:space="preserve"> </w:t>
      </w:r>
      <w:sdt>
        <w:sdtPr>
          <w:rPr>
            <w:noProof/>
          </w:rPr>
          <w:id w:val="-1029643232"/>
          <w:citation/>
        </w:sdtPr>
        <w:sdtContent>
          <w:r w:rsidR="00F726DF">
            <w:rPr>
              <w:noProof/>
            </w:rPr>
            <w:fldChar w:fldCharType="begin"/>
          </w:r>
          <w:r w:rsidR="00F726DF">
            <w:rPr>
              <w:noProof/>
              <w:lang w:val="en-US"/>
            </w:rPr>
            <w:instrText xml:space="preserve"> CITATION Gle10 \l 1033 </w:instrText>
          </w:r>
          <w:r w:rsidR="00F726DF">
            <w:rPr>
              <w:noProof/>
            </w:rPr>
            <w:fldChar w:fldCharType="separate"/>
          </w:r>
          <w:r w:rsidR="00D33BFA">
            <w:rPr>
              <w:noProof/>
              <w:lang w:val="en-US"/>
            </w:rPr>
            <w:t>(Knoll, 2010)</w:t>
          </w:r>
          <w:r w:rsidR="00F726DF">
            <w:rPr>
              <w:noProof/>
            </w:rPr>
            <w:fldChar w:fldCharType="end"/>
          </w:r>
        </w:sdtContent>
      </w:sdt>
      <w:r>
        <w:rPr>
          <w:noProof/>
        </w:rPr>
        <w:t>.</w:t>
      </w:r>
    </w:p>
    <w:p w14:paraId="57FCD938" w14:textId="293AF1A8" w:rsidR="00350047" w:rsidRDefault="00DE0BF0" w:rsidP="0053705F">
      <w:pPr>
        <w:rPr>
          <w:lang w:val="en-US"/>
        </w:rPr>
      </w:pPr>
      <w:r>
        <w:rPr>
          <w:lang w:val="en-US"/>
        </w:rPr>
        <w:t xml:space="preserve">The mean absorbed radiation energy per unit mass of the absorber is the </w:t>
      </w:r>
      <w:r>
        <w:rPr>
          <w:i/>
          <w:iCs/>
          <w:lang w:val="en-US"/>
        </w:rPr>
        <w:t>absorbed dose</w:t>
      </w:r>
      <w:r>
        <w:rPr>
          <w:lang w:val="en-US"/>
        </w:rPr>
        <w:t xml:space="preserve">. The SI unit of absorbed dose is defined as </w:t>
      </w:r>
      <w:r w:rsidR="004E1CD1">
        <w:rPr>
          <w:i/>
          <w:iCs/>
          <w:lang w:val="en-US"/>
        </w:rPr>
        <w:t xml:space="preserve">gray </w:t>
      </w:r>
      <w:r w:rsidR="004E1CD1">
        <w:rPr>
          <w:lang w:val="en-US"/>
        </w:rPr>
        <w:t>(</w:t>
      </w:r>
      <w:proofErr w:type="spellStart"/>
      <w:r w:rsidR="004E1CD1">
        <w:rPr>
          <w:lang w:val="en-US"/>
        </w:rPr>
        <w:t>Gy</w:t>
      </w:r>
      <w:proofErr w:type="spellEnd"/>
      <w:r w:rsidR="004E1CD1">
        <w:rPr>
          <w:lang w:val="en-US"/>
        </w:rPr>
        <w:t xml:space="preserve">) which is 1 joule per kilogram. The absorbed dose is a reasonable measure of the chemical or physical effects created by a given radiation exposure in an absorbing material </w:t>
      </w:r>
      <w:sdt>
        <w:sdtPr>
          <w:rPr>
            <w:lang w:val="en-US"/>
          </w:rPr>
          <w:id w:val="-216825696"/>
          <w:citation/>
        </w:sdtPr>
        <w:sdtContent>
          <w:r w:rsidR="004E1CD1">
            <w:rPr>
              <w:lang w:val="en-US"/>
            </w:rPr>
            <w:fldChar w:fldCharType="begin"/>
          </w:r>
          <w:r w:rsidR="004E1CD1">
            <w:rPr>
              <w:lang w:val="en-US"/>
            </w:rPr>
            <w:instrText xml:space="preserve"> CITATION Gle10 \l 1033 </w:instrText>
          </w:r>
          <w:r w:rsidR="004E1CD1">
            <w:rPr>
              <w:lang w:val="en-US"/>
            </w:rPr>
            <w:fldChar w:fldCharType="separate"/>
          </w:r>
          <w:r w:rsidR="00D33BFA">
            <w:rPr>
              <w:noProof/>
              <w:lang w:val="en-US"/>
            </w:rPr>
            <w:t>(Knoll, 2010)</w:t>
          </w:r>
          <w:r w:rsidR="004E1CD1">
            <w:rPr>
              <w:lang w:val="en-US"/>
            </w:rPr>
            <w:fldChar w:fldCharType="end"/>
          </w:r>
        </w:sdtContent>
      </w:sdt>
      <w:r w:rsidR="004E1CD1">
        <w:rPr>
          <w:lang w:val="en-US"/>
        </w:rPr>
        <w:t>.</w:t>
      </w:r>
    </w:p>
    <w:p w14:paraId="59320CDB" w14:textId="77777777" w:rsidR="00C90727" w:rsidRDefault="00C90727" w:rsidP="00C90727">
      <w:pPr>
        <w:pStyle w:val="Heading2"/>
      </w:pPr>
      <w:bookmarkStart w:id="13" w:name="_Toc159207555"/>
      <w:r>
        <w:t>X-ray tube</w:t>
      </w:r>
      <w:bookmarkEnd w:id="13"/>
    </w:p>
    <w:p w14:paraId="70240320" w14:textId="77777777" w:rsidR="00C90727" w:rsidRDefault="00C90727" w:rsidP="00C90727">
      <w:pPr>
        <w:rPr>
          <w:lang w:val="en-US"/>
        </w:rPr>
      </w:pPr>
      <w:r>
        <w:rPr>
          <w:lang w:val="en-US"/>
        </w:rPr>
        <w:t>In this section I would like to focus more on a specific device – an X-ray tube, that is broadly used in numerous laboratories and medical departments as a source of X-rays. Since such device was also used during the experimental part of my research, a comprehensive description of the architecture and working principle of an X-ray tube is necessary to have full perception of how the X-ray measurements were performed.</w:t>
      </w:r>
    </w:p>
    <w:p w14:paraId="3098CD19" w14:textId="77777777" w:rsidR="00C90727" w:rsidRPr="00BE23B7" w:rsidRDefault="00C90727" w:rsidP="00C90727">
      <w:pPr>
        <w:keepNext/>
        <w:rPr>
          <w:lang w:val="ru-RU"/>
        </w:rPr>
      </w:pPr>
      <w:r>
        <w:rPr>
          <w:noProof/>
          <w:lang w:val="en-US"/>
        </w:rPr>
        <w:drawing>
          <wp:inline distT="0" distB="0" distL="0" distR="0" wp14:anchorId="3C3F15E6" wp14:editId="5B37DB04">
            <wp:extent cx="3779520" cy="2309183"/>
            <wp:effectExtent l="0" t="0" r="0" b="0"/>
            <wp:docPr id="178640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1537" cy="2316525"/>
                    </a:xfrm>
                    <a:prstGeom prst="rect">
                      <a:avLst/>
                    </a:prstGeom>
                    <a:noFill/>
                    <a:ln>
                      <a:noFill/>
                    </a:ln>
                  </pic:spPr>
                </pic:pic>
              </a:graphicData>
            </a:graphic>
          </wp:inline>
        </w:drawing>
      </w:r>
    </w:p>
    <w:p w14:paraId="71011644" w14:textId="50F88A0D" w:rsidR="00C90727" w:rsidRDefault="00C90727" w:rsidP="00C90727">
      <w:pPr>
        <w:pStyle w:val="Caption"/>
      </w:pPr>
      <w:bookmarkStart w:id="14" w:name="_Ref157963965"/>
      <w:r>
        <w:t xml:space="preserve">Figure </w:t>
      </w:r>
      <w:r w:rsidR="00305105">
        <w:fldChar w:fldCharType="begin"/>
      </w:r>
      <w:r w:rsidR="00305105">
        <w:instrText xml:space="preserve"> STYLEREF 1 \s </w:instrText>
      </w:r>
      <w:r w:rsidR="00305105">
        <w:fldChar w:fldCharType="separate"/>
      </w:r>
      <w:r w:rsidR="00305105">
        <w:rPr>
          <w:noProof/>
        </w:rPr>
        <w:t>1</w:t>
      </w:r>
      <w:r w:rsidR="00305105">
        <w:fldChar w:fldCharType="end"/>
      </w:r>
      <w:r w:rsidR="00305105">
        <w:t>.</w:t>
      </w:r>
      <w:r w:rsidR="00305105">
        <w:fldChar w:fldCharType="begin"/>
      </w:r>
      <w:r w:rsidR="00305105">
        <w:instrText xml:space="preserve"> SEQ Figure \* ARABIC \s 1 </w:instrText>
      </w:r>
      <w:r w:rsidR="00305105">
        <w:fldChar w:fldCharType="separate"/>
      </w:r>
      <w:r w:rsidR="00305105">
        <w:rPr>
          <w:noProof/>
        </w:rPr>
        <w:t>3</w:t>
      </w:r>
      <w:r w:rsidR="00305105">
        <w:fldChar w:fldCharType="end"/>
      </w:r>
      <w:r>
        <w:t xml:space="preserve"> Schematic representation of an X-ray tube [1].</w:t>
      </w:r>
      <w:bookmarkEnd w:id="14"/>
    </w:p>
    <w:p w14:paraId="51C014E8" w14:textId="65DD9F97" w:rsidR="00C90727" w:rsidRDefault="00C90727" w:rsidP="00C90727">
      <w:pPr>
        <w:rPr>
          <w:lang w:val="en-US"/>
        </w:rPr>
      </w:pPr>
      <w:r>
        <w:rPr>
          <w:lang w:val="en-US"/>
        </w:rPr>
        <w:t>As depicted in Fig.1.1, X-rays are generated from the conversion of kinetic energy of electrons into electromagnetic radiation when they become decelerated by interaction with a target material. A high voltage in the range of 20-150 kV is generated between the anode and the cathode inside an X-ray tube.</w:t>
      </w:r>
      <w:sdt>
        <w:sdtPr>
          <w:rPr>
            <w:lang w:val="en-US"/>
          </w:rPr>
          <w:id w:val="-1014306252"/>
          <w:citation/>
        </w:sdtPr>
        <w:sdtContent>
          <w:r>
            <w:rPr>
              <w:lang w:val="en-US"/>
            </w:rPr>
            <w:fldChar w:fldCharType="begin"/>
          </w:r>
          <w:r>
            <w:rPr>
              <w:lang w:val="en-US"/>
            </w:rPr>
            <w:instrText xml:space="preserve"> CITATION XrayVoltage \l 1033 </w:instrText>
          </w:r>
          <w:r>
            <w:rPr>
              <w:lang w:val="en-US"/>
            </w:rPr>
            <w:fldChar w:fldCharType="separate"/>
          </w:r>
          <w:r w:rsidR="00D33BFA">
            <w:rPr>
              <w:noProof/>
              <w:lang w:val="en-US"/>
            </w:rPr>
            <w:t xml:space="preserve"> (al. S. P., 2020)</w:t>
          </w:r>
          <w:r>
            <w:rPr>
              <w:lang w:val="en-US"/>
            </w:rPr>
            <w:fldChar w:fldCharType="end"/>
          </w:r>
        </w:sdtContent>
      </w:sdt>
      <w:r>
        <w:rPr>
          <w:lang w:val="en-US"/>
        </w:rPr>
        <w:t xml:space="preserve">. The negative pole of the voltage is applied to the cathode, considered as the source of electrons, and the positive pole is applied to the anode, which is the target for the electrons. In order to eject electrons from the cathode, a current through a filament at the cathode is generated by a separate voltage circuit. The thermionic emission effect causes the filament to heat up and expel the electrons into vacuum. Once the electrons are ejected, they are accelerated by the X-ray tube voltage and strikes the anode. </w:t>
      </w:r>
    </w:p>
    <w:p w14:paraId="50EED8D4" w14:textId="6C0C26BC" w:rsidR="00C90727" w:rsidRDefault="00C90727" w:rsidP="00C90727">
      <w:pPr>
        <w:rPr>
          <w:lang w:val="en-US"/>
        </w:rPr>
      </w:pPr>
      <w:r>
        <w:rPr>
          <w:lang w:val="en-US"/>
        </w:rPr>
        <w:t xml:space="preserve">At the anode, electrons start to interact with the atoms of the anode. In particular, the positive nuclei start to attract negatively charged electrons, causing their deflection and deceleration and resulting into emission of </w:t>
      </w:r>
      <w:r w:rsidRPr="007E5725">
        <w:rPr>
          <w:i/>
          <w:iCs/>
          <w:lang w:val="en-US"/>
        </w:rPr>
        <w:t>bremsstrahlung</w:t>
      </w:r>
      <w:r>
        <w:rPr>
          <w:i/>
          <w:iCs/>
          <w:lang w:val="en-US"/>
        </w:rPr>
        <w:t xml:space="preserve"> </w:t>
      </w:r>
      <w:r>
        <w:rPr>
          <w:lang w:val="en-US"/>
        </w:rPr>
        <w:t xml:space="preserve">X-ray radiation from the anode in different directions. By providing a small window at different angle in the tube, a collimated beam of X-ray photons is obtained </w:t>
      </w:r>
      <w:sdt>
        <w:sdtPr>
          <w:rPr>
            <w:lang w:val="en-US"/>
          </w:rPr>
          <w:id w:val="-411931482"/>
          <w:citation/>
        </w:sdtPr>
        <w:sdtContent>
          <w:r>
            <w:rPr>
              <w:lang w:val="en-US"/>
            </w:rPr>
            <w:fldChar w:fldCharType="begin"/>
          </w:r>
          <w:r>
            <w:rPr>
              <w:lang w:val="en-US"/>
            </w:rPr>
            <w:instrText xml:space="preserve"> CITATION XrayVoltage \l 1033 </w:instrText>
          </w:r>
          <w:r>
            <w:rPr>
              <w:lang w:val="en-US"/>
            </w:rPr>
            <w:fldChar w:fldCharType="separate"/>
          </w:r>
          <w:r w:rsidR="00D33BFA">
            <w:rPr>
              <w:noProof/>
              <w:lang w:val="en-US"/>
            </w:rPr>
            <w:t>(al. S. P., 2020)</w:t>
          </w:r>
          <w:r>
            <w:rPr>
              <w:lang w:val="en-US"/>
            </w:rPr>
            <w:fldChar w:fldCharType="end"/>
          </w:r>
        </w:sdtContent>
      </w:sdt>
      <w:r>
        <w:rPr>
          <w:lang w:val="en-US"/>
        </w:rPr>
        <w:t xml:space="preserve">, </w:t>
      </w:r>
      <w:sdt>
        <w:sdtPr>
          <w:rPr>
            <w:lang w:val="en-US"/>
          </w:rPr>
          <w:id w:val="-1438365750"/>
          <w:citation/>
        </w:sdtPr>
        <w:sdtContent>
          <w:r>
            <w:rPr>
              <w:lang w:val="en-US"/>
            </w:rPr>
            <w:fldChar w:fldCharType="begin"/>
          </w:r>
          <w:r>
            <w:rPr>
              <w:lang w:val="en-US"/>
            </w:rPr>
            <w:instrText xml:space="preserve"> CITATION Xra \l 1033 </w:instrText>
          </w:r>
          <w:r>
            <w:rPr>
              <w:lang w:val="en-US"/>
            </w:rPr>
            <w:fldChar w:fldCharType="separate"/>
          </w:r>
          <w:r w:rsidR="00D33BFA">
            <w:rPr>
              <w:noProof/>
              <w:lang w:val="en-US"/>
            </w:rPr>
            <w:t>(X-ray Production, Tubes, and Generators, n.d.)</w:t>
          </w:r>
          <w:r>
            <w:rPr>
              <w:lang w:val="en-US"/>
            </w:rPr>
            <w:fldChar w:fldCharType="end"/>
          </w:r>
        </w:sdtContent>
      </w:sdt>
      <w:r>
        <w:rPr>
          <w:lang w:val="en-US"/>
        </w:rPr>
        <w:t>.</w:t>
      </w:r>
    </w:p>
    <w:p w14:paraId="760120F8" w14:textId="77777777" w:rsidR="00C90727" w:rsidRDefault="00C90727" w:rsidP="00C90727">
      <w:pPr>
        <w:rPr>
          <w:lang w:val="en-US"/>
        </w:rPr>
      </w:pPr>
      <w:r>
        <w:rPr>
          <w:lang w:val="en-US"/>
        </w:rPr>
        <w:t>The operational characteristics of an X-ray tube include mainly the voltage and the current between the cathode and the anode. The first one allows us to control kinetic energy of the electrons and thus, the energy of generated X-ray photons. The latter is used to operate the number of electrons impinging on the anode and to vary the number of generated photons. Therefore, controlling both these values allows us to establish the desired intensity of X-rays.</w:t>
      </w:r>
    </w:p>
    <w:p w14:paraId="245AAFC6" w14:textId="77777777" w:rsidR="00C90727" w:rsidRDefault="00C90727" w:rsidP="00C90727">
      <w:pPr>
        <w:rPr>
          <w:lang w:val="en-US"/>
        </w:rPr>
      </w:pPr>
      <w:r>
        <w:rPr>
          <w:lang w:val="en-US"/>
        </w:rPr>
        <w:t xml:space="preserve">Main factors that affect X-ray production efficiency include the kinetic energy of the incident electrons and the atomic number </w:t>
      </w:r>
      <w:r>
        <w:rPr>
          <w:i/>
          <w:iCs/>
          <w:lang w:val="en-US"/>
        </w:rPr>
        <w:t>Z</w:t>
      </w:r>
      <w:r>
        <w:rPr>
          <w:lang w:val="en-US"/>
        </w:rPr>
        <w:t xml:space="preserve"> of the anode (target material). The approximate ratio of radiative energy loss (bremsstrahlung X-rays) to collisional energy loss (excitation of atoms) is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90727" w:rsidRPr="003D3FDA" w14:paraId="25621133" w14:textId="77777777" w:rsidTr="008B1AE2">
        <w:tc>
          <w:tcPr>
            <w:tcW w:w="8642" w:type="dxa"/>
          </w:tcPr>
          <w:p w14:paraId="46160523" w14:textId="77777777" w:rsidR="00C90727" w:rsidRPr="003D3FDA" w:rsidRDefault="00000000" w:rsidP="008B1AE2">
            <w:pPr>
              <w:pStyle w:val="Caption"/>
              <w:ind w:firstLine="0"/>
            </w:pPr>
            <m:oMathPara>
              <m:oMath>
                <m:f>
                  <m:fPr>
                    <m:ctrlPr>
                      <w:rPr>
                        <w:rFonts w:ascii="Cambria Math" w:hAnsi="Cambria Math"/>
                        <w:i/>
                      </w:rPr>
                    </m:ctrlPr>
                  </m:fPr>
                  <m:num>
                    <m:r>
                      <w:rPr>
                        <w:rFonts w:ascii="Cambria Math" w:hAnsi="Cambria Math"/>
                      </w:rPr>
                      <m:t>Radiative energy loss</m:t>
                    </m:r>
                  </m:num>
                  <m:den>
                    <m:r>
                      <w:rPr>
                        <w:rFonts w:ascii="Cambria Math" w:hAnsi="Cambria Math"/>
                      </w:rPr>
                      <m:t>Collisional energy loss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Z</m:t>
                    </m:r>
                  </m:num>
                  <m:den>
                    <m:r>
                      <w:rPr>
                        <w:rFonts w:ascii="Cambria Math" w:hAnsi="Cambria Math"/>
                      </w:rPr>
                      <m:t>820,0</m:t>
                    </m:r>
                  </m:den>
                </m:f>
                <m:r>
                  <w:rPr>
                    <w:rFonts w:ascii="Cambria Math" w:hAnsi="Cambria Math"/>
                  </w:rPr>
                  <m:t xml:space="preserve">, </m:t>
                </m:r>
                <m:r>
                  <m:rPr>
                    <m:sty m:val="p"/>
                  </m:rPr>
                  <w:rPr>
                    <w:rFonts w:ascii="Cambria Math" w:hAnsi="Cambria Math"/>
                  </w:rPr>
                  <m:t>for</m:t>
                </m:r>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≤150 </m:t>
                </m:r>
                <m:r>
                  <m:rPr>
                    <m:sty m:val="p"/>
                  </m:rPr>
                  <w:rPr>
                    <w:rFonts w:ascii="Cambria Math" w:hAnsi="Cambria Math"/>
                  </w:rPr>
                  <m:t>keV</m:t>
                </m:r>
                <m:r>
                  <w:rPr>
                    <w:rFonts w:ascii="Cambria Math" w:hAnsi="Cambria Math"/>
                  </w:rPr>
                  <m:t xml:space="preserve"> </m:t>
                </m:r>
              </m:oMath>
            </m:oMathPara>
          </w:p>
        </w:tc>
        <w:tc>
          <w:tcPr>
            <w:tcW w:w="986" w:type="dxa"/>
          </w:tcPr>
          <w:p w14:paraId="55CFF11F" w14:textId="77777777" w:rsidR="00C90727" w:rsidRPr="003D3FDA" w:rsidRDefault="00C90727" w:rsidP="008B1AE2">
            <w:pPr>
              <w:pStyle w:val="Caption"/>
              <w:ind w:firstLine="0"/>
            </w:pPr>
            <w:r w:rsidRPr="003D3FDA">
              <w:fldChar w:fldCharType="begin"/>
            </w:r>
            <w:r w:rsidRPr="003D3FDA">
              <w:instrText xml:space="preserve"> STYLEREF 1 \s </w:instrText>
            </w:r>
            <w:r w:rsidRPr="003D3FDA">
              <w:fldChar w:fldCharType="separate"/>
            </w:r>
            <w:r>
              <w:rPr>
                <w:noProof/>
              </w:rPr>
              <w:t>1</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w:t>
            </w:r>
            <w:r w:rsidRPr="003D3FDA">
              <w:fldChar w:fldCharType="end"/>
            </w:r>
          </w:p>
        </w:tc>
      </w:tr>
    </w:tbl>
    <w:p w14:paraId="3E3A8A53" w14:textId="70C6D2CD" w:rsidR="00C90727" w:rsidRPr="002A1B55" w:rsidRDefault="00C90727" w:rsidP="00C90727">
      <w:pPr>
        <w:ind w:firstLine="0"/>
        <w:rPr>
          <w:lang w:val="en-US"/>
        </w:rPr>
      </w:pPr>
      <w:r>
        <w:rPr>
          <w:lang w:val="en-US"/>
        </w:rPr>
        <w:t xml:space="preserve">where </w:t>
      </w:r>
      <w:r>
        <w:rPr>
          <w:i/>
          <w:iCs/>
          <w:lang w:val="en-US"/>
        </w:rPr>
        <w:t>E</w:t>
      </w:r>
      <w:r>
        <w:rPr>
          <w:i/>
          <w:iCs/>
          <w:vertAlign w:val="subscript"/>
          <w:lang w:val="en-US"/>
        </w:rPr>
        <w:t>k</w:t>
      </w:r>
      <w:r>
        <w:rPr>
          <w:i/>
          <w:iCs/>
          <w:lang w:val="en-US"/>
        </w:rPr>
        <w:t xml:space="preserve"> </w:t>
      </w:r>
      <w:r>
        <w:rPr>
          <w:lang w:val="en-US"/>
        </w:rPr>
        <w:t xml:space="preserve">is the kinetic energy of incident electrons </w:t>
      </w:r>
      <w:sdt>
        <w:sdtPr>
          <w:rPr>
            <w:lang w:val="en-US"/>
          </w:rPr>
          <w:id w:val="-1278252576"/>
          <w:citation/>
        </w:sdtPr>
        <w:sdtContent>
          <w:r>
            <w:rPr>
              <w:lang w:val="en-US"/>
            </w:rPr>
            <w:fldChar w:fldCharType="begin"/>
          </w:r>
          <w:r>
            <w:rPr>
              <w:lang w:val="en-US"/>
            </w:rPr>
            <w:instrText xml:space="preserve"> CITATION Xra \l 1033 </w:instrText>
          </w:r>
          <w:r>
            <w:rPr>
              <w:lang w:val="en-US"/>
            </w:rPr>
            <w:fldChar w:fldCharType="separate"/>
          </w:r>
          <w:r w:rsidR="00D33BFA">
            <w:rPr>
              <w:noProof/>
              <w:lang w:val="en-US"/>
            </w:rPr>
            <w:t>(X-ray Production, Tubes, and Generators, n.d.)</w:t>
          </w:r>
          <w:r>
            <w:rPr>
              <w:lang w:val="en-US"/>
            </w:rPr>
            <w:fldChar w:fldCharType="end"/>
          </w:r>
        </w:sdtContent>
      </w:sdt>
      <w:r>
        <w:rPr>
          <w:lang w:val="en-US"/>
        </w:rPr>
        <w:t>. Most X-ray tube anodes are made of tungsten, due to its high atomic number (</w:t>
      </w:r>
      <w:r>
        <w:rPr>
          <w:i/>
          <w:iCs/>
          <w:lang w:val="en-US"/>
        </w:rPr>
        <w:t>Z</w:t>
      </w:r>
      <w:r>
        <w:rPr>
          <w:lang w:val="en-US"/>
        </w:rPr>
        <w:t xml:space="preserve"> = 74) and exceptionally high melting point of </w:t>
      </w:r>
      <w:r w:rsidR="002A1B55">
        <w:rPr>
          <w:lang w:val="en-US"/>
        </w:rPr>
        <w:t>3422</w:t>
      </w:r>
      <w:r>
        <w:rPr>
          <w:lang w:val="en-US"/>
        </w:rPr>
        <w:t xml:space="preserve"> </w:t>
      </w:r>
      <w:r w:rsidR="002A1B55">
        <w:rPr>
          <w:rFonts w:cs="Times New Roman"/>
          <w:lang w:val="en-US"/>
        </w:rPr>
        <w:t xml:space="preserve">℃ </w:t>
      </w:r>
      <w:sdt>
        <w:sdtPr>
          <w:rPr>
            <w:rFonts w:cs="Times New Roman"/>
            <w:lang w:val="en-US"/>
          </w:rPr>
          <w:id w:val="780771132"/>
          <w:citation/>
        </w:sdtPr>
        <w:sdtContent>
          <w:r w:rsidR="002A1B55">
            <w:rPr>
              <w:rFonts w:cs="Times New Roman"/>
              <w:lang w:val="en-US"/>
            </w:rPr>
            <w:fldChar w:fldCharType="begin"/>
          </w:r>
          <w:r w:rsidR="002A1B55">
            <w:rPr>
              <w:rFonts w:cs="Times New Roman"/>
              <w:lang w:val="en-US"/>
            </w:rPr>
            <w:instrText xml:space="preserve"> CITATION WOL24 \l 1033 </w:instrText>
          </w:r>
          <w:r w:rsidR="002A1B55">
            <w:rPr>
              <w:rFonts w:cs="Times New Roman"/>
              <w:lang w:val="en-US"/>
            </w:rPr>
            <w:fldChar w:fldCharType="separate"/>
          </w:r>
          <w:r w:rsidR="00D33BFA" w:rsidRPr="00D33BFA">
            <w:rPr>
              <w:rFonts w:cs="Times New Roman"/>
              <w:noProof/>
              <w:lang w:val="en-US"/>
            </w:rPr>
            <w:t>(WOLFMET, 2024)</w:t>
          </w:r>
          <w:r w:rsidR="002A1B55">
            <w:rPr>
              <w:rFonts w:cs="Times New Roman"/>
              <w:lang w:val="en-US"/>
            </w:rPr>
            <w:fldChar w:fldCharType="end"/>
          </w:r>
        </w:sdtContent>
      </w:sdt>
      <w:r w:rsidR="002A1B55">
        <w:rPr>
          <w:rFonts w:cs="Times New Roman"/>
          <w:lang w:val="en-US"/>
        </w:rPr>
        <w:t xml:space="preserve"> with a correspondingly low rate of evaporation. In mammography, molybdenum (</w:t>
      </w:r>
      <w:r w:rsidR="002A1B55">
        <w:rPr>
          <w:rFonts w:cs="Times New Roman"/>
          <w:i/>
          <w:iCs/>
          <w:lang w:val="en-US"/>
        </w:rPr>
        <w:t>Z</w:t>
      </w:r>
      <w:r w:rsidR="002A1B55">
        <w:rPr>
          <w:rFonts w:cs="Times New Roman"/>
          <w:lang w:val="en-US"/>
        </w:rPr>
        <w:t xml:space="preserve"> = 42) and rhodium (</w:t>
      </w:r>
      <w:r w:rsidR="002A1B55">
        <w:rPr>
          <w:rFonts w:cs="Times New Roman"/>
          <w:i/>
          <w:iCs/>
          <w:lang w:val="en-US"/>
        </w:rPr>
        <w:t>Z</w:t>
      </w:r>
      <w:r w:rsidR="002A1B55">
        <w:rPr>
          <w:rFonts w:cs="Times New Roman"/>
          <w:lang w:val="en-US"/>
        </w:rPr>
        <w:t>=45</w:t>
      </w:r>
      <w:r w:rsidR="0045536E">
        <w:rPr>
          <w:rFonts w:cs="Times New Roman"/>
          <w:lang w:val="en-US"/>
        </w:rPr>
        <w:t>)</w:t>
      </w:r>
      <w:r w:rsidR="002A1B55">
        <w:rPr>
          <w:rFonts w:cs="Times New Roman"/>
          <w:lang w:val="en-US"/>
        </w:rPr>
        <w:t xml:space="preserve"> are also used</w:t>
      </w:r>
      <w:r w:rsidR="0045536E">
        <w:rPr>
          <w:rFonts w:cs="Times New Roman"/>
          <w:lang w:val="en-US"/>
        </w:rPr>
        <w:t xml:space="preserve">. For instance, if we consider incident electrons with kinetic energy of </w:t>
      </w:r>
      <w:r w:rsidR="009B787F">
        <w:rPr>
          <w:rFonts w:cs="Times New Roman"/>
          <w:lang w:val="en-US"/>
        </w:rPr>
        <w:t xml:space="preserve">100 keV impinging on a tungsten anode, the ratio of radiative to collisional losses will be ≈ 0.9%, meaning that more than 99% of the incident electron energy gets converted to heat. Consequently, the heat dissipation problem is a significant concern for employment of X-ray tubes </w:t>
      </w:r>
      <w:sdt>
        <w:sdtPr>
          <w:rPr>
            <w:rFonts w:cs="Times New Roman"/>
            <w:lang w:val="en-US"/>
          </w:rPr>
          <w:id w:val="-670410806"/>
          <w:citation/>
        </w:sdtPr>
        <w:sdtContent>
          <w:r w:rsidR="009B787F">
            <w:rPr>
              <w:rFonts w:cs="Times New Roman"/>
              <w:lang w:val="en-US"/>
            </w:rPr>
            <w:fldChar w:fldCharType="begin"/>
          </w:r>
          <w:r w:rsidR="009B787F">
            <w:rPr>
              <w:rFonts w:cs="Times New Roman"/>
              <w:lang w:val="en-US"/>
            </w:rPr>
            <w:instrText xml:space="preserve"> CITATION Xra \l 1033 </w:instrText>
          </w:r>
          <w:r w:rsidR="009B787F">
            <w:rPr>
              <w:rFonts w:cs="Times New Roman"/>
              <w:lang w:val="en-US"/>
            </w:rPr>
            <w:fldChar w:fldCharType="separate"/>
          </w:r>
          <w:r w:rsidR="00D33BFA" w:rsidRPr="00D33BFA">
            <w:rPr>
              <w:rFonts w:cs="Times New Roman"/>
              <w:noProof/>
              <w:lang w:val="en-US"/>
            </w:rPr>
            <w:t>(X-ray Production, Tubes, and Generators, n.d.)</w:t>
          </w:r>
          <w:r w:rsidR="009B787F">
            <w:rPr>
              <w:rFonts w:cs="Times New Roman"/>
              <w:lang w:val="en-US"/>
            </w:rPr>
            <w:fldChar w:fldCharType="end"/>
          </w:r>
        </w:sdtContent>
      </w:sdt>
      <w:r w:rsidR="009B787F">
        <w:rPr>
          <w:rFonts w:cs="Times New Roman"/>
          <w:lang w:val="en-US"/>
        </w:rPr>
        <w:t xml:space="preserve">, </w:t>
      </w:r>
      <w:sdt>
        <w:sdtPr>
          <w:rPr>
            <w:rFonts w:cs="Times New Roman"/>
            <w:lang w:val="en-US"/>
          </w:rPr>
          <w:id w:val="-1503277086"/>
          <w:citation/>
        </w:sdtPr>
        <w:sdtContent>
          <w:r w:rsidR="009B787F">
            <w:rPr>
              <w:rFonts w:cs="Times New Roman"/>
              <w:lang w:val="en-US"/>
            </w:rPr>
            <w:fldChar w:fldCharType="begin"/>
          </w:r>
          <w:r w:rsidR="009B787F">
            <w:rPr>
              <w:rFonts w:cs="Times New Roman"/>
              <w:lang w:val="en-US"/>
            </w:rPr>
            <w:instrText xml:space="preserve"> CITATION Oxf24 \l 1033 </w:instrText>
          </w:r>
          <w:r w:rsidR="009B787F">
            <w:rPr>
              <w:rFonts w:cs="Times New Roman"/>
              <w:lang w:val="en-US"/>
            </w:rPr>
            <w:fldChar w:fldCharType="separate"/>
          </w:r>
          <w:r w:rsidR="00D33BFA" w:rsidRPr="00D33BFA">
            <w:rPr>
              <w:rFonts w:cs="Times New Roman"/>
              <w:noProof/>
              <w:lang w:val="en-US"/>
            </w:rPr>
            <w:t>(Technologies, 2024)</w:t>
          </w:r>
          <w:r w:rsidR="009B787F">
            <w:rPr>
              <w:rFonts w:cs="Times New Roman"/>
              <w:lang w:val="en-US"/>
            </w:rPr>
            <w:fldChar w:fldCharType="end"/>
          </w:r>
        </w:sdtContent>
      </w:sdt>
      <w:r w:rsidR="009B787F">
        <w:rPr>
          <w:rFonts w:cs="Times New Roman"/>
          <w:lang w:val="en-US"/>
        </w:rPr>
        <w:t>.</w:t>
      </w:r>
    </w:p>
    <w:p w14:paraId="22A09737" w14:textId="052A2738" w:rsidR="00E636CF" w:rsidRDefault="00E636CF" w:rsidP="00E636CF">
      <w:pPr>
        <w:pStyle w:val="Caption"/>
        <w:rPr>
          <w:color w:val="FF0000"/>
        </w:rPr>
      </w:pPr>
      <w:r>
        <w:rPr>
          <w:noProof/>
          <w:color w:val="FF0000"/>
        </w:rPr>
        <w:drawing>
          <wp:anchor distT="0" distB="0" distL="114300" distR="114300" simplePos="0" relativeHeight="251658240" behindDoc="0" locked="0" layoutInCell="1" allowOverlap="1" wp14:anchorId="20BE53A3" wp14:editId="24BA0E4A">
            <wp:simplePos x="0" y="0"/>
            <wp:positionH relativeFrom="margin">
              <wp:align>left</wp:align>
            </wp:positionH>
            <wp:positionV relativeFrom="paragraph">
              <wp:posOffset>0</wp:posOffset>
            </wp:positionV>
            <wp:extent cx="3370580" cy="2598420"/>
            <wp:effectExtent l="0" t="0" r="1270" b="0"/>
            <wp:wrapSquare wrapText="bothSides"/>
            <wp:docPr id="621732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0580"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rsidR="00305105">
        <w:fldChar w:fldCharType="begin"/>
      </w:r>
      <w:r w:rsidR="00305105">
        <w:instrText xml:space="preserve"> STYLEREF 1 \s </w:instrText>
      </w:r>
      <w:r w:rsidR="00305105">
        <w:fldChar w:fldCharType="separate"/>
      </w:r>
      <w:r w:rsidR="00305105">
        <w:rPr>
          <w:noProof/>
        </w:rPr>
        <w:t>1</w:t>
      </w:r>
      <w:r w:rsidR="00305105">
        <w:fldChar w:fldCharType="end"/>
      </w:r>
      <w:r w:rsidR="00305105">
        <w:t>.</w:t>
      </w:r>
      <w:r w:rsidR="00305105">
        <w:fldChar w:fldCharType="begin"/>
      </w:r>
      <w:r w:rsidR="00305105">
        <w:instrText xml:space="preserve"> SEQ Figure \* ARABIC \s 1 </w:instrText>
      </w:r>
      <w:r w:rsidR="00305105">
        <w:fldChar w:fldCharType="separate"/>
      </w:r>
      <w:r w:rsidR="00305105">
        <w:rPr>
          <w:noProof/>
        </w:rPr>
        <w:t>4</w:t>
      </w:r>
      <w:r w:rsidR="00305105">
        <w:fldChar w:fldCharType="end"/>
      </w:r>
      <w:r>
        <w:t xml:space="preserve"> Mechanisms of formation of bremsstrahlung radiation and characteristic X-rays. </w:t>
      </w:r>
      <w:r w:rsidR="00FB07A6">
        <w:t xml:space="preserve">Events 1, 3 and 3 </w:t>
      </w:r>
      <w:r w:rsidR="003E1FA2">
        <w:t xml:space="preserve">demonstrate the interaction of incident electrons in vicinity of the target nucleus producing bremsstrahlung X-rays by the deceleration and deflection of the electrons through Coulomb interaction. Event 4 depicts emission of characteristic X-rays by ejecting of an orbital electron from the K-shell. An unstable vacancy is formed and an outer shell electron occupies the vacancy emitting energy in the form of a characteristic X-ray photon </w:t>
      </w:r>
      <w:sdt>
        <w:sdtPr>
          <w:id w:val="290331061"/>
          <w:citation/>
        </w:sdtPr>
        <w:sdtContent>
          <w:r w:rsidR="003E1FA2">
            <w:fldChar w:fldCharType="begin"/>
          </w:r>
          <w:r w:rsidR="003E1FA2">
            <w:instrText xml:space="preserve"> CITATION JAn04 \l 1033 </w:instrText>
          </w:r>
          <w:r w:rsidR="003E1FA2">
            <w:fldChar w:fldCharType="separate"/>
          </w:r>
          <w:r w:rsidR="00D33BFA">
            <w:rPr>
              <w:noProof/>
            </w:rPr>
            <w:t>(Seibert, 204)</w:t>
          </w:r>
          <w:r w:rsidR="003E1FA2">
            <w:fldChar w:fldCharType="end"/>
          </w:r>
        </w:sdtContent>
      </w:sdt>
      <w:r w:rsidR="003E1FA2">
        <w:t>.</w:t>
      </w:r>
    </w:p>
    <w:p w14:paraId="30BDC920" w14:textId="77777777" w:rsidR="00E636CF" w:rsidRDefault="00E636CF" w:rsidP="00936F94">
      <w:pPr>
        <w:ind w:firstLine="0"/>
        <w:rPr>
          <w:color w:val="FF0000"/>
          <w:lang w:val="en-US"/>
        </w:rPr>
      </w:pPr>
    </w:p>
    <w:p w14:paraId="66D95FDA" w14:textId="1C726340" w:rsidR="00C90727" w:rsidRPr="00E60DFF" w:rsidRDefault="00C90727" w:rsidP="00C90727">
      <w:pPr>
        <w:rPr>
          <w:lang w:val="en-US"/>
        </w:rPr>
      </w:pPr>
      <w:r w:rsidRPr="00E60DFF">
        <w:rPr>
          <w:lang w:val="en-US"/>
        </w:rPr>
        <w:t xml:space="preserve">The X-ray spectrum </w:t>
      </w:r>
      <w:r w:rsidR="001148A2" w:rsidRPr="00E60DFF">
        <w:rPr>
          <w:lang w:val="en-US"/>
        </w:rPr>
        <w:t xml:space="preserve">(Fig.5) </w:t>
      </w:r>
      <w:r w:rsidR="00936F94" w:rsidRPr="00E60DFF">
        <w:rPr>
          <w:lang w:val="en-US"/>
        </w:rPr>
        <w:t>output</w:t>
      </w:r>
      <w:r w:rsidRPr="00E60DFF">
        <w:rPr>
          <w:lang w:val="en-US"/>
        </w:rPr>
        <w:t xml:space="preserve"> by an X-ray tube consists of</w:t>
      </w:r>
      <w:r w:rsidR="00936F94" w:rsidRPr="00E60DFF">
        <w:rPr>
          <w:lang w:val="en-US"/>
        </w:rPr>
        <w:t xml:space="preserve"> discrete</w:t>
      </w:r>
      <w:r w:rsidRPr="00E60DFF">
        <w:rPr>
          <w:lang w:val="en-US"/>
        </w:rPr>
        <w:t xml:space="preserve"> </w:t>
      </w:r>
      <w:r w:rsidR="00936F94" w:rsidRPr="00E60DFF">
        <w:rPr>
          <w:lang w:val="en-US"/>
        </w:rPr>
        <w:t xml:space="preserve">characteristic X-rays and </w:t>
      </w:r>
      <w:r w:rsidRPr="00E60DFF">
        <w:rPr>
          <w:lang w:val="en-US"/>
        </w:rPr>
        <w:t xml:space="preserve">continuous bremsstrahlung radiation spectrum </w:t>
      </w:r>
      <w:r w:rsidR="00936F94" w:rsidRPr="00E60DFF">
        <w:rPr>
          <w:lang w:val="en-US"/>
        </w:rPr>
        <w:t xml:space="preserve">with the maximum X-ray energy determined by the potential difference between electrodes. The closer the incident electrons travel to the absorber nucleus, the more intense will be their interaction and the higher will be the emitted photon energy. </w:t>
      </w:r>
      <w:r w:rsidR="00C12DEB" w:rsidRPr="00E60DFF">
        <w:rPr>
          <w:lang w:val="en-US"/>
        </w:rPr>
        <w:t xml:space="preserve">However, </w:t>
      </w:r>
      <w:r w:rsidR="00936F94" w:rsidRPr="00E60DFF">
        <w:rPr>
          <w:lang w:val="en-US"/>
        </w:rPr>
        <w:t>probability of close interaction with the nucleus decreases, thus, decreasing the number of high-energy photons. Therefore, a</w:t>
      </w:r>
      <w:r w:rsidR="00C12DEB" w:rsidRPr="00E60DFF">
        <w:rPr>
          <w:lang w:val="en-US"/>
        </w:rPr>
        <w:t xml:space="preserve">n unfiltered </w:t>
      </w:r>
      <w:r w:rsidR="00936F94" w:rsidRPr="00E60DFF">
        <w:rPr>
          <w:lang w:val="en-US"/>
        </w:rPr>
        <w:t>bremsstrahlung radiation energy spectrum</w:t>
      </w:r>
      <w:r w:rsidR="00C12DEB" w:rsidRPr="00E60DFF">
        <w:rPr>
          <w:lang w:val="en-US"/>
        </w:rPr>
        <w:t xml:space="preserve"> is formed the minimum rate at the highest energy and its linear increase with decreasing energy. At the same time low-energy photons are easily attenuated from the beam exiting the X-ray tube window (by Al filters, for example). The measured </w:t>
      </w:r>
      <w:r w:rsidR="00946E76" w:rsidRPr="00E60DFF">
        <w:rPr>
          <w:lang w:val="en-US"/>
        </w:rPr>
        <w:t xml:space="preserve">bremsstrahlung spectrum will have its peak at intermediate energy decreasing to zero at low X-ray energy </w:t>
      </w:r>
      <w:sdt>
        <w:sdtPr>
          <w:rPr>
            <w:lang w:val="en-US"/>
          </w:rPr>
          <w:id w:val="-986782839"/>
          <w:citation/>
        </w:sdtPr>
        <w:sdtContent>
          <w:r w:rsidR="00946E76" w:rsidRPr="00E60DFF">
            <w:rPr>
              <w:lang w:val="en-US"/>
            </w:rPr>
            <w:fldChar w:fldCharType="begin"/>
          </w:r>
          <w:r w:rsidR="00946E76" w:rsidRPr="00E60DFF">
            <w:rPr>
              <w:lang w:val="en-US"/>
            </w:rPr>
            <w:instrText xml:space="preserve"> CITATION JAn04 \l 1033 </w:instrText>
          </w:r>
          <w:r w:rsidR="00946E76" w:rsidRPr="00E60DFF">
            <w:rPr>
              <w:lang w:val="en-US"/>
            </w:rPr>
            <w:fldChar w:fldCharType="separate"/>
          </w:r>
          <w:r w:rsidR="00D33BFA">
            <w:rPr>
              <w:noProof/>
              <w:lang w:val="en-US"/>
            </w:rPr>
            <w:t>(Seibert, 204)</w:t>
          </w:r>
          <w:r w:rsidR="00946E76" w:rsidRPr="00E60DFF">
            <w:rPr>
              <w:lang w:val="en-US"/>
            </w:rPr>
            <w:fldChar w:fldCharType="end"/>
          </w:r>
        </w:sdtContent>
      </w:sdt>
      <w:r w:rsidR="00946E76" w:rsidRPr="00E60DFF">
        <w:rPr>
          <w:lang w:val="en-US"/>
        </w:rPr>
        <w:t>.</w:t>
      </w:r>
    </w:p>
    <w:p w14:paraId="058D87DE" w14:textId="77777777" w:rsidR="005D6D0F" w:rsidRDefault="005D6D0F" w:rsidP="005D6D0F">
      <w:pPr>
        <w:keepNext/>
      </w:pPr>
      <w:r>
        <w:rPr>
          <w:noProof/>
          <w:color w:val="FF0000"/>
          <w:lang w:val="en-US"/>
        </w:rPr>
        <w:drawing>
          <wp:inline distT="0" distB="0" distL="0" distR="0" wp14:anchorId="1E7A2B74" wp14:editId="50AE3D74">
            <wp:extent cx="3688080" cy="2202731"/>
            <wp:effectExtent l="0" t="0" r="7620" b="7620"/>
            <wp:docPr id="2124796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148" cy="2211133"/>
                    </a:xfrm>
                    <a:prstGeom prst="rect">
                      <a:avLst/>
                    </a:prstGeom>
                    <a:noFill/>
                    <a:ln>
                      <a:noFill/>
                    </a:ln>
                  </pic:spPr>
                </pic:pic>
              </a:graphicData>
            </a:graphic>
          </wp:inline>
        </w:drawing>
      </w:r>
    </w:p>
    <w:p w14:paraId="0864D97C" w14:textId="0025F076" w:rsidR="005D6D0F" w:rsidRDefault="005D6D0F" w:rsidP="005D6D0F">
      <w:pPr>
        <w:pStyle w:val="Caption"/>
        <w:rPr>
          <w:color w:val="FF0000"/>
        </w:rPr>
      </w:pPr>
      <w:r>
        <w:t xml:space="preserve">Figure </w:t>
      </w:r>
      <w:r w:rsidR="00305105">
        <w:fldChar w:fldCharType="begin"/>
      </w:r>
      <w:r w:rsidR="00305105">
        <w:instrText xml:space="preserve"> STYLEREF 1 \s </w:instrText>
      </w:r>
      <w:r w:rsidR="00305105">
        <w:fldChar w:fldCharType="separate"/>
      </w:r>
      <w:r w:rsidR="00305105">
        <w:rPr>
          <w:noProof/>
        </w:rPr>
        <w:t>1</w:t>
      </w:r>
      <w:r w:rsidR="00305105">
        <w:fldChar w:fldCharType="end"/>
      </w:r>
      <w:r w:rsidR="00305105">
        <w:t>.</w:t>
      </w:r>
      <w:r w:rsidR="00305105">
        <w:fldChar w:fldCharType="begin"/>
      </w:r>
      <w:r w:rsidR="00305105">
        <w:instrText xml:space="preserve"> SEQ Figure \* ARABIC \s 1 </w:instrText>
      </w:r>
      <w:r w:rsidR="00305105">
        <w:fldChar w:fldCharType="separate"/>
      </w:r>
      <w:r w:rsidR="00305105">
        <w:rPr>
          <w:noProof/>
        </w:rPr>
        <w:t>5</w:t>
      </w:r>
      <w:r w:rsidR="00305105">
        <w:fldChar w:fldCharType="end"/>
      </w:r>
      <w:r>
        <w:t xml:space="preserve"> Bremsstrahlung and characteristic X-ray energy spectrum for a tungsten anode with the X-ray tube operating at 80, 100, 120 and 140 kV at equal tube current</w:t>
      </w:r>
      <w:sdt>
        <w:sdtPr>
          <w:id w:val="35944184"/>
          <w:citation/>
        </w:sdtPr>
        <w:sdtContent>
          <w:r>
            <w:fldChar w:fldCharType="begin"/>
          </w:r>
          <w:r>
            <w:instrText xml:space="preserve"> CITATION JAn04 \l 1033 </w:instrText>
          </w:r>
          <w:r>
            <w:fldChar w:fldCharType="separate"/>
          </w:r>
          <w:r w:rsidR="00D33BFA">
            <w:rPr>
              <w:noProof/>
            </w:rPr>
            <w:t xml:space="preserve"> (Seibert, 204)</w:t>
          </w:r>
          <w:r>
            <w:fldChar w:fldCharType="end"/>
          </w:r>
        </w:sdtContent>
      </w:sdt>
      <w:r>
        <w:t>.</w:t>
      </w:r>
    </w:p>
    <w:p w14:paraId="3278A030" w14:textId="1DD9F458" w:rsidR="00C90727" w:rsidRPr="00E60DFF" w:rsidRDefault="00946E76" w:rsidP="001148A2">
      <w:pPr>
        <w:rPr>
          <w:lang w:val="en-US"/>
        </w:rPr>
      </w:pPr>
      <w:r w:rsidRPr="00E60DFF">
        <w:rPr>
          <w:lang w:val="en-US"/>
        </w:rPr>
        <w:t xml:space="preserve">Discrete characteristic X-ray spectrum is created by the removal of orbital electrons from the target atoms through their interaction with incident electrons. Each electron shell (denoted by K, L, M etc.) have certain biding energies, which for tungsten are 69.5 keV, 11.5 keV and 2.5 keV for the K, L and M shells, respectively. </w:t>
      </w:r>
      <w:r w:rsidR="000D4803" w:rsidRPr="00E60DFF">
        <w:rPr>
          <w:lang w:val="en-US"/>
        </w:rPr>
        <w:t xml:space="preserve">If a highly energetic incident electron has its kinetic energy of at least 69.5 keV, it can potentially eject a K-shell electron leaving a vacancy in the K-shell. Since the atom becomes energetically unstable, another electron for outer shells (L, M, N etc.) will occupy the vacancy in the K-shell (Fig.1.4, event 4), emitting its energy in the form of an X-ray photon. The energy of the photon is defined as the difference in the binding energies of the K-shell and the outer shell. For example, an electron passing from the L-shell to the K-shell will emit a photon with the energy of 69.5-11.5 = 57.0 keV. Since each element has different electron binding energies, the emitted X-ray energies are characteristic of a specific anode element. These characteristic X-rays will create discrete energy spectrum, which </w:t>
      </w:r>
      <w:r w:rsidR="008B076C" w:rsidRPr="00E60DFF">
        <w:rPr>
          <w:lang w:val="en-US"/>
        </w:rPr>
        <w:t xml:space="preserve">shall be added to the continuous bremsstrahlung spectrum. It is worth noting that characteristic X-rays fully depend on the applied voltage, for example, the K-characteristic radiation from a tungsten anode will occur only of the X-ray tube is operated at voltage </w:t>
      </w:r>
      <w:r w:rsidR="00216073" w:rsidRPr="00E60DFF">
        <w:rPr>
          <w:lang w:val="en-US"/>
        </w:rPr>
        <w:t xml:space="preserve">of </w:t>
      </w:r>
      <w:r w:rsidR="00216073" w:rsidRPr="00E60DFF">
        <w:rPr>
          <w:rFonts w:cs="Times New Roman"/>
          <w:lang w:val="en-US"/>
        </w:rPr>
        <w:t>≥</w:t>
      </w:r>
      <w:r w:rsidR="00216073" w:rsidRPr="00E60DFF">
        <w:rPr>
          <w:lang w:val="en-US"/>
        </w:rPr>
        <w:t xml:space="preserve"> 69.5 kV. As the tube voltage is increased above the minimum value, characteristic X-ray production will also increase its fraction in the X-ray spectrum </w:t>
      </w:r>
      <w:sdt>
        <w:sdtPr>
          <w:rPr>
            <w:lang w:val="en-US"/>
          </w:rPr>
          <w:id w:val="-411008294"/>
          <w:citation/>
        </w:sdtPr>
        <w:sdtContent>
          <w:r w:rsidR="00216073" w:rsidRPr="00E60DFF">
            <w:rPr>
              <w:lang w:val="en-US"/>
            </w:rPr>
            <w:fldChar w:fldCharType="begin"/>
          </w:r>
          <w:r w:rsidR="00216073" w:rsidRPr="00E60DFF">
            <w:rPr>
              <w:lang w:val="en-US"/>
            </w:rPr>
            <w:instrText xml:space="preserve"> CITATION JAn04 \l 1033 </w:instrText>
          </w:r>
          <w:r w:rsidR="00216073" w:rsidRPr="00E60DFF">
            <w:rPr>
              <w:lang w:val="en-US"/>
            </w:rPr>
            <w:fldChar w:fldCharType="separate"/>
          </w:r>
          <w:r w:rsidR="00D33BFA">
            <w:rPr>
              <w:noProof/>
              <w:lang w:val="en-US"/>
            </w:rPr>
            <w:t>(Seibert, 204)</w:t>
          </w:r>
          <w:r w:rsidR="00216073" w:rsidRPr="00E60DFF">
            <w:rPr>
              <w:lang w:val="en-US"/>
            </w:rPr>
            <w:fldChar w:fldCharType="end"/>
          </w:r>
        </w:sdtContent>
      </w:sdt>
      <w:r w:rsidR="00216073" w:rsidRPr="00E60DFF">
        <w:rPr>
          <w:lang w:val="en-US"/>
        </w:rPr>
        <w:t>.</w:t>
      </w:r>
    </w:p>
    <w:p w14:paraId="2CE65E81" w14:textId="21A57DA3" w:rsidR="00A2361C" w:rsidRPr="00D54949" w:rsidRDefault="007D79B6" w:rsidP="0053705F">
      <w:pPr>
        <w:pStyle w:val="Heading2"/>
        <w:rPr>
          <w:color w:val="00B050"/>
        </w:rPr>
      </w:pPr>
      <w:bookmarkStart w:id="15" w:name="_Toc159207556"/>
      <w:r>
        <w:t>Inorganic semiconducting materials for X-ray detection</w:t>
      </w:r>
      <w:bookmarkEnd w:id="15"/>
    </w:p>
    <w:p w14:paraId="7C9F33DB" w14:textId="618CCBDC" w:rsidR="00D54949" w:rsidRPr="00E60DFF" w:rsidRDefault="00D54949" w:rsidP="00D54949">
      <w:pPr>
        <w:rPr>
          <w:lang w:val="en-US"/>
        </w:rPr>
      </w:pPr>
      <w:r w:rsidRPr="00E60DFF">
        <w:rPr>
          <w:lang w:val="en-US"/>
        </w:rPr>
        <w:t>The whole multitude of X-ray detection devices might be unified by the principle of creation of charges (free electrons and ions) by passing of X-rays through a material. The most commonly used examples are gas ionization chambers, scintillation counters and semiconductor-based detectors. While the first two types have quite complex configuration, the semiconductor-based devices provide outstanding combination of compact size, high speed, spatial resolution and sensitivity</w:t>
      </w:r>
      <w:sdt>
        <w:sdtPr>
          <w:rPr>
            <w:lang w:val="en-US"/>
          </w:rPr>
          <w:id w:val="-458945895"/>
          <w:citation/>
        </w:sdtPr>
        <w:sdtContent>
          <w:r w:rsidRPr="00E60DFF">
            <w:rPr>
              <w:lang w:val="en-US"/>
            </w:rPr>
            <w:fldChar w:fldCharType="begin"/>
          </w:r>
          <w:r w:rsidRPr="00E60DFF">
            <w:rPr>
              <w:lang w:val="en-US"/>
            </w:rPr>
            <w:instrText xml:space="preserve"> CITATION Dav17 \l 1033 </w:instrText>
          </w:r>
          <w:r w:rsidRPr="00E60DFF">
            <w:rPr>
              <w:lang w:val="en-US"/>
            </w:rPr>
            <w:fldChar w:fldCharType="separate"/>
          </w:r>
          <w:r w:rsidR="00D33BFA">
            <w:rPr>
              <w:noProof/>
              <w:lang w:val="en-US"/>
            </w:rPr>
            <w:t xml:space="preserve"> (David Pennicard, 2017)</w:t>
          </w:r>
          <w:r w:rsidRPr="00E60DFF">
            <w:rPr>
              <w:lang w:val="en-US"/>
            </w:rPr>
            <w:fldChar w:fldCharType="end"/>
          </w:r>
        </w:sdtContent>
      </w:sdt>
      <w:r w:rsidRPr="00E60DFF">
        <w:rPr>
          <w:lang w:val="en-US"/>
        </w:rPr>
        <w:t>. The use of semiconductor materials as radiation detectors can result in a much larger number of carriers for a given incident radiation event that is possible for any other common detector type</w:t>
      </w:r>
      <w:sdt>
        <w:sdtPr>
          <w:rPr>
            <w:lang w:val="en-US"/>
          </w:rPr>
          <w:id w:val="-554232181"/>
          <w:citation/>
        </w:sdtPr>
        <w:sdtContent>
          <w:r w:rsidRPr="00E60DFF">
            <w:rPr>
              <w:lang w:val="en-US"/>
            </w:rPr>
            <w:fldChar w:fldCharType="begin"/>
          </w:r>
          <w:r w:rsidRPr="00E60DFF">
            <w:rPr>
              <w:lang w:val="en-US"/>
            </w:rPr>
            <w:instrText xml:space="preserve"> CITATION Gle10 \l 1033 </w:instrText>
          </w:r>
          <w:r w:rsidRPr="00E60DFF">
            <w:rPr>
              <w:lang w:val="en-US"/>
            </w:rPr>
            <w:fldChar w:fldCharType="separate"/>
          </w:r>
          <w:r w:rsidR="00D33BFA">
            <w:rPr>
              <w:noProof/>
              <w:lang w:val="en-US"/>
            </w:rPr>
            <w:t xml:space="preserve"> (Knoll, 2010)</w:t>
          </w:r>
          <w:r w:rsidRPr="00E60DFF">
            <w:rPr>
              <w:lang w:val="en-US"/>
            </w:rPr>
            <w:fldChar w:fldCharType="end"/>
          </w:r>
        </w:sdtContent>
      </w:sdt>
      <w:r w:rsidRPr="00E60DFF">
        <w:rPr>
          <w:lang w:val="en-US"/>
        </w:rPr>
        <w:t xml:space="preserve">. The fundamental information carriers are </w:t>
      </w:r>
      <w:r w:rsidRPr="00E60DFF">
        <w:rPr>
          <w:i/>
          <w:iCs/>
          <w:lang w:val="en-US"/>
        </w:rPr>
        <w:t xml:space="preserve">electron-hole </w:t>
      </w:r>
      <w:r w:rsidRPr="00E60DFF">
        <w:rPr>
          <w:lang w:val="en-US"/>
        </w:rPr>
        <w:t xml:space="preserve">pairs created by a charged particle or a photon (as primary radiation or its secondary products) in the detector. The motion of generated electrons and holes in an applied electric field generates the basic electrical signal </w:t>
      </w:r>
      <w:r w:rsidR="00173CF7" w:rsidRPr="00E60DFF">
        <w:rPr>
          <w:lang w:val="en-US"/>
        </w:rPr>
        <w:t xml:space="preserve">(also called photocurrent) </w:t>
      </w:r>
      <w:r w:rsidRPr="00E60DFF">
        <w:rPr>
          <w:lang w:val="en-US"/>
        </w:rPr>
        <w:t xml:space="preserve">from the semiconductor detector </w:t>
      </w:r>
      <w:sdt>
        <w:sdtPr>
          <w:rPr>
            <w:lang w:val="en-US"/>
          </w:rPr>
          <w:id w:val="1132289433"/>
          <w:citation/>
        </w:sdtPr>
        <w:sdtContent>
          <w:r w:rsidRPr="00E60DFF">
            <w:rPr>
              <w:lang w:val="en-US"/>
            </w:rPr>
            <w:fldChar w:fldCharType="begin"/>
          </w:r>
          <w:r w:rsidRPr="00E60DFF">
            <w:rPr>
              <w:lang w:val="en-US"/>
            </w:rPr>
            <w:instrText xml:space="preserve"> CITATION Gle10 \l 1033 </w:instrText>
          </w:r>
          <w:r w:rsidRPr="00E60DFF">
            <w:rPr>
              <w:lang w:val="en-US"/>
            </w:rPr>
            <w:fldChar w:fldCharType="separate"/>
          </w:r>
          <w:r w:rsidR="00D33BFA">
            <w:rPr>
              <w:noProof/>
              <w:lang w:val="en-US"/>
            </w:rPr>
            <w:t>(Knoll, 2010)</w:t>
          </w:r>
          <w:r w:rsidRPr="00E60DFF">
            <w:rPr>
              <w:lang w:val="en-US"/>
            </w:rPr>
            <w:fldChar w:fldCharType="end"/>
          </w:r>
        </w:sdtContent>
      </w:sdt>
      <w:r w:rsidRPr="00E60DFF">
        <w:rPr>
          <w:lang w:val="en-US"/>
        </w:rPr>
        <w:t>.</w:t>
      </w:r>
    </w:p>
    <w:p w14:paraId="4EAA76DF" w14:textId="2BD66AF3" w:rsidR="00D54949" w:rsidRPr="00E60DFF" w:rsidRDefault="00D54949" w:rsidP="00D54949">
      <w:pPr>
        <w:rPr>
          <w:lang w:val="en-US"/>
        </w:rPr>
      </w:pPr>
      <w:r w:rsidRPr="00E60DFF">
        <w:rPr>
          <w:lang w:val="en-US"/>
        </w:rPr>
        <w:t>Before discussing concrete solid-state X-ray detectors</w:t>
      </w:r>
      <w:r w:rsidR="00173CF7" w:rsidRPr="00E60DFF">
        <w:rPr>
          <w:lang w:val="en-US"/>
        </w:rPr>
        <w:t xml:space="preserve"> and their architectures</w:t>
      </w:r>
      <w:r w:rsidRPr="00E60DFF">
        <w:rPr>
          <w:lang w:val="en-US"/>
        </w:rPr>
        <w:t xml:space="preserve">, it is good practice to </w:t>
      </w:r>
      <w:r w:rsidR="00EC479D" w:rsidRPr="00E60DFF">
        <w:rPr>
          <w:lang w:val="en-US"/>
        </w:rPr>
        <w:t xml:space="preserve">classify the group of semiconductor-based detectors via </w:t>
      </w:r>
      <w:r w:rsidR="00EC479D" w:rsidRPr="00E60DFF">
        <w:rPr>
          <w:i/>
          <w:iCs/>
          <w:lang w:val="en-US"/>
        </w:rPr>
        <w:t>direct</w:t>
      </w:r>
      <w:r w:rsidR="00EC479D" w:rsidRPr="00E60DFF">
        <w:rPr>
          <w:lang w:val="en-US"/>
        </w:rPr>
        <w:t xml:space="preserve"> and </w:t>
      </w:r>
      <w:r w:rsidR="00EC479D" w:rsidRPr="00E60DFF">
        <w:rPr>
          <w:i/>
          <w:iCs/>
          <w:lang w:val="en-US"/>
        </w:rPr>
        <w:t>indirect</w:t>
      </w:r>
      <w:r w:rsidR="00EC479D" w:rsidRPr="00E60DFF">
        <w:rPr>
          <w:lang w:val="en-US"/>
        </w:rPr>
        <w:t xml:space="preserve"> detection mechanisms. In the indirect detection, the incident X-ray energy is converted into an electrical signal through a two-step process by using a scintillator material</w:t>
      </w:r>
      <w:r w:rsidR="00173CF7" w:rsidRPr="00E60DFF">
        <w:rPr>
          <w:lang w:val="en-US"/>
        </w:rPr>
        <w:t xml:space="preserve"> (commonly it is </w:t>
      </w:r>
      <w:proofErr w:type="spellStart"/>
      <w:r w:rsidR="00173CF7" w:rsidRPr="00E60DFF">
        <w:rPr>
          <w:lang w:val="en-US"/>
        </w:rPr>
        <w:t>CsI</w:t>
      </w:r>
      <w:proofErr w:type="spellEnd"/>
      <w:r w:rsidR="00173CF7" w:rsidRPr="00E60DFF">
        <w:rPr>
          <w:lang w:val="en-US"/>
        </w:rPr>
        <w:t xml:space="preserve"> or Gd</w:t>
      </w:r>
      <w:r w:rsidR="00173CF7" w:rsidRPr="00E60DFF">
        <w:rPr>
          <w:vertAlign w:val="subscript"/>
          <w:lang w:val="en-US"/>
        </w:rPr>
        <w:t>2</w:t>
      </w:r>
      <w:r w:rsidR="00173CF7" w:rsidRPr="00E60DFF">
        <w:rPr>
          <w:lang w:val="en-US"/>
        </w:rPr>
        <w:t>O</w:t>
      </w:r>
      <w:r w:rsidR="00173CF7" w:rsidRPr="00E60DFF">
        <w:rPr>
          <w:vertAlign w:val="subscript"/>
          <w:lang w:val="en-US"/>
        </w:rPr>
        <w:t>2</w:t>
      </w:r>
      <w:r w:rsidR="00173CF7" w:rsidRPr="00E60DFF">
        <w:rPr>
          <w:lang w:val="en-US"/>
        </w:rPr>
        <w:t xml:space="preserve">S </w:t>
      </w:r>
      <w:sdt>
        <w:sdtPr>
          <w:rPr>
            <w:lang w:val="en-US"/>
          </w:rPr>
          <w:id w:val="1629896807"/>
          <w:citation/>
        </w:sdtPr>
        <w:sdtContent>
          <w:r w:rsidR="00173CF7" w:rsidRPr="00E60DFF">
            <w:rPr>
              <w:lang w:val="en-US"/>
            </w:rPr>
            <w:fldChar w:fldCharType="begin"/>
          </w:r>
          <w:r w:rsidR="00173CF7" w:rsidRPr="00E60DFF">
            <w:rPr>
              <w:lang w:val="en-US"/>
            </w:rPr>
            <w:instrText xml:space="preserve"> CITATION ADa20 \l 1033 </w:instrText>
          </w:r>
          <w:r w:rsidR="00173CF7" w:rsidRPr="00E60DFF">
            <w:rPr>
              <w:lang w:val="en-US"/>
            </w:rPr>
            <w:fldChar w:fldCharType="separate"/>
          </w:r>
          <w:r w:rsidR="00D33BFA">
            <w:rPr>
              <w:noProof/>
              <w:lang w:val="en-US"/>
            </w:rPr>
            <w:t>(A. Datta, 2020)</w:t>
          </w:r>
          <w:r w:rsidR="00173CF7" w:rsidRPr="00E60DFF">
            <w:rPr>
              <w:lang w:val="en-US"/>
            </w:rPr>
            <w:fldChar w:fldCharType="end"/>
          </w:r>
        </w:sdtContent>
      </w:sdt>
      <w:r w:rsidR="00173CF7" w:rsidRPr="00E60DFF">
        <w:rPr>
          <w:lang w:val="en-US"/>
        </w:rPr>
        <w:t>)</w:t>
      </w:r>
      <w:r w:rsidR="00EC479D" w:rsidRPr="00E60DFF">
        <w:rPr>
          <w:lang w:val="en-US"/>
        </w:rPr>
        <w:t>. In the first step the X-ray radiation impinges on a scintillator, which converts the incident radiation into visible photons. In the second step, a photodiode converts the visible photons into an electrical signal.</w:t>
      </w:r>
      <w:r w:rsidR="00173CF7" w:rsidRPr="00E60DFF">
        <w:rPr>
          <w:lang w:val="en-US"/>
        </w:rPr>
        <w:t xml:space="preserve"> In the direct detection, the incoming radiation is converted into photocurrent directly in a semiconductor material. </w:t>
      </w:r>
      <w:r w:rsidR="00E82BE6" w:rsidRPr="00E60DFF">
        <w:rPr>
          <w:lang w:val="en-US"/>
        </w:rPr>
        <w:t>Since in our research a semiconductor active channel was used to directly</w:t>
      </w:r>
      <w:r w:rsidR="00B4351C" w:rsidRPr="00E60DFF">
        <w:rPr>
          <w:lang w:val="en-US"/>
        </w:rPr>
        <w:t xml:space="preserve"> generate</w:t>
      </w:r>
      <w:r w:rsidR="00E82BE6" w:rsidRPr="00E60DFF">
        <w:rPr>
          <w:lang w:val="en-US"/>
        </w:rPr>
        <w:t xml:space="preserve"> photocurrent, from now on </w:t>
      </w:r>
      <w:r w:rsidR="00173CF7" w:rsidRPr="00E60DFF">
        <w:rPr>
          <w:lang w:val="en-US"/>
        </w:rPr>
        <w:t xml:space="preserve">our discussion will </w:t>
      </w:r>
      <w:r w:rsidR="00BD1FC9" w:rsidRPr="00E60DFF">
        <w:rPr>
          <w:lang w:val="en-US"/>
        </w:rPr>
        <w:t xml:space="preserve">be focused on the semiconductor-based devices employing the direct detection mode </w:t>
      </w:r>
      <w:sdt>
        <w:sdtPr>
          <w:rPr>
            <w:lang w:val="en-US"/>
          </w:rPr>
          <w:id w:val="-1197145664"/>
          <w:citation/>
        </w:sdtPr>
        <w:sdtContent>
          <w:r w:rsidR="00BD1FC9" w:rsidRPr="00E60DFF">
            <w:rPr>
              <w:lang w:val="en-US"/>
            </w:rPr>
            <w:fldChar w:fldCharType="begin"/>
          </w:r>
          <w:r w:rsidR="00BD1FC9" w:rsidRPr="00E60DFF">
            <w:rPr>
              <w:lang w:val="en-US"/>
            </w:rPr>
            <w:instrText xml:space="preserve"> CITATION Basa \l 1033 </w:instrText>
          </w:r>
          <w:r w:rsidR="00BD1FC9" w:rsidRPr="00E60DFF">
            <w:rPr>
              <w:lang w:val="en-US"/>
            </w:rPr>
            <w:fldChar w:fldCharType="separate"/>
          </w:r>
          <w:r w:rsidR="00D33BFA">
            <w:rPr>
              <w:noProof/>
              <w:lang w:val="en-US"/>
            </w:rPr>
            <w:t>(Laura Basiricò A. C., 2021)</w:t>
          </w:r>
          <w:r w:rsidR="00BD1FC9" w:rsidRPr="00E60DFF">
            <w:rPr>
              <w:lang w:val="en-US"/>
            </w:rPr>
            <w:fldChar w:fldCharType="end"/>
          </w:r>
        </w:sdtContent>
      </w:sdt>
      <w:r w:rsidR="00E82BE6" w:rsidRPr="00E60DFF">
        <w:rPr>
          <w:lang w:val="en-US"/>
        </w:rPr>
        <w:t>.</w:t>
      </w:r>
    </w:p>
    <w:p w14:paraId="4374E1F0" w14:textId="12B63520" w:rsidR="00760F9A" w:rsidRPr="00E60DFF" w:rsidRDefault="002910A4" w:rsidP="00D54949">
      <w:pPr>
        <w:rPr>
          <w:lang w:val="en-US"/>
        </w:rPr>
      </w:pPr>
      <w:r w:rsidRPr="00E60DFF">
        <w:rPr>
          <w:lang w:val="en-US"/>
        </w:rPr>
        <w:t xml:space="preserve"> In the next paragraphs I will focus on the X-ray detectors based on inorganic semiconductors (so called </w:t>
      </w:r>
      <w:r w:rsidRPr="00E60DFF">
        <w:rPr>
          <w:i/>
          <w:iCs/>
          <w:lang w:val="en-US"/>
        </w:rPr>
        <w:t xml:space="preserve">solid-state </w:t>
      </w:r>
      <w:r w:rsidRPr="00E60DFF">
        <w:rPr>
          <w:lang w:val="en-US"/>
        </w:rPr>
        <w:t xml:space="preserve">detectors), leaving novel thin-film devices in the next chapter. </w:t>
      </w:r>
      <w:r w:rsidR="00760F9A" w:rsidRPr="00E60DFF">
        <w:rPr>
          <w:lang w:val="en-US"/>
        </w:rPr>
        <w:t xml:space="preserve">The currently used direct detectors can be subsequently classified into two groups depending on the objective of an X-ray measurement. The first class are </w:t>
      </w:r>
      <w:r w:rsidR="00760F9A" w:rsidRPr="00E60DFF">
        <w:rPr>
          <w:i/>
          <w:iCs/>
          <w:lang w:val="en-US"/>
        </w:rPr>
        <w:t>spectroscopic</w:t>
      </w:r>
      <w:r w:rsidR="00760F9A" w:rsidRPr="00E60DFF">
        <w:rPr>
          <w:lang w:val="en-US"/>
        </w:rPr>
        <w:t xml:space="preserve"> detectors, which are used to measure the energy of X-ray photons without tracking their </w:t>
      </w:r>
      <w:r w:rsidR="00AD6486" w:rsidRPr="00E60DFF">
        <w:rPr>
          <w:lang w:val="en-US"/>
        </w:rPr>
        <w:t xml:space="preserve">trajectory through a material. The second group are </w:t>
      </w:r>
      <w:r w:rsidR="00AD6486" w:rsidRPr="00E60DFF">
        <w:rPr>
          <w:i/>
          <w:iCs/>
          <w:lang w:val="en-US"/>
        </w:rPr>
        <w:t>imaging</w:t>
      </w:r>
      <w:r w:rsidR="00AD6486" w:rsidRPr="00E60DFF">
        <w:rPr>
          <w:lang w:val="en-US"/>
        </w:rPr>
        <w:t xml:space="preserve"> detectors, which are employed to depict an X-ray image (for example, of a patient’s body). In this case spectroscopic detectors are usually composed of a single element, such as a photodiode or a phototransistor (discussed in detail in the next chapter). Imaging detectors, on the other hand, must be spatially multiplied into millions of pixels to obtain precise X-ray image </w:t>
      </w:r>
      <w:sdt>
        <w:sdtPr>
          <w:rPr>
            <w:lang w:val="en-US"/>
          </w:rPr>
          <w:id w:val="1839259937"/>
          <w:citation/>
        </w:sdtPr>
        <w:sdtContent>
          <w:r w:rsidR="00AD6486" w:rsidRPr="00E60DFF">
            <w:rPr>
              <w:lang w:val="en-US"/>
            </w:rPr>
            <w:fldChar w:fldCharType="begin"/>
          </w:r>
          <w:r w:rsidR="00AD6486" w:rsidRPr="00E60DFF">
            <w:rPr>
              <w:lang w:val="en-US"/>
            </w:rPr>
            <w:instrText xml:space="preserve"> CITATION Dav17 \l 1033 </w:instrText>
          </w:r>
          <w:r w:rsidR="00AD6486" w:rsidRPr="00E60DFF">
            <w:rPr>
              <w:lang w:val="en-US"/>
            </w:rPr>
            <w:fldChar w:fldCharType="separate"/>
          </w:r>
          <w:r w:rsidR="00D33BFA">
            <w:rPr>
              <w:noProof/>
              <w:lang w:val="en-US"/>
            </w:rPr>
            <w:t>(David Pennicard, 2017)</w:t>
          </w:r>
          <w:r w:rsidR="00AD6486" w:rsidRPr="00E60DFF">
            <w:rPr>
              <w:lang w:val="en-US"/>
            </w:rPr>
            <w:fldChar w:fldCharType="end"/>
          </w:r>
        </w:sdtContent>
      </w:sdt>
      <w:r w:rsidR="00AD6486" w:rsidRPr="00E60DFF">
        <w:rPr>
          <w:lang w:val="en-US"/>
        </w:rPr>
        <w:t>.</w:t>
      </w:r>
    </w:p>
    <w:p w14:paraId="6FEE9E40" w14:textId="77777777" w:rsidR="004022AC" w:rsidRPr="00E60DFF" w:rsidRDefault="004022AC" w:rsidP="004022AC">
      <w:pPr>
        <w:rPr>
          <w:lang w:val="en-US"/>
        </w:rPr>
      </w:pPr>
      <w:r w:rsidRPr="00E60DFF">
        <w:rPr>
          <w:lang w:val="en-US"/>
        </w:rPr>
        <w:t>To function properly and thus, provide reliable results for any kind of research involving X-rays, a basic direct semiconductor-based X-ray detector should meet the following requirements:</w:t>
      </w:r>
    </w:p>
    <w:p w14:paraId="3039FD4E" w14:textId="77777777" w:rsidR="004022AC" w:rsidRPr="00E60DFF" w:rsidRDefault="004022AC" w:rsidP="004022AC">
      <w:pPr>
        <w:pStyle w:val="ListParagraph"/>
        <w:numPr>
          <w:ilvl w:val="0"/>
          <w:numId w:val="10"/>
        </w:numPr>
        <w:rPr>
          <w:lang w:val="en-US"/>
        </w:rPr>
      </w:pPr>
      <w:r w:rsidRPr="00E60DFF">
        <w:rPr>
          <w:lang w:val="en-US"/>
        </w:rPr>
        <w:t>A small enough band gap that would stimulate the formation of electron-hole pairs and therefore, increase the total photocurrent providing higher signal-to-noise ratio;</w:t>
      </w:r>
    </w:p>
    <w:p w14:paraId="3BB75D26" w14:textId="77777777" w:rsidR="004022AC" w:rsidRPr="00E60DFF" w:rsidRDefault="004022AC" w:rsidP="004022AC">
      <w:pPr>
        <w:pStyle w:val="ListParagraph"/>
        <w:numPr>
          <w:ilvl w:val="0"/>
          <w:numId w:val="10"/>
        </w:numPr>
        <w:rPr>
          <w:lang w:val="en-US"/>
        </w:rPr>
      </w:pPr>
      <w:r w:rsidRPr="00E60DFF">
        <w:rPr>
          <w:lang w:val="en-US"/>
        </w:rPr>
        <w:t xml:space="preserve"> A high atomic number </w:t>
      </w:r>
      <w:r w:rsidRPr="00E60DFF">
        <w:rPr>
          <w:i/>
          <w:iCs/>
          <w:lang w:val="en-US"/>
        </w:rPr>
        <w:t>Z</w:t>
      </w:r>
      <w:r w:rsidRPr="00E60DFF">
        <w:rPr>
          <w:lang w:val="en-US"/>
        </w:rPr>
        <w:t xml:space="preserve"> for better interaction with incident X-ray radiation;</w:t>
      </w:r>
    </w:p>
    <w:p w14:paraId="047D3D0C" w14:textId="77777777" w:rsidR="004022AC" w:rsidRPr="00E60DFF" w:rsidRDefault="004022AC" w:rsidP="004022AC">
      <w:pPr>
        <w:pStyle w:val="ListParagraph"/>
        <w:numPr>
          <w:ilvl w:val="0"/>
          <w:numId w:val="10"/>
        </w:numPr>
        <w:rPr>
          <w:lang w:val="en-US"/>
        </w:rPr>
      </w:pPr>
      <w:r w:rsidRPr="00E60DFF">
        <w:rPr>
          <w:lang w:val="en-US"/>
        </w:rPr>
        <w:t>High resistivity and low leakage current for lower noise current;</w:t>
      </w:r>
    </w:p>
    <w:p w14:paraId="539B985A" w14:textId="77777777" w:rsidR="004022AC" w:rsidRPr="00E60DFF" w:rsidRDefault="004022AC" w:rsidP="004022AC">
      <w:pPr>
        <w:pStyle w:val="ListParagraph"/>
        <w:numPr>
          <w:ilvl w:val="0"/>
          <w:numId w:val="10"/>
        </w:numPr>
        <w:rPr>
          <w:lang w:val="en-US"/>
        </w:rPr>
      </w:pPr>
      <w:r w:rsidRPr="00E60DFF">
        <w:rPr>
          <w:lang w:val="en-US"/>
        </w:rPr>
        <w:t xml:space="preserve">High intrinsic mobility-lifetime </w:t>
      </w:r>
      <w:proofErr w:type="spellStart"/>
      <w:r w:rsidRPr="00E60DFF">
        <w:rPr>
          <w:rFonts w:cs="Times New Roman"/>
          <w:i/>
          <w:iCs/>
          <w:lang w:val="en-US"/>
        </w:rPr>
        <w:t>μτ</w:t>
      </w:r>
      <w:proofErr w:type="spellEnd"/>
      <w:r w:rsidRPr="00E60DFF">
        <w:rPr>
          <w:rFonts w:cs="Times New Roman"/>
          <w:i/>
          <w:iCs/>
          <w:lang w:val="en-US"/>
        </w:rPr>
        <w:t xml:space="preserve"> </w:t>
      </w:r>
      <w:r w:rsidRPr="00E60DFF">
        <w:rPr>
          <w:rFonts w:cs="Times New Roman"/>
          <w:lang w:val="en-US"/>
        </w:rPr>
        <w:t>product to increase the fraction of charge carriers which successfully reach the electrodes before recombination;</w:t>
      </w:r>
    </w:p>
    <w:p w14:paraId="133087DE" w14:textId="77777777" w:rsidR="004022AC" w:rsidRPr="00E60DFF" w:rsidRDefault="004022AC" w:rsidP="004022AC">
      <w:pPr>
        <w:pStyle w:val="ListParagraph"/>
        <w:numPr>
          <w:ilvl w:val="0"/>
          <w:numId w:val="10"/>
        </w:numPr>
        <w:rPr>
          <w:lang w:val="en-US"/>
        </w:rPr>
      </w:pPr>
      <w:r w:rsidRPr="00E60DFF">
        <w:rPr>
          <w:rFonts w:cs="Times New Roman"/>
          <w:lang w:val="en-US"/>
        </w:rPr>
        <w:t>Homogeneous and defect-free medium to enhance charge transport properties;</w:t>
      </w:r>
    </w:p>
    <w:p w14:paraId="47D91AF4" w14:textId="77777777" w:rsidR="004022AC" w:rsidRPr="00E60DFF" w:rsidRDefault="004022AC" w:rsidP="004022AC">
      <w:pPr>
        <w:pStyle w:val="ListParagraph"/>
        <w:numPr>
          <w:ilvl w:val="0"/>
          <w:numId w:val="10"/>
        </w:numPr>
        <w:rPr>
          <w:lang w:val="en-US"/>
        </w:rPr>
      </w:pPr>
      <w:r w:rsidRPr="00E60DFF">
        <w:rPr>
          <w:rFonts w:cs="Times New Roman"/>
          <w:lang w:val="en-US"/>
        </w:rPr>
        <w:t>Electrodes that would effectively perform charge collection process and would provide a uniform electric field across the medium.</w:t>
      </w:r>
    </w:p>
    <w:p w14:paraId="68E0F4D3" w14:textId="56BB43AF" w:rsidR="001574D4" w:rsidRPr="00E60DFF" w:rsidRDefault="004022AC" w:rsidP="007D79B6">
      <w:pPr>
        <w:rPr>
          <w:lang w:val="en-US"/>
        </w:rPr>
      </w:pPr>
      <w:r w:rsidRPr="00E60DFF">
        <w:rPr>
          <w:lang w:val="en-US"/>
        </w:rPr>
        <w:t xml:space="preserve">Currently the most commonly used semiconductor-based (or </w:t>
      </w:r>
      <w:r w:rsidRPr="00E60DFF">
        <w:rPr>
          <w:i/>
          <w:iCs/>
          <w:lang w:val="en-US"/>
        </w:rPr>
        <w:t>solid-state</w:t>
      </w:r>
      <w:r w:rsidRPr="00E60DFF">
        <w:rPr>
          <w:lang w:val="en-US"/>
        </w:rPr>
        <w:t xml:space="preserve">) X-ray detectors are based on inorganic semiconductors, such as silicon, germanium, gallium arsenide, cadmium telluride </w:t>
      </w:r>
      <w:proofErr w:type="spellStart"/>
      <w:r w:rsidRPr="00E60DFF">
        <w:rPr>
          <w:lang w:val="en-US"/>
        </w:rPr>
        <w:t>CdTe</w:t>
      </w:r>
      <w:proofErr w:type="spellEnd"/>
      <w:r w:rsidRPr="00E60DFF">
        <w:rPr>
          <w:lang w:val="en-US"/>
        </w:rPr>
        <w:t xml:space="preserve"> and cadmium </w:t>
      </w:r>
      <w:proofErr w:type="spellStart"/>
      <w:r w:rsidRPr="00E60DFF">
        <w:rPr>
          <w:lang w:val="en-US"/>
        </w:rPr>
        <w:t>zink</w:t>
      </w:r>
      <w:proofErr w:type="spellEnd"/>
      <w:r w:rsidRPr="00E60DFF">
        <w:rPr>
          <w:lang w:val="en-US"/>
        </w:rPr>
        <w:t xml:space="preserve"> telluride (CZT) </w:t>
      </w:r>
      <w:sdt>
        <w:sdtPr>
          <w:rPr>
            <w:lang w:val="en-US"/>
          </w:rPr>
          <w:id w:val="430941615"/>
          <w:citation/>
        </w:sdtPr>
        <w:sdtContent>
          <w:r w:rsidRPr="00E60DFF">
            <w:rPr>
              <w:lang w:val="en-US"/>
            </w:rPr>
            <w:fldChar w:fldCharType="begin"/>
          </w:r>
          <w:r w:rsidRPr="00E60DFF">
            <w:rPr>
              <w:lang w:val="en-US"/>
            </w:rPr>
            <w:instrText xml:space="preserve"> CITATION Basa \l 1033 </w:instrText>
          </w:r>
          <w:r w:rsidRPr="00E60DFF">
            <w:rPr>
              <w:lang w:val="en-US"/>
            </w:rPr>
            <w:fldChar w:fldCharType="separate"/>
          </w:r>
          <w:r w:rsidR="00D33BFA">
            <w:rPr>
              <w:noProof/>
              <w:lang w:val="en-US"/>
            </w:rPr>
            <w:t>(Laura Basiricò A. C., 2021)</w:t>
          </w:r>
          <w:r w:rsidRPr="00E60DFF">
            <w:rPr>
              <w:lang w:val="en-US"/>
            </w:rPr>
            <w:fldChar w:fldCharType="end"/>
          </w:r>
        </w:sdtContent>
      </w:sdt>
      <w:r w:rsidRPr="00E60DFF">
        <w:rPr>
          <w:lang w:val="en-US"/>
        </w:rPr>
        <w:t xml:space="preserve">, </w:t>
      </w:r>
      <w:sdt>
        <w:sdtPr>
          <w:rPr>
            <w:lang w:val="en-US"/>
          </w:rPr>
          <w:id w:val="-1141106443"/>
          <w:citation/>
        </w:sdtPr>
        <w:sdtContent>
          <w:r w:rsidRPr="00E60DFF">
            <w:rPr>
              <w:lang w:val="en-US"/>
            </w:rPr>
            <w:fldChar w:fldCharType="begin"/>
          </w:r>
          <w:r w:rsidRPr="00E60DFF">
            <w:rPr>
              <w:lang w:val="en-US"/>
            </w:rPr>
            <w:instrText xml:space="preserve"> CITATION Dav17 \l 1033 </w:instrText>
          </w:r>
          <w:r w:rsidRPr="00E60DFF">
            <w:rPr>
              <w:lang w:val="en-US"/>
            </w:rPr>
            <w:fldChar w:fldCharType="separate"/>
          </w:r>
          <w:r w:rsidR="00D33BFA">
            <w:rPr>
              <w:noProof/>
              <w:lang w:val="en-US"/>
            </w:rPr>
            <w:t>(David Pennicard, 2017)</w:t>
          </w:r>
          <w:r w:rsidRPr="00E60DFF">
            <w:rPr>
              <w:lang w:val="en-US"/>
            </w:rPr>
            <w:fldChar w:fldCharType="end"/>
          </w:r>
        </w:sdtContent>
      </w:sdt>
      <w:r w:rsidRPr="00E60DFF">
        <w:rPr>
          <w:lang w:val="en-US"/>
        </w:rPr>
        <w:t xml:space="preserve">. </w:t>
      </w:r>
      <w:r w:rsidR="007D79B6" w:rsidRPr="00E60DFF">
        <w:rPr>
          <w:lang w:val="en-US"/>
        </w:rPr>
        <w:t xml:space="preserve">Based on these materials, different device configurations can be developed. </w:t>
      </w:r>
      <w:r w:rsidR="00AD6486" w:rsidRPr="00E60DFF">
        <w:rPr>
          <w:lang w:val="en-US"/>
        </w:rPr>
        <w:t xml:space="preserve">A basic example of an imaging </w:t>
      </w:r>
      <w:r w:rsidR="00DD7C8D" w:rsidRPr="00E60DFF">
        <w:rPr>
          <w:lang w:val="en-US"/>
        </w:rPr>
        <w:t xml:space="preserve">X-ray detector is represented by a strip reverse bias detector used in Particle Physics </w:t>
      </w:r>
      <w:sdt>
        <w:sdtPr>
          <w:rPr>
            <w:lang w:val="en-US"/>
          </w:rPr>
          <w:id w:val="-1092553731"/>
          <w:citation/>
        </w:sdtPr>
        <w:sdtContent>
          <w:r w:rsidR="00DD7C8D" w:rsidRPr="00E60DFF">
            <w:rPr>
              <w:lang w:val="en-US"/>
            </w:rPr>
            <w:fldChar w:fldCharType="begin"/>
          </w:r>
          <w:r w:rsidR="00DD7C8D" w:rsidRPr="00E60DFF">
            <w:rPr>
              <w:lang w:val="en-US"/>
            </w:rPr>
            <w:instrText xml:space="preserve"> CITATION Chr20 \l 1033 </w:instrText>
          </w:r>
          <w:r w:rsidR="00DD7C8D" w:rsidRPr="00E60DFF">
            <w:rPr>
              <w:lang w:val="en-US"/>
            </w:rPr>
            <w:fldChar w:fldCharType="separate"/>
          </w:r>
          <w:r w:rsidR="00D33BFA">
            <w:rPr>
              <w:noProof/>
              <w:lang w:val="en-US"/>
            </w:rPr>
            <w:t>(Christian W. Fabjan, 2020)</w:t>
          </w:r>
          <w:r w:rsidR="00DD7C8D" w:rsidRPr="00E60DFF">
            <w:rPr>
              <w:lang w:val="en-US"/>
            </w:rPr>
            <w:fldChar w:fldCharType="end"/>
          </w:r>
        </w:sdtContent>
      </w:sdt>
      <w:r w:rsidR="00DD7C8D" w:rsidRPr="00E60DFF">
        <w:rPr>
          <w:lang w:val="en-US"/>
        </w:rPr>
        <w:t xml:space="preserve">. Its configuration </w:t>
      </w:r>
      <w:r w:rsidR="0003063B" w:rsidRPr="00E60DFF">
        <w:rPr>
          <w:lang w:val="en-US"/>
        </w:rPr>
        <w:t>is composed of numerous small strip-like diodes integrated on the same wafer and connected to its own readout channel. The particle or a photon position</w:t>
      </w:r>
      <w:r w:rsidR="007D79B6" w:rsidRPr="00E60DFF">
        <w:rPr>
          <w:lang w:val="en-US"/>
        </w:rPr>
        <w:t xml:space="preserve"> is</w:t>
      </w:r>
      <w:r w:rsidR="0003063B" w:rsidRPr="00E60DFF">
        <w:rPr>
          <w:lang w:val="en-US"/>
        </w:rPr>
        <w:t xml:space="preserve"> determined by the channel output signal.</w:t>
      </w:r>
      <w:r w:rsidR="001574D4" w:rsidRPr="00E60DFF">
        <w:rPr>
          <w:lang w:val="en-US"/>
        </w:rPr>
        <w:t xml:space="preserve"> </w:t>
      </w:r>
    </w:p>
    <w:p w14:paraId="1EBA56B4" w14:textId="77777777" w:rsidR="001574D4" w:rsidRDefault="001574D4" w:rsidP="001574D4">
      <w:pPr>
        <w:keepNext/>
      </w:pPr>
      <w:r>
        <w:rPr>
          <w:noProof/>
          <w:color w:val="00B050"/>
          <w:lang w:val="en-US"/>
        </w:rPr>
        <w:drawing>
          <wp:inline distT="0" distB="0" distL="0" distR="0" wp14:anchorId="496681A7" wp14:editId="4C7D72FE">
            <wp:extent cx="3880338" cy="1722535"/>
            <wp:effectExtent l="0" t="0" r="6350" b="0"/>
            <wp:docPr id="58602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8763" cy="1730714"/>
                    </a:xfrm>
                    <a:prstGeom prst="rect">
                      <a:avLst/>
                    </a:prstGeom>
                    <a:noFill/>
                    <a:ln>
                      <a:noFill/>
                    </a:ln>
                  </pic:spPr>
                </pic:pic>
              </a:graphicData>
            </a:graphic>
          </wp:inline>
        </w:drawing>
      </w:r>
    </w:p>
    <w:p w14:paraId="0FE5DC67" w14:textId="7C7DF515" w:rsidR="001574D4" w:rsidRDefault="001574D4" w:rsidP="001574D4">
      <w:pPr>
        <w:pStyle w:val="Caption"/>
        <w:rPr>
          <w:color w:val="00B050"/>
        </w:rPr>
      </w:pPr>
      <w:r>
        <w:t xml:space="preserve">Figure </w:t>
      </w:r>
      <w:r w:rsidR="00305105">
        <w:fldChar w:fldCharType="begin"/>
      </w:r>
      <w:r w:rsidR="00305105">
        <w:instrText xml:space="preserve"> STYLEREF 1 \s </w:instrText>
      </w:r>
      <w:r w:rsidR="00305105">
        <w:fldChar w:fldCharType="separate"/>
      </w:r>
      <w:r w:rsidR="00305105">
        <w:rPr>
          <w:noProof/>
        </w:rPr>
        <w:t>1</w:t>
      </w:r>
      <w:r w:rsidR="00305105">
        <w:fldChar w:fldCharType="end"/>
      </w:r>
      <w:r w:rsidR="00305105">
        <w:t>.</w:t>
      </w:r>
      <w:r w:rsidR="00305105">
        <w:fldChar w:fldCharType="begin"/>
      </w:r>
      <w:r w:rsidR="00305105">
        <w:instrText xml:space="preserve"> SEQ Figure \* ARABIC \s 1 </w:instrText>
      </w:r>
      <w:r w:rsidR="00305105">
        <w:fldChar w:fldCharType="separate"/>
      </w:r>
      <w:r w:rsidR="00305105">
        <w:rPr>
          <w:noProof/>
        </w:rPr>
        <w:t>6</w:t>
      </w:r>
      <w:r w:rsidR="00305105">
        <w:fldChar w:fldCharType="end"/>
      </w:r>
      <w:r>
        <w:t xml:space="preserve"> </w:t>
      </w:r>
      <w:r w:rsidRPr="00B45507">
        <w:t>Cross section of a Si strip detector built on lightly P-doped (n-) silicon bulk material. Strips are highly B-doped (p+) and the backside is highly P-doped (n+) (Christian W. Fabjan, 2020)</w:t>
      </w:r>
      <w:r>
        <w:rPr>
          <w:noProof/>
        </w:rPr>
        <w:t>.</w:t>
      </w:r>
    </w:p>
    <w:p w14:paraId="160CDCC7" w14:textId="3BE6E96F" w:rsidR="00AD6486" w:rsidRDefault="0003063B" w:rsidP="00D54949">
      <w:pPr>
        <w:rPr>
          <w:color w:val="00B050"/>
          <w:lang w:val="en-US"/>
        </w:rPr>
      </w:pPr>
      <w:r w:rsidRPr="00E60DFF">
        <w:rPr>
          <w:lang w:val="en-US"/>
        </w:rPr>
        <w:t xml:space="preserve"> </w:t>
      </w:r>
      <w:r w:rsidR="001574D4" w:rsidRPr="00E60DFF">
        <w:rPr>
          <w:lang w:val="en-US"/>
        </w:rPr>
        <w:t>Another conceptually simple, yet powerful, imaging detector architecture is represented by the “hybrid pixel” structure (Fig.1</w:t>
      </w:r>
      <w:r w:rsidR="00952B7B" w:rsidRPr="00E60DFF">
        <w:rPr>
          <w:lang w:val="en-US"/>
        </w:rPr>
        <w:t>.7</w:t>
      </w:r>
      <w:r w:rsidR="001574D4" w:rsidRPr="00E60DFF">
        <w:rPr>
          <w:lang w:val="en-US"/>
        </w:rPr>
        <w:t xml:space="preserve">). Here a pixelated semiconductor sensor is connected directly with a silicon readout chip with numerous solder particle array, thus, each sensor pixel is connected to a channel of readout electronics on the chip. Such design allows to acquire direct </w:t>
      </w:r>
      <w:r w:rsidR="00EA0E5F" w:rsidRPr="00E60DFF">
        <w:rPr>
          <w:lang w:val="en-US"/>
        </w:rPr>
        <w:t xml:space="preserve">X-ray </w:t>
      </w:r>
      <w:r w:rsidR="001574D4" w:rsidRPr="00E60DFF">
        <w:rPr>
          <w:lang w:val="en-US"/>
        </w:rPr>
        <w:t>detection from eac</w:t>
      </w:r>
      <w:r w:rsidR="00EA0E5F" w:rsidRPr="00E60DFF">
        <w:rPr>
          <w:lang w:val="en-US"/>
        </w:rPr>
        <w:t xml:space="preserve">h individual pixel creating a whole radiation image </w:t>
      </w:r>
      <w:sdt>
        <w:sdtPr>
          <w:rPr>
            <w:lang w:val="en-US"/>
          </w:rPr>
          <w:id w:val="135307230"/>
          <w:citation/>
        </w:sdtPr>
        <w:sdtContent>
          <w:r w:rsidR="00EA0E5F" w:rsidRPr="00E60DFF">
            <w:rPr>
              <w:lang w:val="en-US"/>
            </w:rPr>
            <w:fldChar w:fldCharType="begin"/>
          </w:r>
          <w:r w:rsidR="00EA0E5F" w:rsidRPr="00E60DFF">
            <w:rPr>
              <w:lang w:val="en-US"/>
            </w:rPr>
            <w:instrText xml:space="preserve"> CITATION Dav17 \l 1033 </w:instrText>
          </w:r>
          <w:r w:rsidR="00EA0E5F" w:rsidRPr="00E60DFF">
            <w:rPr>
              <w:lang w:val="en-US"/>
            </w:rPr>
            <w:fldChar w:fldCharType="separate"/>
          </w:r>
          <w:r w:rsidR="00D33BFA">
            <w:rPr>
              <w:noProof/>
              <w:lang w:val="en-US"/>
            </w:rPr>
            <w:t>(David Pennicard, 2017)</w:t>
          </w:r>
          <w:r w:rsidR="00EA0E5F" w:rsidRPr="00E60DFF">
            <w:rPr>
              <w:lang w:val="en-US"/>
            </w:rPr>
            <w:fldChar w:fldCharType="end"/>
          </w:r>
        </w:sdtContent>
      </w:sdt>
      <w:r w:rsidR="00EA0E5F" w:rsidRPr="00E60DFF">
        <w:rPr>
          <w:lang w:val="en-US"/>
        </w:rPr>
        <w:t xml:space="preserve">. The hybrid pixel detector structure is of particular concern, because since the readout chip and sensor are separate, the sensor material can be freely chosen from </w:t>
      </w:r>
      <w:r w:rsidR="00AA1C1D" w:rsidRPr="00E60DFF">
        <w:rPr>
          <w:lang w:val="en-US"/>
        </w:rPr>
        <w:t xml:space="preserve">the available range of valid semiconductor materials. It allows us to </w:t>
      </w:r>
      <w:r w:rsidR="00F45528" w:rsidRPr="00E60DFF">
        <w:rPr>
          <w:lang w:val="en-US"/>
        </w:rPr>
        <w:t>subsequently focus on</w:t>
      </w:r>
      <w:r w:rsidR="00AA1C1D" w:rsidRPr="00E60DFF">
        <w:rPr>
          <w:lang w:val="en-US"/>
        </w:rPr>
        <w:t xml:space="preserve"> commonly used inorganic semiconductors for the sensor pixel array relying on the same detector architecture </w:t>
      </w:r>
      <w:sdt>
        <w:sdtPr>
          <w:rPr>
            <w:lang w:val="en-US"/>
          </w:rPr>
          <w:id w:val="-164402855"/>
          <w:citation/>
        </w:sdtPr>
        <w:sdtContent>
          <w:r w:rsidR="00AA1C1D" w:rsidRPr="00E60DFF">
            <w:rPr>
              <w:lang w:val="en-US"/>
            </w:rPr>
            <w:fldChar w:fldCharType="begin"/>
          </w:r>
          <w:r w:rsidR="00AA1C1D" w:rsidRPr="00E60DFF">
            <w:rPr>
              <w:lang w:val="en-US"/>
            </w:rPr>
            <w:instrText xml:space="preserve"> CITATION Chr20 \l 1033 </w:instrText>
          </w:r>
          <w:r w:rsidR="00AA1C1D" w:rsidRPr="00E60DFF">
            <w:rPr>
              <w:lang w:val="en-US"/>
            </w:rPr>
            <w:fldChar w:fldCharType="separate"/>
          </w:r>
          <w:r w:rsidR="00D33BFA">
            <w:rPr>
              <w:noProof/>
              <w:lang w:val="en-US"/>
            </w:rPr>
            <w:t>(Christian W. Fabjan, 2020)</w:t>
          </w:r>
          <w:r w:rsidR="00AA1C1D" w:rsidRPr="00E60DFF">
            <w:rPr>
              <w:lang w:val="en-US"/>
            </w:rPr>
            <w:fldChar w:fldCharType="end"/>
          </w:r>
        </w:sdtContent>
      </w:sdt>
      <w:r w:rsidR="00AA1C1D" w:rsidRPr="00E60DFF">
        <w:rPr>
          <w:lang w:val="en-US"/>
        </w:rPr>
        <w:t xml:space="preserve">, </w:t>
      </w:r>
      <w:sdt>
        <w:sdtPr>
          <w:rPr>
            <w:lang w:val="en-US"/>
          </w:rPr>
          <w:id w:val="1811049174"/>
          <w:citation/>
        </w:sdtPr>
        <w:sdtContent>
          <w:r w:rsidR="00AA1C1D" w:rsidRPr="00E60DFF">
            <w:rPr>
              <w:lang w:val="en-US"/>
            </w:rPr>
            <w:fldChar w:fldCharType="begin"/>
          </w:r>
          <w:r w:rsidR="00AA1C1D" w:rsidRPr="00E60DFF">
            <w:rPr>
              <w:lang w:val="en-US"/>
            </w:rPr>
            <w:instrText xml:space="preserve"> CITATION Dav17 \l 1033 </w:instrText>
          </w:r>
          <w:r w:rsidR="00AA1C1D" w:rsidRPr="00E60DFF">
            <w:rPr>
              <w:lang w:val="en-US"/>
            </w:rPr>
            <w:fldChar w:fldCharType="separate"/>
          </w:r>
          <w:r w:rsidR="00D33BFA">
            <w:rPr>
              <w:noProof/>
              <w:lang w:val="en-US"/>
            </w:rPr>
            <w:t>(David Pennicard, 2017)</w:t>
          </w:r>
          <w:r w:rsidR="00AA1C1D" w:rsidRPr="00E60DFF">
            <w:rPr>
              <w:lang w:val="en-US"/>
            </w:rPr>
            <w:fldChar w:fldCharType="end"/>
          </w:r>
        </w:sdtContent>
      </w:sdt>
      <w:r w:rsidR="00AA1C1D" w:rsidRPr="00E60DFF">
        <w:rPr>
          <w:lang w:val="en-US"/>
        </w:rPr>
        <w:t>.</w:t>
      </w:r>
    </w:p>
    <w:p w14:paraId="33CC342E" w14:textId="77777777" w:rsidR="00AA1C1D" w:rsidRDefault="00EA0E5F" w:rsidP="00AA1C1D">
      <w:pPr>
        <w:keepNext/>
      </w:pPr>
      <w:r>
        <w:rPr>
          <w:noProof/>
          <w:color w:val="00B050"/>
          <w:lang w:val="en-US"/>
        </w:rPr>
        <w:drawing>
          <wp:anchor distT="0" distB="0" distL="114300" distR="114300" simplePos="0" relativeHeight="251659264" behindDoc="1" locked="0" layoutInCell="1" allowOverlap="1" wp14:anchorId="21784725" wp14:editId="1C1EAF3F">
            <wp:simplePos x="0" y="0"/>
            <wp:positionH relativeFrom="margin">
              <wp:align>left</wp:align>
            </wp:positionH>
            <wp:positionV relativeFrom="paragraph">
              <wp:posOffset>488</wp:posOffset>
            </wp:positionV>
            <wp:extent cx="2865755" cy="1884045"/>
            <wp:effectExtent l="0" t="0" r="0" b="1905"/>
            <wp:wrapTight wrapText="bothSides">
              <wp:wrapPolygon edited="0">
                <wp:start x="0" y="0"/>
                <wp:lineTo x="0" y="21403"/>
                <wp:lineTo x="21394" y="21403"/>
                <wp:lineTo x="21394" y="0"/>
                <wp:lineTo x="0" y="0"/>
              </wp:wrapPolygon>
            </wp:wrapTight>
            <wp:docPr id="1942195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7998" cy="18986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9074AC" w14:textId="75847B91" w:rsidR="00EA0E5F" w:rsidRPr="00AD6486" w:rsidRDefault="00AA1C1D" w:rsidP="00AA1C1D">
      <w:pPr>
        <w:pStyle w:val="Caption"/>
        <w:ind w:firstLine="0"/>
        <w:rPr>
          <w:color w:val="00B050"/>
        </w:rPr>
      </w:pPr>
      <w:r>
        <w:t xml:space="preserve">Figure </w:t>
      </w:r>
      <w:r w:rsidR="00305105">
        <w:fldChar w:fldCharType="begin"/>
      </w:r>
      <w:r w:rsidR="00305105">
        <w:instrText xml:space="preserve"> STYLEREF 1 \s </w:instrText>
      </w:r>
      <w:r w:rsidR="00305105">
        <w:fldChar w:fldCharType="separate"/>
      </w:r>
      <w:r w:rsidR="00305105">
        <w:rPr>
          <w:noProof/>
        </w:rPr>
        <w:t>1</w:t>
      </w:r>
      <w:r w:rsidR="00305105">
        <w:fldChar w:fldCharType="end"/>
      </w:r>
      <w:r w:rsidR="00305105">
        <w:t>.</w:t>
      </w:r>
      <w:r w:rsidR="00305105">
        <w:fldChar w:fldCharType="begin"/>
      </w:r>
      <w:r w:rsidR="00305105">
        <w:instrText xml:space="preserve"> SEQ Figure \* ARABIC \s 1 </w:instrText>
      </w:r>
      <w:r w:rsidR="00305105">
        <w:fldChar w:fldCharType="separate"/>
      </w:r>
      <w:r w:rsidR="00305105">
        <w:rPr>
          <w:noProof/>
        </w:rPr>
        <w:t>7</w:t>
      </w:r>
      <w:r w:rsidR="00305105">
        <w:fldChar w:fldCharType="end"/>
      </w:r>
      <w:r>
        <w:t xml:space="preserve"> Schematic representation of the hybrid pixel detector structure. The pixelated </w:t>
      </w:r>
      <w:proofErr w:type="spellStart"/>
      <w:r>
        <w:t>sensore</w:t>
      </w:r>
      <w:proofErr w:type="spellEnd"/>
      <w:r>
        <w:t xml:space="preserve"> layer is connected to the readout chip with the array of solder bumps. Such structure provides output signal from an individual pixel </w:t>
      </w:r>
      <w:sdt>
        <w:sdtPr>
          <w:id w:val="-988936233"/>
          <w:citation/>
        </w:sdtPr>
        <w:sdtContent>
          <w:r>
            <w:fldChar w:fldCharType="begin"/>
          </w:r>
          <w:r>
            <w:instrText xml:space="preserve"> CITATION Dav17 \l 1033 </w:instrText>
          </w:r>
          <w:r>
            <w:fldChar w:fldCharType="separate"/>
          </w:r>
          <w:r w:rsidR="00D33BFA">
            <w:rPr>
              <w:noProof/>
            </w:rPr>
            <w:t>(David Pennicard, 2017)</w:t>
          </w:r>
          <w:r>
            <w:fldChar w:fldCharType="end"/>
          </w:r>
        </w:sdtContent>
      </w:sdt>
      <w:r>
        <w:t>.</w:t>
      </w:r>
    </w:p>
    <w:p w14:paraId="5C803F64" w14:textId="0FD462C8" w:rsidR="00760F9A" w:rsidRDefault="00760F9A" w:rsidP="00D54949">
      <w:pPr>
        <w:rPr>
          <w:color w:val="00B050"/>
          <w:lang w:val="en-US"/>
        </w:rPr>
      </w:pPr>
    </w:p>
    <w:p w14:paraId="6A27CA40" w14:textId="61DE4635" w:rsidR="00760F9A" w:rsidRDefault="007D79B6" w:rsidP="00D54949">
      <w:pPr>
        <w:rPr>
          <w:color w:val="00B050"/>
          <w:lang w:val="en-US"/>
        </w:rPr>
      </w:pPr>
      <w:r>
        <w:rPr>
          <w:noProof/>
          <w:color w:val="00B050"/>
          <w:lang w:val="en-US"/>
        </w:rPr>
        <w:drawing>
          <wp:anchor distT="0" distB="0" distL="114300" distR="114300" simplePos="0" relativeHeight="251660288" behindDoc="1" locked="0" layoutInCell="1" allowOverlap="1" wp14:anchorId="28443448" wp14:editId="35CD5803">
            <wp:simplePos x="0" y="0"/>
            <wp:positionH relativeFrom="margin">
              <wp:align>left</wp:align>
            </wp:positionH>
            <wp:positionV relativeFrom="paragraph">
              <wp:posOffset>217863</wp:posOffset>
            </wp:positionV>
            <wp:extent cx="2790943" cy="1918854"/>
            <wp:effectExtent l="0" t="0" r="0" b="5715"/>
            <wp:wrapTight wrapText="bothSides">
              <wp:wrapPolygon edited="0">
                <wp:start x="0" y="0"/>
                <wp:lineTo x="0" y="21450"/>
                <wp:lineTo x="21379" y="21450"/>
                <wp:lineTo x="21379" y="0"/>
                <wp:lineTo x="0" y="0"/>
              </wp:wrapPolygon>
            </wp:wrapTight>
            <wp:docPr id="1665561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943" cy="1918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130D2" w14:textId="11E7074E" w:rsidR="00601CB8" w:rsidRDefault="00601CB8" w:rsidP="00601CB8">
      <w:pPr>
        <w:pStyle w:val="ListParagraph"/>
        <w:keepNext/>
        <w:ind w:firstLine="0"/>
      </w:pPr>
    </w:p>
    <w:p w14:paraId="5463AB62" w14:textId="1BD43DAF" w:rsidR="00952B7B" w:rsidRPr="00952B7B" w:rsidRDefault="00601CB8" w:rsidP="004E3AE4">
      <w:pPr>
        <w:pStyle w:val="Caption"/>
        <w:ind w:firstLine="0"/>
        <w:rPr>
          <w:color w:val="00B050"/>
        </w:rPr>
      </w:pPr>
      <w:r>
        <w:t xml:space="preserve">Figure </w:t>
      </w:r>
      <w:r w:rsidR="00305105">
        <w:fldChar w:fldCharType="begin"/>
      </w:r>
      <w:r w:rsidR="00305105">
        <w:instrText xml:space="preserve"> STYLEREF 1 \s </w:instrText>
      </w:r>
      <w:r w:rsidR="00305105">
        <w:fldChar w:fldCharType="separate"/>
      </w:r>
      <w:r w:rsidR="00305105">
        <w:rPr>
          <w:noProof/>
        </w:rPr>
        <w:t>1</w:t>
      </w:r>
      <w:r w:rsidR="00305105">
        <w:fldChar w:fldCharType="end"/>
      </w:r>
      <w:r w:rsidR="00305105">
        <w:t>.</w:t>
      </w:r>
      <w:r w:rsidR="00305105">
        <w:fldChar w:fldCharType="begin"/>
      </w:r>
      <w:r w:rsidR="00305105">
        <w:instrText xml:space="preserve"> SEQ Figure \* ARABIC \s 1 </w:instrText>
      </w:r>
      <w:r w:rsidR="00305105">
        <w:fldChar w:fldCharType="separate"/>
      </w:r>
      <w:r w:rsidR="00305105">
        <w:rPr>
          <w:noProof/>
        </w:rPr>
        <w:t>8</w:t>
      </w:r>
      <w:r w:rsidR="00305105">
        <w:fldChar w:fldCharType="end"/>
      </w:r>
      <w:r>
        <w:t xml:space="preserve"> Photoelectric X-ray absorption efficienc</w:t>
      </w:r>
      <w:r w:rsidR="00952B7B">
        <w:t xml:space="preserve">y </w:t>
      </w:r>
      <w:r>
        <w:t>of common sensor semiconductor materials of 500 µm thickness.</w:t>
      </w:r>
      <w:r w:rsidR="00952B7B">
        <w:t xml:space="preserve"> The notch in the curve at 30 keV occurs because, while X-ray absorption tends to decrease with increasing photon energy, sudden increase in absorption rate occurs due to photoelectric absorption in the </w:t>
      </w:r>
      <w:r w:rsidR="00952B7B">
        <w:rPr>
          <w:i/>
          <w:iCs w:val="0"/>
        </w:rPr>
        <w:t>K</w:t>
      </w:r>
      <w:r w:rsidR="00952B7B">
        <w:t xml:space="preserve">-shell of the atoms </w:t>
      </w:r>
      <w:sdt>
        <w:sdtPr>
          <w:id w:val="194275683"/>
          <w:citation/>
        </w:sdtPr>
        <w:sdtContent>
          <w:r w:rsidR="00952B7B">
            <w:fldChar w:fldCharType="begin"/>
          </w:r>
          <w:r w:rsidR="00952B7B">
            <w:instrText xml:space="preserve"> CITATION Dav17 \l 1033 </w:instrText>
          </w:r>
          <w:r w:rsidR="00952B7B">
            <w:fldChar w:fldCharType="separate"/>
          </w:r>
          <w:r w:rsidR="00D33BFA">
            <w:rPr>
              <w:noProof/>
            </w:rPr>
            <w:t>(David Pennicard, 2017)</w:t>
          </w:r>
          <w:r w:rsidR="00952B7B">
            <w:fldChar w:fldCharType="end"/>
          </w:r>
        </w:sdtContent>
      </w:sdt>
      <w:r w:rsidR="00952B7B">
        <w:t>.</w:t>
      </w:r>
    </w:p>
    <w:p w14:paraId="063AA84C" w14:textId="1C1C9FFE" w:rsidR="00F45528" w:rsidRPr="00E60DFF" w:rsidRDefault="00F45528" w:rsidP="002910A4">
      <w:pPr>
        <w:pStyle w:val="ListParagraph"/>
        <w:numPr>
          <w:ilvl w:val="0"/>
          <w:numId w:val="18"/>
        </w:numPr>
        <w:rPr>
          <w:lang w:val="en-US"/>
        </w:rPr>
      </w:pPr>
      <w:r w:rsidRPr="00E60DFF">
        <w:rPr>
          <w:b/>
          <w:bCs/>
          <w:lang w:val="en-US"/>
        </w:rPr>
        <w:t>Silicon</w:t>
      </w:r>
    </w:p>
    <w:p w14:paraId="71B4DC9C" w14:textId="792603DD" w:rsidR="002910A4" w:rsidRPr="00E60DFF" w:rsidRDefault="002910A4" w:rsidP="00F45528">
      <w:pPr>
        <w:rPr>
          <w:lang w:val="en-US"/>
        </w:rPr>
      </w:pPr>
      <w:r w:rsidRPr="00E60DFF">
        <w:rPr>
          <w:lang w:val="en-US"/>
        </w:rPr>
        <w:t xml:space="preserve">Silicon </w:t>
      </w:r>
      <w:r w:rsidR="00F45528" w:rsidRPr="00E60DFF">
        <w:rPr>
          <w:lang w:val="en-US"/>
        </w:rPr>
        <w:t xml:space="preserve">nowadays </w:t>
      </w:r>
      <w:r w:rsidRPr="00E60DFF">
        <w:rPr>
          <w:lang w:val="en-US"/>
        </w:rPr>
        <w:t>is the major material used for semiconductor</w:t>
      </w:r>
      <w:r w:rsidR="00F45528" w:rsidRPr="00E60DFF">
        <w:rPr>
          <w:lang w:val="en-US"/>
        </w:rPr>
        <w:t xml:space="preserve"> because of verified </w:t>
      </w:r>
      <w:r w:rsidR="008B3883" w:rsidRPr="00E60DFF">
        <w:rPr>
          <w:lang w:val="en-US"/>
        </w:rPr>
        <w:t>silicon</w:t>
      </w:r>
      <w:r w:rsidR="00F45528" w:rsidRPr="00E60DFF">
        <w:rPr>
          <w:lang w:val="en-US"/>
        </w:rPr>
        <w:t xml:space="preserve"> wafer fabrication, near-perfect crystal homogeneity, robustness and low leakage current in a </w:t>
      </w:r>
      <w:r w:rsidR="008B3883" w:rsidRPr="00E60DFF">
        <w:rPr>
          <w:lang w:val="en-US"/>
        </w:rPr>
        <w:t>silicon</w:t>
      </w:r>
      <w:r w:rsidR="00F45528" w:rsidRPr="00E60DFF">
        <w:rPr>
          <w:lang w:val="en-US"/>
        </w:rPr>
        <w:t xml:space="preserve"> </w:t>
      </w:r>
      <w:proofErr w:type="spellStart"/>
      <w:r w:rsidR="00F45528" w:rsidRPr="00E60DFF">
        <w:rPr>
          <w:i/>
          <w:iCs/>
          <w:lang w:val="en-US"/>
        </w:rPr>
        <w:t>pn</w:t>
      </w:r>
      <w:proofErr w:type="spellEnd"/>
      <w:r w:rsidR="00F45528" w:rsidRPr="00E60DFF">
        <w:rPr>
          <w:lang w:val="en-US"/>
        </w:rPr>
        <w:t xml:space="preserve">-junction. </w:t>
      </w:r>
      <w:r w:rsidR="008B3883" w:rsidRPr="00E60DFF">
        <w:rPr>
          <w:lang w:val="en-US"/>
        </w:rPr>
        <w:t xml:space="preserve">The main disadvantage of the semiconductor is its incapability to efficiently detect high-energy X-ray photons (Fig. 1.8, the red curve). For a 450 µm thick silicon sensor its absorption rate abruptly decreases from 84% to 47% from 12 keV to 17 keV </w:t>
      </w:r>
      <w:sdt>
        <w:sdtPr>
          <w:rPr>
            <w:lang w:val="en-US"/>
          </w:rPr>
          <w:id w:val="642773011"/>
          <w:citation/>
        </w:sdtPr>
        <w:sdtContent>
          <w:r w:rsidR="008B3883" w:rsidRPr="00E60DFF">
            <w:rPr>
              <w:lang w:val="en-US"/>
            </w:rPr>
            <w:fldChar w:fldCharType="begin"/>
          </w:r>
          <w:r w:rsidR="008B3883" w:rsidRPr="00E60DFF">
            <w:rPr>
              <w:lang w:val="en-US"/>
            </w:rPr>
            <w:instrText xml:space="preserve"> CITATION Sil \l 1033 </w:instrText>
          </w:r>
          <w:r w:rsidR="008B3883" w:rsidRPr="00E60DFF">
            <w:rPr>
              <w:lang w:val="en-US"/>
            </w:rPr>
            <w:fldChar w:fldCharType="separate"/>
          </w:r>
          <w:r w:rsidR="00D33BFA">
            <w:rPr>
              <w:noProof/>
              <w:lang w:val="en-US"/>
            </w:rPr>
            <w:t>(Silicon Sensors, n.d.)</w:t>
          </w:r>
          <w:r w:rsidR="008B3883" w:rsidRPr="00E60DFF">
            <w:rPr>
              <w:lang w:val="en-US"/>
            </w:rPr>
            <w:fldChar w:fldCharType="end"/>
          </w:r>
        </w:sdtContent>
      </w:sdt>
      <w:r w:rsidR="008B3883" w:rsidRPr="00E60DFF">
        <w:rPr>
          <w:lang w:val="en-US"/>
        </w:rPr>
        <w:t>. This makes silicon inappropriate for X-ray measurements involving hard X-rays</w:t>
      </w:r>
      <w:r w:rsidR="00C25DAB" w:rsidRPr="00E60DFF">
        <w:rPr>
          <w:lang w:val="en-US"/>
        </w:rPr>
        <w:t>, for example, the study of a material at atomic level</w:t>
      </w:r>
      <w:r w:rsidR="003A03AD" w:rsidRPr="00E60DFF">
        <w:rPr>
          <w:lang w:val="en-US"/>
        </w:rPr>
        <w:t xml:space="preserve"> </w:t>
      </w:r>
      <w:sdt>
        <w:sdtPr>
          <w:rPr>
            <w:lang w:val="en-US"/>
          </w:rPr>
          <w:id w:val="627747498"/>
          <w:citation/>
        </w:sdtPr>
        <w:sdtContent>
          <w:r w:rsidR="003A03AD" w:rsidRPr="00E60DFF">
            <w:rPr>
              <w:lang w:val="en-US"/>
            </w:rPr>
            <w:fldChar w:fldCharType="begin"/>
          </w:r>
          <w:r w:rsidR="003A03AD" w:rsidRPr="00E60DFF">
            <w:rPr>
              <w:lang w:val="en-US"/>
            </w:rPr>
            <w:instrText xml:space="preserve"> CITATION Dav17 \l 1033 </w:instrText>
          </w:r>
          <w:r w:rsidR="003A03AD" w:rsidRPr="00E60DFF">
            <w:rPr>
              <w:lang w:val="en-US"/>
            </w:rPr>
            <w:fldChar w:fldCharType="separate"/>
          </w:r>
          <w:r w:rsidR="00D33BFA">
            <w:rPr>
              <w:noProof/>
              <w:lang w:val="en-US"/>
            </w:rPr>
            <w:t>(David Pennicard, 2017)</w:t>
          </w:r>
          <w:r w:rsidR="003A03AD" w:rsidRPr="00E60DFF">
            <w:rPr>
              <w:lang w:val="en-US"/>
            </w:rPr>
            <w:fldChar w:fldCharType="end"/>
          </w:r>
        </w:sdtContent>
      </w:sdt>
      <w:r w:rsidR="003A03AD" w:rsidRPr="00E60DFF">
        <w:rPr>
          <w:lang w:val="en-US"/>
        </w:rPr>
        <w:t xml:space="preserve">. </w:t>
      </w:r>
    </w:p>
    <w:p w14:paraId="44BD7A10" w14:textId="1859BB48" w:rsidR="003A03AD" w:rsidRPr="00E60DFF" w:rsidRDefault="003A03AD" w:rsidP="00F45528">
      <w:pPr>
        <w:rPr>
          <w:lang w:val="en-US"/>
        </w:rPr>
      </w:pPr>
      <w:r w:rsidRPr="00E60DFF">
        <w:rPr>
          <w:lang w:val="en-US"/>
        </w:rPr>
        <w:t xml:space="preserve">Efficient detection of hard X-ray photons can be achieved by using germanium, gallium arsenide GaAs, cadmium telluride </w:t>
      </w:r>
      <w:proofErr w:type="spellStart"/>
      <w:r w:rsidRPr="00E60DFF">
        <w:rPr>
          <w:lang w:val="en-US"/>
        </w:rPr>
        <w:t>CdTe</w:t>
      </w:r>
      <w:proofErr w:type="spellEnd"/>
      <w:r w:rsidRPr="00E60DFF">
        <w:rPr>
          <w:lang w:val="en-US"/>
        </w:rPr>
        <w:t xml:space="preserve"> and cadmium zinc telluride CZT. On the other hand, the crystal homogeneity of compound semiconductors is typically lower than for a pure element, such as Ge or Si.</w:t>
      </w:r>
      <w:r w:rsidR="007753DF" w:rsidRPr="00E60DFF">
        <w:rPr>
          <w:lang w:val="en-US"/>
        </w:rPr>
        <w:t xml:space="preserve"> Besides, </w:t>
      </w:r>
      <w:r w:rsidR="00361755" w:rsidRPr="00E60DFF">
        <w:rPr>
          <w:lang w:val="en-US"/>
        </w:rPr>
        <w:t xml:space="preserve">higher number of defects in compound semiconductors </w:t>
      </w:r>
      <w:sdt>
        <w:sdtPr>
          <w:rPr>
            <w:lang w:val="en-US"/>
          </w:rPr>
          <w:id w:val="1958064413"/>
          <w:citation/>
        </w:sdtPr>
        <w:sdtContent>
          <w:r w:rsidR="00361755" w:rsidRPr="00E60DFF">
            <w:rPr>
              <w:lang w:val="en-US"/>
            </w:rPr>
            <w:fldChar w:fldCharType="begin"/>
          </w:r>
          <w:r w:rsidR="00361755" w:rsidRPr="00E60DFF">
            <w:rPr>
              <w:lang w:val="en-US"/>
            </w:rPr>
            <w:instrText xml:space="preserve"> CITATION Mat18 \l 1033 </w:instrText>
          </w:r>
          <w:r w:rsidR="00361755" w:rsidRPr="00E60DFF">
            <w:rPr>
              <w:lang w:val="en-US"/>
            </w:rPr>
            <w:fldChar w:fldCharType="separate"/>
          </w:r>
          <w:r w:rsidR="00D33BFA">
            <w:rPr>
              <w:noProof/>
              <w:lang w:val="en-US"/>
            </w:rPr>
            <w:t>(Matthew D. McCluskey, 2018)</w:t>
          </w:r>
          <w:r w:rsidR="00361755" w:rsidRPr="00E60DFF">
            <w:rPr>
              <w:lang w:val="en-US"/>
            </w:rPr>
            <w:fldChar w:fldCharType="end"/>
          </w:r>
        </w:sdtContent>
      </w:sdt>
      <w:r w:rsidR="00361755" w:rsidRPr="00E60DFF">
        <w:rPr>
          <w:lang w:val="en-US"/>
        </w:rPr>
        <w:t xml:space="preserve"> might trap</w:t>
      </w:r>
      <w:r w:rsidR="009A12E7" w:rsidRPr="00E60DFF">
        <w:rPr>
          <w:lang w:val="en-US"/>
        </w:rPr>
        <w:t xml:space="preserve"> additional amount of </w:t>
      </w:r>
      <w:r w:rsidR="00361755" w:rsidRPr="00E60DFF">
        <w:rPr>
          <w:lang w:val="en-US"/>
        </w:rPr>
        <w:t>charge carriers reducing significant part of photocurrent and altering the electric field applied within the semiconductor medium</w:t>
      </w:r>
      <w:r w:rsidR="009A12E7" w:rsidRPr="00E60DFF">
        <w:rPr>
          <w:lang w:val="en-US"/>
        </w:rPr>
        <w:t xml:space="preserve"> </w:t>
      </w:r>
      <w:sdt>
        <w:sdtPr>
          <w:rPr>
            <w:lang w:val="en-US"/>
          </w:rPr>
          <w:id w:val="-31731151"/>
          <w:citation/>
        </w:sdtPr>
        <w:sdtContent>
          <w:r w:rsidR="009A12E7" w:rsidRPr="00E60DFF">
            <w:rPr>
              <w:lang w:val="en-US"/>
            </w:rPr>
            <w:fldChar w:fldCharType="begin"/>
          </w:r>
          <w:r w:rsidR="009A12E7" w:rsidRPr="00E60DFF">
            <w:rPr>
              <w:lang w:val="en-US"/>
            </w:rPr>
            <w:instrText xml:space="preserve"> CITATION Don12 \l 1033 </w:instrText>
          </w:r>
          <w:r w:rsidR="009A12E7" w:rsidRPr="00E60DFF">
            <w:rPr>
              <w:lang w:val="en-US"/>
            </w:rPr>
            <w:fldChar w:fldCharType="separate"/>
          </w:r>
          <w:r w:rsidR="00D33BFA">
            <w:rPr>
              <w:noProof/>
              <w:lang w:val="en-US"/>
            </w:rPr>
            <w:t>(Neamen, 2012)</w:t>
          </w:r>
          <w:r w:rsidR="009A12E7" w:rsidRPr="00E60DFF">
            <w:rPr>
              <w:lang w:val="en-US"/>
            </w:rPr>
            <w:fldChar w:fldCharType="end"/>
          </w:r>
        </w:sdtContent>
      </w:sdt>
      <w:r w:rsidR="009A12E7" w:rsidRPr="00E60DFF">
        <w:rPr>
          <w:lang w:val="en-US"/>
        </w:rPr>
        <w:t xml:space="preserve">. Consequently, fabrication of large-pixel sized X-ray detectors using compound semiconductors is limited by their less homogeneous structure. </w:t>
      </w:r>
    </w:p>
    <w:p w14:paraId="68A139BA" w14:textId="3B5F8AFD" w:rsidR="009A12E7" w:rsidRPr="00E60DFF" w:rsidRDefault="009A12E7" w:rsidP="009A12E7">
      <w:pPr>
        <w:pStyle w:val="ListParagraph"/>
        <w:numPr>
          <w:ilvl w:val="0"/>
          <w:numId w:val="18"/>
        </w:numPr>
        <w:rPr>
          <w:b/>
          <w:bCs/>
          <w:lang w:val="en-US"/>
        </w:rPr>
      </w:pPr>
      <w:r w:rsidRPr="00E60DFF">
        <w:rPr>
          <w:b/>
          <w:bCs/>
          <w:lang w:val="en-US"/>
        </w:rPr>
        <w:t>Germanium</w:t>
      </w:r>
    </w:p>
    <w:p w14:paraId="48AC86B2" w14:textId="4047C46D" w:rsidR="00D36B0D" w:rsidRPr="00E60DFF" w:rsidRDefault="00EB3BAE" w:rsidP="00D54949">
      <w:pPr>
        <w:rPr>
          <w:lang w:val="en-US"/>
        </w:rPr>
      </w:pPr>
      <w:r w:rsidRPr="00E60DFF">
        <w:rPr>
          <w:lang w:val="en-US"/>
        </w:rPr>
        <w:t xml:space="preserve">Similarly to silicon, germanium is a single-crystal semiconductor, which can be produced using conventional methods, for example, the </w:t>
      </w:r>
      <w:proofErr w:type="spellStart"/>
      <w:r w:rsidRPr="00E60DFF">
        <w:rPr>
          <w:lang w:val="en-US"/>
        </w:rPr>
        <w:t>Czochralski</w:t>
      </w:r>
      <w:proofErr w:type="spellEnd"/>
      <w:r w:rsidRPr="00E60DFF">
        <w:rPr>
          <w:lang w:val="en-US"/>
        </w:rPr>
        <w:t xml:space="preserve"> pulling technique</w:t>
      </w:r>
      <w:sdt>
        <w:sdtPr>
          <w:rPr>
            <w:lang w:val="en-US"/>
          </w:rPr>
          <w:id w:val="114261960"/>
          <w:citation/>
        </w:sdtPr>
        <w:sdtContent>
          <w:r w:rsidRPr="00E60DFF">
            <w:rPr>
              <w:lang w:val="en-US"/>
            </w:rPr>
            <w:fldChar w:fldCharType="begin"/>
          </w:r>
          <w:r w:rsidRPr="00E60DFF">
            <w:rPr>
              <w:lang w:val="en-US"/>
            </w:rPr>
            <w:instrText xml:space="preserve"> CITATION Ben06 \l 1033 </w:instrText>
          </w:r>
          <w:r w:rsidRPr="00E60DFF">
            <w:rPr>
              <w:lang w:val="en-US"/>
            </w:rPr>
            <w:fldChar w:fldCharType="separate"/>
          </w:r>
          <w:r w:rsidR="00D33BFA">
            <w:rPr>
              <w:noProof/>
              <w:lang w:val="en-US"/>
            </w:rPr>
            <w:t xml:space="preserve"> (Ben Depuydt, 2006)</w:t>
          </w:r>
          <w:r w:rsidRPr="00E60DFF">
            <w:rPr>
              <w:lang w:val="en-US"/>
            </w:rPr>
            <w:fldChar w:fldCharType="end"/>
          </w:r>
        </w:sdtContent>
      </w:sdt>
      <w:r w:rsidR="00720AEA" w:rsidRPr="00E60DFF">
        <w:rPr>
          <w:lang w:val="en-US"/>
        </w:rPr>
        <w:t>. The main drawback of this semiconductor is its low band gap energy, which is below 0.7 eV at room temperature (300K)</w:t>
      </w:r>
      <w:sdt>
        <w:sdtPr>
          <w:rPr>
            <w:lang w:val="en-US"/>
          </w:rPr>
          <w:id w:val="804204315"/>
          <w:citation/>
        </w:sdtPr>
        <w:sdtContent>
          <w:r w:rsidR="00720AEA" w:rsidRPr="00E60DFF">
            <w:rPr>
              <w:lang w:val="en-US"/>
            </w:rPr>
            <w:fldChar w:fldCharType="begin"/>
          </w:r>
          <w:r w:rsidR="00720AEA" w:rsidRPr="00E60DFF">
            <w:rPr>
              <w:lang w:val="en-US"/>
            </w:rPr>
            <w:instrText xml:space="preserve"> CITATION Kit05 \l 1033 </w:instrText>
          </w:r>
          <w:r w:rsidR="00720AEA" w:rsidRPr="00E60DFF">
            <w:rPr>
              <w:lang w:val="en-US"/>
            </w:rPr>
            <w:fldChar w:fldCharType="separate"/>
          </w:r>
          <w:r w:rsidR="00D33BFA">
            <w:rPr>
              <w:noProof/>
              <w:lang w:val="en-US"/>
            </w:rPr>
            <w:t xml:space="preserve"> (Kittel, 2005)</w:t>
          </w:r>
          <w:r w:rsidR="00720AEA" w:rsidRPr="00E60DFF">
            <w:rPr>
              <w:lang w:val="en-US"/>
            </w:rPr>
            <w:fldChar w:fldCharType="end"/>
          </w:r>
        </w:sdtContent>
      </w:sdt>
      <w:r w:rsidR="005D40D9" w:rsidRPr="00E60DFF">
        <w:rPr>
          <w:lang w:val="en-US"/>
        </w:rPr>
        <w:t xml:space="preserve">. This significantly increases leakage current from thermally generated charge carriers; therefore, an additional cooling system must be integrated. </w:t>
      </w:r>
      <w:r w:rsidR="00101991" w:rsidRPr="00E60DFF">
        <w:rPr>
          <w:lang w:val="en-US"/>
        </w:rPr>
        <w:t xml:space="preserve">Normally, the temperature is reduced to 77 K through the use of an insulated dewar in which a reservoir of liquid nitrogen is kept in thermal contact with the detector </w:t>
      </w:r>
      <w:sdt>
        <w:sdtPr>
          <w:rPr>
            <w:lang w:val="en-US"/>
          </w:rPr>
          <w:id w:val="2034921812"/>
          <w:citation/>
        </w:sdtPr>
        <w:sdtContent>
          <w:r w:rsidR="00101991" w:rsidRPr="00E60DFF">
            <w:rPr>
              <w:lang w:val="en-US"/>
            </w:rPr>
            <w:fldChar w:fldCharType="begin"/>
          </w:r>
          <w:r w:rsidR="00101991" w:rsidRPr="00E60DFF">
            <w:rPr>
              <w:lang w:val="en-US"/>
            </w:rPr>
            <w:instrText xml:space="preserve"> CITATION Gle10 \l 1033 </w:instrText>
          </w:r>
          <w:r w:rsidR="00101991" w:rsidRPr="00E60DFF">
            <w:rPr>
              <w:lang w:val="en-US"/>
            </w:rPr>
            <w:fldChar w:fldCharType="separate"/>
          </w:r>
          <w:r w:rsidR="00D33BFA">
            <w:rPr>
              <w:noProof/>
              <w:lang w:val="en-US"/>
            </w:rPr>
            <w:t>(Knoll, 2010)</w:t>
          </w:r>
          <w:r w:rsidR="00101991" w:rsidRPr="00E60DFF">
            <w:rPr>
              <w:lang w:val="en-US"/>
            </w:rPr>
            <w:fldChar w:fldCharType="end"/>
          </w:r>
        </w:sdtContent>
      </w:sdt>
      <w:r w:rsidR="00101991" w:rsidRPr="00E60DFF">
        <w:rPr>
          <w:lang w:val="en-US"/>
        </w:rPr>
        <w:t>.</w:t>
      </w:r>
    </w:p>
    <w:p w14:paraId="42727212" w14:textId="75F49C9A" w:rsidR="00AA1C1D" w:rsidRPr="00E60DFF" w:rsidRDefault="005D40D9" w:rsidP="00D54949">
      <w:pPr>
        <w:rPr>
          <w:lang w:val="en-US"/>
        </w:rPr>
      </w:pPr>
      <w:r w:rsidRPr="00E60DFF">
        <w:rPr>
          <w:lang w:val="en-US"/>
        </w:rPr>
        <w:t xml:space="preserve">The germanium-based detector working principle relies on a </w:t>
      </w:r>
      <w:r w:rsidRPr="00E60DFF">
        <w:rPr>
          <w:i/>
          <w:iCs/>
          <w:lang w:val="en-US"/>
        </w:rPr>
        <w:t>pin</w:t>
      </w:r>
      <w:r w:rsidRPr="00E60DFF">
        <w:rPr>
          <w:lang w:val="en-US"/>
        </w:rPr>
        <w:t>-diode structure</w:t>
      </w:r>
      <w:sdt>
        <w:sdtPr>
          <w:rPr>
            <w:lang w:val="en-US"/>
          </w:rPr>
          <w:id w:val="-1590149823"/>
          <w:citation/>
        </w:sdtPr>
        <w:sdtContent>
          <w:r w:rsidR="00DA035C" w:rsidRPr="00E60DFF">
            <w:rPr>
              <w:lang w:val="en-US"/>
            </w:rPr>
            <w:fldChar w:fldCharType="begin"/>
          </w:r>
          <w:r w:rsidR="00DA035C" w:rsidRPr="00E60DFF">
            <w:rPr>
              <w:lang w:val="en-US"/>
            </w:rPr>
            <w:instrText xml:space="preserve"> CITATION Dav17 \l 1033 </w:instrText>
          </w:r>
          <w:r w:rsidR="00DA035C" w:rsidRPr="00E60DFF">
            <w:rPr>
              <w:lang w:val="en-US"/>
            </w:rPr>
            <w:fldChar w:fldCharType="separate"/>
          </w:r>
          <w:r w:rsidR="00D33BFA">
            <w:rPr>
              <w:noProof/>
              <w:lang w:val="en-US"/>
            </w:rPr>
            <w:t xml:space="preserve"> (David Pennicard, 2017)</w:t>
          </w:r>
          <w:r w:rsidR="00DA035C" w:rsidRPr="00E60DFF">
            <w:rPr>
              <w:lang w:val="en-US"/>
            </w:rPr>
            <w:fldChar w:fldCharType="end"/>
          </w:r>
        </w:sdtContent>
      </w:sdt>
      <w:r w:rsidRPr="00E60DFF">
        <w:rPr>
          <w:lang w:val="en-US"/>
        </w:rPr>
        <w:t xml:space="preserve">, in which a </w:t>
      </w:r>
      <w:r w:rsidRPr="00E60DFF">
        <w:rPr>
          <w:i/>
          <w:iCs/>
          <w:lang w:val="en-US"/>
        </w:rPr>
        <w:t xml:space="preserve">p- </w:t>
      </w:r>
      <w:r w:rsidRPr="00E60DFF">
        <w:rPr>
          <w:lang w:val="en-US"/>
        </w:rPr>
        <w:t xml:space="preserve">and </w:t>
      </w:r>
      <w:r w:rsidRPr="00E60DFF">
        <w:rPr>
          <w:i/>
          <w:iCs/>
          <w:lang w:val="en-US"/>
        </w:rPr>
        <w:t>n-</w:t>
      </w:r>
      <w:r w:rsidRPr="00E60DFF">
        <w:rPr>
          <w:lang w:val="en-US"/>
        </w:rPr>
        <w:t>regions are separated by an intrinsic region</w:t>
      </w:r>
      <w:r w:rsidR="00D36B0D" w:rsidRPr="00E60DFF">
        <w:rPr>
          <w:lang w:val="en-US"/>
        </w:rPr>
        <w:t xml:space="preserve"> to increase the depletion region</w:t>
      </w:r>
      <w:r w:rsidR="00DA035C" w:rsidRPr="00E60DFF">
        <w:rPr>
          <w:lang w:val="en-US"/>
        </w:rPr>
        <w:t xml:space="preserve"> </w:t>
      </w:r>
      <w:sdt>
        <w:sdtPr>
          <w:rPr>
            <w:lang w:val="en-US"/>
          </w:rPr>
          <w:id w:val="1247232940"/>
          <w:citation/>
        </w:sdtPr>
        <w:sdtContent>
          <w:r w:rsidR="00DA035C" w:rsidRPr="00E60DFF">
            <w:rPr>
              <w:lang w:val="en-US"/>
            </w:rPr>
            <w:fldChar w:fldCharType="begin"/>
          </w:r>
          <w:r w:rsidR="00DA035C" w:rsidRPr="00E60DFF">
            <w:rPr>
              <w:lang w:val="en-US"/>
            </w:rPr>
            <w:instrText xml:space="preserve"> CITATION Don12 \l 1033 </w:instrText>
          </w:r>
          <w:r w:rsidR="00DA035C" w:rsidRPr="00E60DFF">
            <w:rPr>
              <w:lang w:val="en-US"/>
            </w:rPr>
            <w:fldChar w:fldCharType="separate"/>
          </w:r>
          <w:r w:rsidR="00D33BFA">
            <w:rPr>
              <w:noProof/>
              <w:lang w:val="en-US"/>
            </w:rPr>
            <w:t>(Neamen, 2012)</w:t>
          </w:r>
          <w:r w:rsidR="00DA035C" w:rsidRPr="00E60DFF">
            <w:rPr>
              <w:lang w:val="en-US"/>
            </w:rPr>
            <w:fldChar w:fldCharType="end"/>
          </w:r>
        </w:sdtContent>
      </w:sdt>
      <w:r w:rsidR="00DA035C" w:rsidRPr="00E60DFF">
        <w:rPr>
          <w:lang w:val="en-US"/>
        </w:rPr>
        <w:t xml:space="preserve">. </w:t>
      </w:r>
      <w:r w:rsidR="00D47386" w:rsidRPr="00E60DFF">
        <w:rPr>
          <w:lang w:val="en-US"/>
        </w:rPr>
        <w:t>The n</w:t>
      </w:r>
      <w:r w:rsidR="00D47386" w:rsidRPr="00E60DFF">
        <w:rPr>
          <w:vertAlign w:val="superscript"/>
          <w:lang w:val="en-US"/>
        </w:rPr>
        <w:t>+</w:t>
      </w:r>
      <w:r w:rsidR="00D47386" w:rsidRPr="00E60DFF">
        <w:rPr>
          <w:lang w:val="en-US"/>
        </w:rPr>
        <w:t xml:space="preserve"> contact can be formed by diffusion of Li atoms into the wafer. The p</w:t>
      </w:r>
      <w:r w:rsidR="00D47386" w:rsidRPr="00E60DFF">
        <w:rPr>
          <w:vertAlign w:val="superscript"/>
          <w:lang w:val="en-US"/>
        </w:rPr>
        <w:t>+</w:t>
      </w:r>
      <w:r w:rsidR="00D47386" w:rsidRPr="00E60DFF">
        <w:rPr>
          <w:lang w:val="en-US"/>
        </w:rPr>
        <w:t xml:space="preserve"> contact on the opposite site is normally made by B implantation </w:t>
      </w:r>
      <w:sdt>
        <w:sdtPr>
          <w:rPr>
            <w:lang w:val="en-US"/>
          </w:rPr>
          <w:id w:val="2088726783"/>
          <w:citation/>
        </w:sdtPr>
        <w:sdtContent>
          <w:r w:rsidR="00D47386" w:rsidRPr="00E60DFF">
            <w:rPr>
              <w:lang w:val="en-US"/>
            </w:rPr>
            <w:fldChar w:fldCharType="begin"/>
          </w:r>
          <w:r w:rsidR="00D47386" w:rsidRPr="00E60DFF">
            <w:rPr>
              <w:lang w:val="en-US"/>
            </w:rPr>
            <w:instrText xml:space="preserve"> CITATION Kai07 \l 1033 </w:instrText>
          </w:r>
          <w:r w:rsidR="00D47386" w:rsidRPr="00E60DFF">
            <w:rPr>
              <w:lang w:val="en-US"/>
            </w:rPr>
            <w:fldChar w:fldCharType="separate"/>
          </w:r>
          <w:r w:rsidR="00D33BFA">
            <w:rPr>
              <w:noProof/>
              <w:lang w:val="en-US"/>
            </w:rPr>
            <w:t>(Vetter, 2007)</w:t>
          </w:r>
          <w:r w:rsidR="00D47386" w:rsidRPr="00E60DFF">
            <w:rPr>
              <w:lang w:val="en-US"/>
            </w:rPr>
            <w:fldChar w:fldCharType="end"/>
          </w:r>
        </w:sdtContent>
      </w:sdt>
      <w:r w:rsidR="004976BD" w:rsidRPr="00E60DFF">
        <w:rPr>
          <w:lang w:val="en-US"/>
        </w:rPr>
        <w:t>.</w:t>
      </w:r>
    </w:p>
    <w:p w14:paraId="259B0B75" w14:textId="02FD559E" w:rsidR="004976BD" w:rsidRPr="00E60DFF" w:rsidRDefault="004976BD" w:rsidP="00D54949">
      <w:pPr>
        <w:rPr>
          <w:lang w:val="en-US"/>
        </w:rPr>
      </w:pPr>
      <w:r w:rsidRPr="00E60DFF">
        <w:rPr>
          <w:lang w:val="en-US"/>
        </w:rPr>
        <w:t xml:space="preserve">Although bulkier and more expensive than silicon-based detectors, the germanium-based detectors, are successfully used in hard X-ray and gamma-ray measurements. Current developments in both sensor technology and readout electronics have led to more compact systems (10-mm-thick Ge layer), demonstrating energy resolutions similar to the silicon detectors, providing an alternative to silicon for a larger energy scale. A large variety of Ge sensor configurations are used for X-ray applications, depending on requirements of a specific experiment. The sensors are generally planar with thickness up to 20 mm </w:t>
      </w:r>
      <w:r w:rsidR="00E2077E" w:rsidRPr="00E60DFF">
        <w:rPr>
          <w:lang w:val="en-US"/>
        </w:rPr>
        <w:t xml:space="preserve">with segmentation patterns applied in one or two dimensions (strip or pixel) </w:t>
      </w:r>
      <w:sdt>
        <w:sdtPr>
          <w:rPr>
            <w:lang w:val="en-US"/>
          </w:rPr>
          <w:id w:val="-63494155"/>
          <w:citation/>
        </w:sdtPr>
        <w:sdtContent>
          <w:r w:rsidR="00E2077E" w:rsidRPr="00E60DFF">
            <w:rPr>
              <w:lang w:val="en-US"/>
            </w:rPr>
            <w:fldChar w:fldCharType="begin"/>
          </w:r>
          <w:r w:rsidR="00E2077E" w:rsidRPr="00E60DFF">
            <w:rPr>
              <w:lang w:val="en-US"/>
            </w:rPr>
            <w:instrText xml:space="preserve"> CITATION Dav17 \l 1033 </w:instrText>
          </w:r>
          <w:r w:rsidR="00E2077E" w:rsidRPr="00E60DFF">
            <w:rPr>
              <w:lang w:val="en-US"/>
            </w:rPr>
            <w:fldChar w:fldCharType="separate"/>
          </w:r>
          <w:r w:rsidR="00D33BFA">
            <w:rPr>
              <w:noProof/>
              <w:lang w:val="en-US"/>
            </w:rPr>
            <w:t>(David Pennicard, 2017)</w:t>
          </w:r>
          <w:r w:rsidR="00E2077E" w:rsidRPr="00E60DFF">
            <w:rPr>
              <w:lang w:val="en-US"/>
            </w:rPr>
            <w:fldChar w:fldCharType="end"/>
          </w:r>
        </w:sdtContent>
      </w:sdt>
      <w:r w:rsidR="00E2077E" w:rsidRPr="00E60DFF">
        <w:rPr>
          <w:lang w:val="en-US"/>
        </w:rPr>
        <w:t xml:space="preserve">, </w:t>
      </w:r>
      <w:sdt>
        <w:sdtPr>
          <w:rPr>
            <w:lang w:val="en-US"/>
          </w:rPr>
          <w:id w:val="-1534179892"/>
          <w:citation/>
        </w:sdtPr>
        <w:sdtContent>
          <w:r w:rsidR="00E2077E" w:rsidRPr="00E60DFF">
            <w:rPr>
              <w:lang w:val="en-US"/>
            </w:rPr>
            <w:fldChar w:fldCharType="begin"/>
          </w:r>
          <w:r w:rsidR="00E2077E" w:rsidRPr="00E60DFF">
            <w:rPr>
              <w:lang w:val="en-US"/>
            </w:rPr>
            <w:instrText xml:space="preserve"> CITATION Kai07 \l 1033 </w:instrText>
          </w:r>
          <w:r w:rsidR="00E2077E" w:rsidRPr="00E60DFF">
            <w:rPr>
              <w:lang w:val="en-US"/>
            </w:rPr>
            <w:fldChar w:fldCharType="separate"/>
          </w:r>
          <w:r w:rsidR="00D33BFA">
            <w:rPr>
              <w:noProof/>
              <w:lang w:val="en-US"/>
            </w:rPr>
            <w:t>(Vetter, 2007)</w:t>
          </w:r>
          <w:r w:rsidR="00E2077E" w:rsidRPr="00E60DFF">
            <w:rPr>
              <w:lang w:val="en-US"/>
            </w:rPr>
            <w:fldChar w:fldCharType="end"/>
          </w:r>
        </w:sdtContent>
      </w:sdt>
      <w:r w:rsidR="00E2077E" w:rsidRPr="00E60DFF">
        <w:rPr>
          <w:lang w:val="en-US"/>
        </w:rPr>
        <w:t>.</w:t>
      </w:r>
    </w:p>
    <w:p w14:paraId="4D90CC27" w14:textId="6153A4C1" w:rsidR="00E2077E" w:rsidRPr="00E60DFF" w:rsidRDefault="00E2077E" w:rsidP="00E2077E">
      <w:pPr>
        <w:pStyle w:val="ListParagraph"/>
        <w:numPr>
          <w:ilvl w:val="0"/>
          <w:numId w:val="18"/>
        </w:numPr>
        <w:rPr>
          <w:b/>
          <w:bCs/>
          <w:lang w:val="en-US"/>
        </w:rPr>
      </w:pPr>
      <w:r w:rsidRPr="00E60DFF">
        <w:rPr>
          <w:b/>
          <w:bCs/>
          <w:lang w:val="en-US"/>
        </w:rPr>
        <w:t>Gallium arsenide</w:t>
      </w:r>
    </w:p>
    <w:p w14:paraId="6CF2B253" w14:textId="363B33B0" w:rsidR="005D40D9" w:rsidRPr="00E60DFF" w:rsidRDefault="0059442B" w:rsidP="00D54949">
      <w:pPr>
        <w:rPr>
          <w:lang w:val="en-US"/>
        </w:rPr>
      </w:pPr>
      <w:r w:rsidRPr="00E60DFF">
        <w:rPr>
          <w:lang w:val="en-US"/>
        </w:rPr>
        <w:t>Gallium arsenide (GaAs) has been studied as a radiation detector since the early 1960s. It was the first compound semiconductor operated at room temperature that demonstrated sufficient gamma-ray resolution. At room temperature the band gap energy of GaAs is 1.42 eV</w:t>
      </w:r>
      <w:r w:rsidR="00B50472" w:rsidRPr="00E60DFF">
        <w:rPr>
          <w:lang w:val="en-US"/>
        </w:rPr>
        <w:t xml:space="preserve"> </w:t>
      </w:r>
      <w:sdt>
        <w:sdtPr>
          <w:rPr>
            <w:lang w:val="en-US"/>
          </w:rPr>
          <w:id w:val="2093970063"/>
          <w:citation/>
        </w:sdtPr>
        <w:sdtContent>
          <w:r w:rsidR="00B50472" w:rsidRPr="00E60DFF">
            <w:rPr>
              <w:lang w:val="en-US"/>
            </w:rPr>
            <w:fldChar w:fldCharType="begin"/>
          </w:r>
          <w:r w:rsidR="00B50472" w:rsidRPr="00E60DFF">
            <w:rPr>
              <w:lang w:val="en-US"/>
            </w:rPr>
            <w:instrText xml:space="preserve"> CITATION GLi16 \l 1033 </w:instrText>
          </w:r>
          <w:r w:rsidR="00B50472" w:rsidRPr="00E60DFF">
            <w:rPr>
              <w:lang w:val="en-US"/>
            </w:rPr>
            <w:fldChar w:fldCharType="separate"/>
          </w:r>
          <w:r w:rsidR="00D33BFA">
            <w:rPr>
              <w:noProof/>
              <w:lang w:val="en-US"/>
            </w:rPr>
            <w:t>(G. Lioliou, 2016)</w:t>
          </w:r>
          <w:r w:rsidR="00B50472" w:rsidRPr="00E60DFF">
            <w:rPr>
              <w:lang w:val="en-US"/>
            </w:rPr>
            <w:fldChar w:fldCharType="end"/>
          </w:r>
        </w:sdtContent>
      </w:sdt>
      <w:r w:rsidRPr="00E60DFF">
        <w:rPr>
          <w:lang w:val="en-US"/>
        </w:rPr>
        <w:t>, which results in low thermally generated leakage current compared to narrower band gap semiconductors, such as Si and</w:t>
      </w:r>
      <w:r w:rsidR="00B50472" w:rsidRPr="00E60DFF">
        <w:rPr>
          <w:lang w:val="en-US"/>
        </w:rPr>
        <w:t xml:space="preserve"> Ge</w:t>
      </w:r>
      <w:r w:rsidRPr="00E60DFF">
        <w:rPr>
          <w:lang w:val="en-US"/>
        </w:rPr>
        <w:t>.</w:t>
      </w:r>
      <w:r w:rsidR="00B50472" w:rsidRPr="00E60DFF">
        <w:rPr>
          <w:lang w:val="en-US"/>
        </w:rPr>
        <w:t xml:space="preserve"> The average ionization energy of GaAs is 4.3 eV/e-h pair </w:t>
      </w:r>
      <w:sdt>
        <w:sdtPr>
          <w:rPr>
            <w:lang w:val="en-US"/>
          </w:rPr>
          <w:id w:val="-1092544153"/>
          <w:citation/>
        </w:sdtPr>
        <w:sdtContent>
          <w:r w:rsidR="00B50472" w:rsidRPr="00E60DFF">
            <w:rPr>
              <w:lang w:val="en-US"/>
            </w:rPr>
            <w:fldChar w:fldCharType="begin"/>
          </w:r>
          <w:r w:rsidR="00B50472" w:rsidRPr="00E60DFF">
            <w:rPr>
              <w:lang w:val="en-US"/>
            </w:rPr>
            <w:instrText xml:space="preserve"> CITATION Gle10 \l 1033 </w:instrText>
          </w:r>
          <w:r w:rsidR="00B50472" w:rsidRPr="00E60DFF">
            <w:rPr>
              <w:lang w:val="en-US"/>
            </w:rPr>
            <w:fldChar w:fldCharType="separate"/>
          </w:r>
          <w:r w:rsidR="00D33BFA">
            <w:rPr>
              <w:noProof/>
              <w:lang w:val="en-US"/>
            </w:rPr>
            <w:t>(Knoll, 2010)</w:t>
          </w:r>
          <w:r w:rsidR="00B50472" w:rsidRPr="00E60DFF">
            <w:rPr>
              <w:lang w:val="en-US"/>
            </w:rPr>
            <w:fldChar w:fldCharType="end"/>
          </w:r>
        </w:sdtContent>
      </w:sdt>
      <w:r w:rsidR="00B50472" w:rsidRPr="00E60DFF">
        <w:rPr>
          <w:lang w:val="en-US"/>
        </w:rPr>
        <w:t>, which indicates that acceptable energy resolution can be provided at room temperature operation. Since the atomic numbers of Ga (</w:t>
      </w:r>
      <w:r w:rsidR="00B50472" w:rsidRPr="00E60DFF">
        <w:rPr>
          <w:i/>
          <w:iCs/>
          <w:lang w:val="en-US"/>
        </w:rPr>
        <w:t>Z=</w:t>
      </w:r>
      <w:r w:rsidR="00B50472" w:rsidRPr="00E60DFF">
        <w:rPr>
          <w:lang w:val="en-US"/>
        </w:rPr>
        <w:t xml:space="preserve">31) and </w:t>
      </w:r>
      <w:proofErr w:type="gramStart"/>
      <w:r w:rsidR="00B50472" w:rsidRPr="00E60DFF">
        <w:rPr>
          <w:lang w:val="en-US"/>
        </w:rPr>
        <w:t>As</w:t>
      </w:r>
      <w:proofErr w:type="gramEnd"/>
      <w:r w:rsidR="00B50472" w:rsidRPr="00E60DFF">
        <w:rPr>
          <w:lang w:val="en-US"/>
        </w:rPr>
        <w:t xml:space="preserve"> (</w:t>
      </w:r>
      <w:r w:rsidR="00B50472" w:rsidRPr="00E60DFF">
        <w:rPr>
          <w:i/>
          <w:iCs/>
          <w:lang w:val="en-US"/>
        </w:rPr>
        <w:t>Z=</w:t>
      </w:r>
      <w:r w:rsidR="00B50472" w:rsidRPr="00E60DFF">
        <w:rPr>
          <w:lang w:val="en-US"/>
        </w:rPr>
        <w:t>33) bracket that of Ge, the expected X-ray and gamma-ray interactions and detection efficiency per unit mass shall be similar to germanium-based sensors. A</w:t>
      </w:r>
      <w:r w:rsidR="00F83FAB" w:rsidRPr="00E60DFF">
        <w:rPr>
          <w:lang w:val="en-US"/>
        </w:rPr>
        <w:t xml:space="preserve">lthough GaAs-based detectors output good energy resolution, electric field distortions and charge carrier trapping defects in combination with difficulty of production have prevented the mass realization of bulk GaAs spectroscopic detectors </w:t>
      </w:r>
      <w:sdt>
        <w:sdtPr>
          <w:rPr>
            <w:lang w:val="en-US"/>
          </w:rPr>
          <w:id w:val="-178207296"/>
          <w:citation/>
        </w:sdtPr>
        <w:sdtContent>
          <w:r w:rsidR="00F83FAB" w:rsidRPr="00E60DFF">
            <w:rPr>
              <w:lang w:val="en-US"/>
            </w:rPr>
            <w:fldChar w:fldCharType="begin"/>
          </w:r>
          <w:r w:rsidR="00F83FAB" w:rsidRPr="00E60DFF">
            <w:rPr>
              <w:lang w:val="en-US"/>
            </w:rPr>
            <w:instrText xml:space="preserve"> CITATION Gle10 \l 1033 </w:instrText>
          </w:r>
          <w:r w:rsidR="00F83FAB" w:rsidRPr="00E60DFF">
            <w:rPr>
              <w:lang w:val="en-US"/>
            </w:rPr>
            <w:fldChar w:fldCharType="separate"/>
          </w:r>
          <w:r w:rsidR="00D33BFA">
            <w:rPr>
              <w:noProof/>
              <w:lang w:val="en-US"/>
            </w:rPr>
            <w:t>(Knoll, 2010)</w:t>
          </w:r>
          <w:r w:rsidR="00F83FAB" w:rsidRPr="00E60DFF">
            <w:rPr>
              <w:lang w:val="en-US"/>
            </w:rPr>
            <w:fldChar w:fldCharType="end"/>
          </w:r>
        </w:sdtContent>
      </w:sdt>
      <w:r w:rsidR="00F83FAB" w:rsidRPr="00E60DFF">
        <w:rPr>
          <w:lang w:val="en-US"/>
        </w:rPr>
        <w:t>.</w:t>
      </w:r>
    </w:p>
    <w:p w14:paraId="6A0472D6" w14:textId="4FDD67FC" w:rsidR="00F83FAB" w:rsidRPr="00E60DFF" w:rsidRDefault="00F83FAB" w:rsidP="00D54949">
      <w:pPr>
        <w:rPr>
          <w:lang w:val="en-US"/>
        </w:rPr>
      </w:pPr>
      <w:r w:rsidRPr="00E60DFF">
        <w:rPr>
          <w:lang w:val="en-US"/>
        </w:rPr>
        <w:t>Nevertheless, due to relatively wide band gap, GaAs can be used for radiation detection in rough conditions, for example, at high temperatures and at external radiation without the need for cooling system and shielding. GaAs-based detectors are successfully employed in space missions, such as for X-ray fluorescence spectroscopy measurements on Mercury and Jupiter.</w:t>
      </w:r>
      <w:r w:rsidR="003B520F" w:rsidRPr="00E60DFF">
        <w:rPr>
          <w:lang w:val="en-US"/>
        </w:rPr>
        <w:t xml:space="preserve"> Another application of GaAs is the electron spectroscopy </w:t>
      </w:r>
      <w:sdt>
        <w:sdtPr>
          <w:rPr>
            <w:lang w:val="en-US"/>
          </w:rPr>
          <w:id w:val="-372314374"/>
          <w:citation/>
        </w:sdtPr>
        <w:sdtContent>
          <w:r w:rsidR="003B520F" w:rsidRPr="00E60DFF">
            <w:rPr>
              <w:lang w:val="en-US"/>
            </w:rPr>
            <w:fldChar w:fldCharType="begin"/>
          </w:r>
          <w:r w:rsidR="003B520F" w:rsidRPr="00E60DFF">
            <w:rPr>
              <w:lang w:val="en-US"/>
            </w:rPr>
            <w:instrText xml:space="preserve"> CITATION GLi16 \l 1033 </w:instrText>
          </w:r>
          <w:r w:rsidR="003B520F" w:rsidRPr="00E60DFF">
            <w:rPr>
              <w:lang w:val="en-US"/>
            </w:rPr>
            <w:fldChar w:fldCharType="separate"/>
          </w:r>
          <w:r w:rsidR="00D33BFA">
            <w:rPr>
              <w:noProof/>
              <w:lang w:val="en-US"/>
            </w:rPr>
            <w:t>(G. Lioliou, 2016)</w:t>
          </w:r>
          <w:r w:rsidR="003B520F" w:rsidRPr="00E60DFF">
            <w:rPr>
              <w:lang w:val="en-US"/>
            </w:rPr>
            <w:fldChar w:fldCharType="end"/>
          </w:r>
        </w:sdtContent>
      </w:sdt>
      <w:r w:rsidR="003B520F" w:rsidRPr="00E60DFF">
        <w:rPr>
          <w:lang w:val="en-US"/>
        </w:rPr>
        <w:t>.</w:t>
      </w:r>
    </w:p>
    <w:p w14:paraId="48902309" w14:textId="77777777" w:rsidR="004022AC" w:rsidRPr="00E60DFF" w:rsidRDefault="004022AC" w:rsidP="00D54949">
      <w:pPr>
        <w:rPr>
          <w:lang w:val="en-US"/>
        </w:rPr>
      </w:pPr>
    </w:p>
    <w:p w14:paraId="5F76083D" w14:textId="3F8C75FB" w:rsidR="003B520F" w:rsidRPr="00E60DFF" w:rsidRDefault="003B520F" w:rsidP="003B520F">
      <w:pPr>
        <w:pStyle w:val="ListParagraph"/>
        <w:numPr>
          <w:ilvl w:val="0"/>
          <w:numId w:val="18"/>
        </w:numPr>
        <w:rPr>
          <w:lang w:val="en-US"/>
        </w:rPr>
      </w:pPr>
      <w:r w:rsidRPr="00E60DFF">
        <w:rPr>
          <w:b/>
          <w:bCs/>
          <w:lang w:val="en-US"/>
        </w:rPr>
        <w:t xml:space="preserve">Cadmium telluride </w:t>
      </w:r>
    </w:p>
    <w:p w14:paraId="74587262" w14:textId="1F089F25" w:rsidR="00AA1C1D" w:rsidRPr="00E60DFF" w:rsidRDefault="003B520F" w:rsidP="00512922">
      <w:pPr>
        <w:rPr>
          <w:lang w:val="en-US"/>
        </w:rPr>
      </w:pPr>
      <w:r w:rsidRPr="00E60DFF">
        <w:rPr>
          <w:lang w:val="en-US"/>
        </w:rPr>
        <w:t>Cadmium telluride (</w:t>
      </w:r>
      <w:proofErr w:type="spellStart"/>
      <w:r w:rsidRPr="00E60DFF">
        <w:rPr>
          <w:lang w:val="en-US"/>
        </w:rPr>
        <w:t>CdTe</w:t>
      </w:r>
      <w:proofErr w:type="spellEnd"/>
      <w:r w:rsidRPr="00E60DFF">
        <w:rPr>
          <w:lang w:val="en-US"/>
        </w:rPr>
        <w:t>) is also a high-</w:t>
      </w:r>
      <w:r w:rsidRPr="00E60DFF">
        <w:rPr>
          <w:i/>
          <w:iCs/>
          <w:lang w:val="en-US"/>
        </w:rPr>
        <w:t>Z</w:t>
      </w:r>
      <w:r w:rsidRPr="00E60DFF">
        <w:rPr>
          <w:lang w:val="en-US"/>
        </w:rPr>
        <w:t xml:space="preserve"> semiconductor (</w:t>
      </w:r>
      <w:r w:rsidRPr="00E60DFF">
        <w:rPr>
          <w:i/>
          <w:iCs/>
          <w:lang w:val="en-US"/>
        </w:rPr>
        <w:t>Z=</w:t>
      </w:r>
      <w:r w:rsidRPr="00E60DFF">
        <w:rPr>
          <w:lang w:val="en-US"/>
        </w:rPr>
        <w:t xml:space="preserve">48 for Cd and 52 for </w:t>
      </w:r>
      <w:proofErr w:type="spellStart"/>
      <w:r w:rsidRPr="00E60DFF">
        <w:rPr>
          <w:lang w:val="en-US"/>
        </w:rPr>
        <w:t>Te</w:t>
      </w:r>
      <w:proofErr w:type="spellEnd"/>
      <w:r w:rsidRPr="00E60DFF">
        <w:rPr>
          <w:lang w:val="en-US"/>
        </w:rPr>
        <w:t>) with a sufficiently large band gap energy of 1.52 eV</w:t>
      </w:r>
      <w:r w:rsidR="00AA4AC4" w:rsidRPr="00E60DFF">
        <w:rPr>
          <w:lang w:val="en-US"/>
        </w:rPr>
        <w:t xml:space="preserve">, which makes it appealing material for high-energy X-rays and gamma-rays detection. The probability of photoelectric absorption of gamma-rays per unit pathlength in </w:t>
      </w:r>
      <w:proofErr w:type="spellStart"/>
      <w:r w:rsidR="00AA4AC4" w:rsidRPr="00E60DFF">
        <w:rPr>
          <w:lang w:val="en-US"/>
        </w:rPr>
        <w:t>CdTe</w:t>
      </w:r>
      <w:proofErr w:type="spellEnd"/>
      <w:r w:rsidR="00AA4AC4" w:rsidRPr="00E60DFF">
        <w:rPr>
          <w:lang w:val="en-US"/>
        </w:rPr>
        <w:t xml:space="preserve"> is roughly 4-5 times higher than in Ge, and 100 times higher than in Si </w:t>
      </w:r>
      <w:sdt>
        <w:sdtPr>
          <w:rPr>
            <w:lang w:val="en-US"/>
          </w:rPr>
          <w:id w:val="-1661761633"/>
          <w:citation/>
        </w:sdtPr>
        <w:sdtContent>
          <w:r w:rsidR="00AA4AC4" w:rsidRPr="00E60DFF">
            <w:rPr>
              <w:lang w:val="en-US"/>
            </w:rPr>
            <w:fldChar w:fldCharType="begin"/>
          </w:r>
          <w:r w:rsidR="00AA4AC4" w:rsidRPr="00E60DFF">
            <w:rPr>
              <w:lang w:val="en-US"/>
            </w:rPr>
            <w:instrText xml:space="preserve"> CITATION Gle10 \l 1033 </w:instrText>
          </w:r>
          <w:r w:rsidR="00AA4AC4" w:rsidRPr="00E60DFF">
            <w:rPr>
              <w:lang w:val="en-US"/>
            </w:rPr>
            <w:fldChar w:fldCharType="separate"/>
          </w:r>
          <w:r w:rsidR="00D33BFA">
            <w:rPr>
              <w:noProof/>
              <w:lang w:val="en-US"/>
            </w:rPr>
            <w:t>(Knoll, 2010)</w:t>
          </w:r>
          <w:r w:rsidR="00AA4AC4" w:rsidRPr="00E60DFF">
            <w:rPr>
              <w:lang w:val="en-US"/>
            </w:rPr>
            <w:fldChar w:fldCharType="end"/>
          </w:r>
        </w:sdtContent>
      </w:sdt>
      <w:r w:rsidR="00AA4AC4" w:rsidRPr="00E60DFF">
        <w:rPr>
          <w:lang w:val="en-US"/>
        </w:rPr>
        <w:t xml:space="preserve">.  </w:t>
      </w:r>
      <w:r w:rsidR="00E6537C" w:rsidRPr="00E60DFF">
        <w:rPr>
          <w:lang w:val="en-US"/>
        </w:rPr>
        <w:t>On the other ha</w:t>
      </w:r>
      <w:r w:rsidR="00512922" w:rsidRPr="00E60DFF">
        <w:rPr>
          <w:lang w:val="en-US"/>
        </w:rPr>
        <w:t xml:space="preserve">nd, poor charge carrier properties and disparity between electrons and holed are typical of </w:t>
      </w:r>
      <w:proofErr w:type="spellStart"/>
      <w:r w:rsidR="00512922" w:rsidRPr="00E60DFF">
        <w:rPr>
          <w:lang w:val="en-US"/>
        </w:rPr>
        <w:t>CdTe</w:t>
      </w:r>
      <w:proofErr w:type="spellEnd"/>
      <w:r w:rsidR="00512922" w:rsidRPr="00E60DFF">
        <w:rPr>
          <w:lang w:val="en-US"/>
        </w:rPr>
        <w:t xml:space="preserve"> (µ</w:t>
      </w:r>
      <w:proofErr w:type="spellStart"/>
      <w:r w:rsidR="00512922" w:rsidRPr="00E60DFF">
        <w:rPr>
          <w:vertAlign w:val="subscript"/>
          <w:lang w:val="en-US"/>
        </w:rPr>
        <w:t>e</w:t>
      </w:r>
      <w:r w:rsidR="00512922" w:rsidRPr="00E60DFF">
        <w:rPr>
          <w:lang w:val="en-US"/>
        </w:rPr>
        <w:t>τ</w:t>
      </w:r>
      <w:r w:rsidR="00512922" w:rsidRPr="00E60DFF">
        <w:rPr>
          <w:vertAlign w:val="subscript"/>
          <w:lang w:val="en-US"/>
        </w:rPr>
        <w:t>e</w:t>
      </w:r>
      <w:proofErr w:type="spellEnd"/>
      <w:r w:rsidR="00512922" w:rsidRPr="00E60DFF">
        <w:rPr>
          <w:lang w:val="en-US"/>
        </w:rPr>
        <w:t xml:space="preserve"> = 10</w:t>
      </w:r>
      <w:r w:rsidR="00512922" w:rsidRPr="00E60DFF">
        <w:rPr>
          <w:vertAlign w:val="superscript"/>
          <w:lang w:val="en-US"/>
        </w:rPr>
        <w:t>-3</w:t>
      </w:r>
      <w:r w:rsidR="00512922" w:rsidRPr="00E60DFF">
        <w:rPr>
          <w:lang w:val="en-US"/>
        </w:rPr>
        <w:t xml:space="preserve"> cm</w:t>
      </w:r>
      <w:r w:rsidR="00512922" w:rsidRPr="00E60DFF">
        <w:rPr>
          <w:vertAlign w:val="superscript"/>
          <w:lang w:val="en-US"/>
        </w:rPr>
        <w:t>2</w:t>
      </w:r>
      <w:r w:rsidR="00512922" w:rsidRPr="00E60DFF">
        <w:rPr>
          <w:lang w:val="en-US"/>
        </w:rPr>
        <w:t>V</w:t>
      </w:r>
      <w:r w:rsidR="00512922" w:rsidRPr="00E60DFF">
        <w:rPr>
          <w:vertAlign w:val="superscript"/>
          <w:lang w:val="en-US"/>
        </w:rPr>
        <w:t>-1</w:t>
      </w:r>
      <w:r w:rsidR="00512922" w:rsidRPr="00E60DFF">
        <w:rPr>
          <w:lang w:val="en-US"/>
        </w:rPr>
        <w:t xml:space="preserve"> and µ</w:t>
      </w:r>
      <w:proofErr w:type="spellStart"/>
      <w:r w:rsidR="00512922" w:rsidRPr="00E60DFF">
        <w:rPr>
          <w:vertAlign w:val="subscript"/>
          <w:lang w:val="en-US"/>
        </w:rPr>
        <w:t>h</w:t>
      </w:r>
      <w:r w:rsidR="00512922" w:rsidRPr="00E60DFF">
        <w:rPr>
          <w:lang w:val="en-US"/>
        </w:rPr>
        <w:t>τ</w:t>
      </w:r>
      <w:r w:rsidR="00512922" w:rsidRPr="00E60DFF">
        <w:rPr>
          <w:vertAlign w:val="subscript"/>
          <w:lang w:val="en-US"/>
        </w:rPr>
        <w:t>h</w:t>
      </w:r>
      <w:proofErr w:type="spellEnd"/>
      <w:r w:rsidR="00512922" w:rsidRPr="00E60DFF">
        <w:rPr>
          <w:lang w:val="en-US"/>
        </w:rPr>
        <w:t xml:space="preserve"> = 10</w:t>
      </w:r>
      <w:r w:rsidR="00512922" w:rsidRPr="00E60DFF">
        <w:rPr>
          <w:vertAlign w:val="superscript"/>
          <w:lang w:val="en-US"/>
        </w:rPr>
        <w:t>-4</w:t>
      </w:r>
      <w:r w:rsidR="00512922" w:rsidRPr="00E60DFF">
        <w:rPr>
          <w:lang w:val="en-US"/>
        </w:rPr>
        <w:t xml:space="preserve"> cm</w:t>
      </w:r>
      <w:r w:rsidR="00512922" w:rsidRPr="00E60DFF">
        <w:rPr>
          <w:vertAlign w:val="superscript"/>
          <w:lang w:val="en-US"/>
        </w:rPr>
        <w:t>2</w:t>
      </w:r>
      <w:r w:rsidR="00512922" w:rsidRPr="00E60DFF">
        <w:rPr>
          <w:lang w:val="en-US"/>
        </w:rPr>
        <w:t>V</w:t>
      </w:r>
      <w:r w:rsidR="00512922" w:rsidRPr="00E60DFF">
        <w:rPr>
          <w:vertAlign w:val="superscript"/>
          <w:lang w:val="en-US"/>
        </w:rPr>
        <w:t>-1</w:t>
      </w:r>
      <w:r w:rsidR="00512922" w:rsidRPr="00E60DFF">
        <w:rPr>
          <w:lang w:val="en-US"/>
        </w:rPr>
        <w:t xml:space="preserve">). Such low values of mobilities-lifetime products are due to the presence of impurities and defects that act as trapping sites. </w:t>
      </w:r>
      <w:sdt>
        <w:sdtPr>
          <w:rPr>
            <w:lang w:val="en-US"/>
          </w:rPr>
          <w:id w:val="-1491007104"/>
          <w:citation/>
        </w:sdtPr>
        <w:sdtContent>
          <w:r w:rsidR="00512922" w:rsidRPr="00E60DFF">
            <w:rPr>
              <w:lang w:val="en-US"/>
            </w:rPr>
            <w:fldChar w:fldCharType="begin"/>
          </w:r>
          <w:r w:rsidR="00512922" w:rsidRPr="00E60DFF">
            <w:rPr>
              <w:lang w:val="en-US"/>
            </w:rPr>
            <w:instrText xml:space="preserve"> CITATION LAb14 \l 1033 </w:instrText>
          </w:r>
          <w:r w:rsidR="00512922" w:rsidRPr="00E60DFF">
            <w:rPr>
              <w:lang w:val="en-US"/>
            </w:rPr>
            <w:fldChar w:fldCharType="separate"/>
          </w:r>
          <w:r w:rsidR="00D33BFA">
            <w:rPr>
              <w:noProof/>
              <w:lang w:val="en-US"/>
            </w:rPr>
            <w:t>(L. Abbene S. D., 2014)</w:t>
          </w:r>
          <w:r w:rsidR="00512922" w:rsidRPr="00E60DFF">
            <w:rPr>
              <w:lang w:val="en-US"/>
            </w:rPr>
            <w:fldChar w:fldCharType="end"/>
          </w:r>
        </w:sdtContent>
      </w:sdt>
      <w:r w:rsidR="00512922" w:rsidRPr="00E60DFF">
        <w:rPr>
          <w:lang w:val="en-US"/>
        </w:rPr>
        <w:t>. For example</w:t>
      </w:r>
      <w:r w:rsidR="004556C2" w:rsidRPr="00E60DFF">
        <w:rPr>
          <w:lang w:val="en-US"/>
        </w:rPr>
        <w:t xml:space="preserve">, the mean distance before trapping is on the order of 10 cm for electrons and 10 cm for electrons, which is lower than in Si and Ge </w:t>
      </w:r>
      <w:sdt>
        <w:sdtPr>
          <w:rPr>
            <w:lang w:val="en-US"/>
          </w:rPr>
          <w:id w:val="-806852611"/>
          <w:citation/>
        </w:sdtPr>
        <w:sdtContent>
          <w:r w:rsidR="004556C2" w:rsidRPr="00E60DFF">
            <w:rPr>
              <w:lang w:val="en-US"/>
            </w:rPr>
            <w:fldChar w:fldCharType="begin"/>
          </w:r>
          <w:r w:rsidR="004556C2" w:rsidRPr="00E60DFF">
            <w:rPr>
              <w:lang w:val="en-US"/>
            </w:rPr>
            <w:instrText xml:space="preserve"> CITATION Dav17 \l 1033 </w:instrText>
          </w:r>
          <w:r w:rsidR="004556C2" w:rsidRPr="00E60DFF">
            <w:rPr>
              <w:lang w:val="en-US"/>
            </w:rPr>
            <w:fldChar w:fldCharType="separate"/>
          </w:r>
          <w:r w:rsidR="00D33BFA">
            <w:rPr>
              <w:noProof/>
              <w:lang w:val="en-US"/>
            </w:rPr>
            <w:t>(David Pennicard, 2017)</w:t>
          </w:r>
          <w:r w:rsidR="004556C2" w:rsidRPr="00E60DFF">
            <w:rPr>
              <w:lang w:val="en-US"/>
            </w:rPr>
            <w:fldChar w:fldCharType="end"/>
          </w:r>
        </w:sdtContent>
      </w:sdt>
      <w:r w:rsidR="004556C2" w:rsidRPr="00E60DFF">
        <w:rPr>
          <w:lang w:val="en-US"/>
        </w:rPr>
        <w:t xml:space="preserve">. </w:t>
      </w:r>
    </w:p>
    <w:p w14:paraId="122D33A3" w14:textId="1453FE6B" w:rsidR="00FA3103" w:rsidRPr="00E60DFF" w:rsidRDefault="004556C2" w:rsidP="00D54949">
      <w:pPr>
        <w:rPr>
          <w:lang w:val="en-US"/>
        </w:rPr>
      </w:pPr>
      <w:r w:rsidRPr="00E60DFF">
        <w:rPr>
          <w:lang w:val="en-US"/>
        </w:rPr>
        <w:t xml:space="preserve">Detector-grade </w:t>
      </w:r>
      <w:proofErr w:type="spellStart"/>
      <w:r w:rsidRPr="00E60DFF">
        <w:rPr>
          <w:lang w:val="en-US"/>
        </w:rPr>
        <w:t>CdTe</w:t>
      </w:r>
      <w:proofErr w:type="spellEnd"/>
      <w:r w:rsidRPr="00E60DFF">
        <w:rPr>
          <w:lang w:val="en-US"/>
        </w:rPr>
        <w:t xml:space="preserve"> crystals can be fabricated by first growing polycrystalline </w:t>
      </w:r>
      <w:proofErr w:type="spellStart"/>
      <w:r w:rsidRPr="00E60DFF">
        <w:rPr>
          <w:lang w:val="en-US"/>
        </w:rPr>
        <w:t>CdTe</w:t>
      </w:r>
      <w:proofErr w:type="spellEnd"/>
      <w:r w:rsidRPr="00E60DFF">
        <w:rPr>
          <w:lang w:val="en-US"/>
        </w:rPr>
        <w:t xml:space="preserve"> ingots from a </w:t>
      </w:r>
      <w:proofErr w:type="spellStart"/>
      <w:r w:rsidRPr="00E60DFF">
        <w:rPr>
          <w:lang w:val="en-US"/>
        </w:rPr>
        <w:t>Te</w:t>
      </w:r>
      <w:proofErr w:type="spellEnd"/>
      <w:r w:rsidRPr="00E60DFF">
        <w:rPr>
          <w:lang w:val="en-US"/>
        </w:rPr>
        <w:t>-rich melt, and then progressively recrystallizing the material by the travelling heater method (</w:t>
      </w:r>
      <w:r w:rsidR="00FA3103" w:rsidRPr="00E60DFF">
        <w:rPr>
          <w:lang w:val="en-US"/>
        </w:rPr>
        <w:t>TH</w:t>
      </w:r>
      <w:r w:rsidRPr="00E60DFF">
        <w:rPr>
          <w:lang w:val="en-US"/>
        </w:rPr>
        <w:t xml:space="preserve">M). Using such approach, single crystal of undoped </w:t>
      </w:r>
      <w:proofErr w:type="spellStart"/>
      <w:r w:rsidRPr="00E60DFF">
        <w:rPr>
          <w:lang w:val="en-US"/>
        </w:rPr>
        <w:t>CdTe</w:t>
      </w:r>
      <w:proofErr w:type="spellEnd"/>
      <w:r w:rsidRPr="00E60DFF">
        <w:rPr>
          <w:lang w:val="en-US"/>
        </w:rPr>
        <w:t xml:space="preserve"> can be reliably produced </w:t>
      </w:r>
      <w:sdt>
        <w:sdtPr>
          <w:rPr>
            <w:lang w:val="en-US"/>
          </w:rPr>
          <w:id w:val="1349751324"/>
          <w:citation/>
        </w:sdtPr>
        <w:sdtContent>
          <w:r w:rsidRPr="00E60DFF">
            <w:rPr>
              <w:lang w:val="en-US"/>
            </w:rPr>
            <w:fldChar w:fldCharType="begin"/>
          </w:r>
          <w:r w:rsidRPr="00E60DFF">
            <w:rPr>
              <w:lang w:val="en-US"/>
            </w:rPr>
            <w:instrText xml:space="preserve"> CITATION Dav17 \l 1033 </w:instrText>
          </w:r>
          <w:r w:rsidRPr="00E60DFF">
            <w:rPr>
              <w:lang w:val="en-US"/>
            </w:rPr>
            <w:fldChar w:fldCharType="separate"/>
          </w:r>
          <w:r w:rsidR="00D33BFA">
            <w:rPr>
              <w:noProof/>
              <w:lang w:val="en-US"/>
            </w:rPr>
            <w:t>(David Pennicard, 2017)</w:t>
          </w:r>
          <w:r w:rsidRPr="00E60DFF">
            <w:rPr>
              <w:lang w:val="en-US"/>
            </w:rPr>
            <w:fldChar w:fldCharType="end"/>
          </w:r>
        </w:sdtContent>
      </w:sdt>
      <w:r w:rsidRPr="00E60DFF">
        <w:rPr>
          <w:lang w:val="en-US"/>
        </w:rPr>
        <w:t>. Alternative growth methods</w:t>
      </w:r>
      <w:r w:rsidR="00FA3103" w:rsidRPr="00E60DFF">
        <w:rPr>
          <w:lang w:val="en-US"/>
        </w:rPr>
        <w:t xml:space="preserve"> may include the Bridgman technique </w:t>
      </w:r>
      <w:sdt>
        <w:sdtPr>
          <w:rPr>
            <w:lang w:val="en-US"/>
          </w:rPr>
          <w:id w:val="1126826972"/>
          <w:citation/>
        </w:sdtPr>
        <w:sdtContent>
          <w:r w:rsidR="00FA3103" w:rsidRPr="00E60DFF">
            <w:rPr>
              <w:lang w:val="en-US"/>
            </w:rPr>
            <w:fldChar w:fldCharType="begin"/>
          </w:r>
          <w:r w:rsidR="00FA3103" w:rsidRPr="00E60DFF">
            <w:rPr>
              <w:lang w:val="en-US"/>
            </w:rPr>
            <w:instrText xml:space="preserve"> CITATION Gle10 \l 1033 </w:instrText>
          </w:r>
          <w:r w:rsidR="00FA3103" w:rsidRPr="00E60DFF">
            <w:rPr>
              <w:lang w:val="en-US"/>
            </w:rPr>
            <w:fldChar w:fldCharType="separate"/>
          </w:r>
          <w:r w:rsidR="00D33BFA">
            <w:rPr>
              <w:noProof/>
              <w:lang w:val="en-US"/>
            </w:rPr>
            <w:t>(Knoll, 2010)</w:t>
          </w:r>
          <w:r w:rsidR="00FA3103" w:rsidRPr="00E60DFF">
            <w:rPr>
              <w:lang w:val="en-US"/>
            </w:rPr>
            <w:fldChar w:fldCharType="end"/>
          </w:r>
        </w:sdtContent>
      </w:sdt>
      <w:r w:rsidR="00FA3103" w:rsidRPr="00E60DFF">
        <w:rPr>
          <w:lang w:val="en-US"/>
        </w:rPr>
        <w:t xml:space="preserve">. In order to compensate crystal impurities and defects, </w:t>
      </w:r>
      <w:proofErr w:type="spellStart"/>
      <w:r w:rsidR="00FA3103" w:rsidRPr="00E60DFF">
        <w:rPr>
          <w:lang w:val="en-US"/>
        </w:rPr>
        <w:t>CdTe</w:t>
      </w:r>
      <w:proofErr w:type="spellEnd"/>
      <w:r w:rsidR="00FA3103" w:rsidRPr="00E60DFF">
        <w:rPr>
          <w:lang w:val="en-US"/>
        </w:rPr>
        <w:t xml:space="preserve"> crystals are usually doped with Cl, resulting in high-resistivity </w:t>
      </w:r>
      <w:r w:rsidR="00FA3103" w:rsidRPr="00E60DFF">
        <w:rPr>
          <w:i/>
          <w:iCs/>
          <w:lang w:val="en-US"/>
        </w:rPr>
        <w:t>p</w:t>
      </w:r>
      <w:r w:rsidR="00FA3103" w:rsidRPr="00E60DFF">
        <w:rPr>
          <w:lang w:val="en-US"/>
        </w:rPr>
        <w:t xml:space="preserve">-type semiconductor, while the </w:t>
      </w:r>
      <w:r w:rsidR="00FA3103" w:rsidRPr="00E60DFF">
        <w:rPr>
          <w:i/>
          <w:iCs/>
          <w:lang w:val="en-US"/>
        </w:rPr>
        <w:t>n</w:t>
      </w:r>
      <w:r w:rsidR="00FA3103" w:rsidRPr="00E60DFF">
        <w:rPr>
          <w:lang w:val="en-US"/>
        </w:rPr>
        <w:t xml:space="preserve">-type crystal is obtained by doping with indium (In) atoms. </w:t>
      </w:r>
      <w:proofErr w:type="spellStart"/>
      <w:r w:rsidR="00FA3103" w:rsidRPr="00E60DFF">
        <w:rPr>
          <w:lang w:val="en-US"/>
        </w:rPr>
        <w:t>CdTe</w:t>
      </w:r>
      <w:proofErr w:type="spellEnd"/>
      <w:r w:rsidR="00FA3103" w:rsidRPr="00E60DFF">
        <w:rPr>
          <w:lang w:val="en-US"/>
        </w:rPr>
        <w:t xml:space="preserve"> detectors are normally fabricated with Schottky contacts using metals with a high work function, such as gold and platinum (</w:t>
      </w:r>
      <w:r w:rsidR="00AD2D59" w:rsidRPr="00E60DFF">
        <w:rPr>
          <w:lang w:val="en-US"/>
        </w:rPr>
        <w:t>Fig.1.9)</w:t>
      </w:r>
      <w:r w:rsidR="00FA3103" w:rsidRPr="00E60DFF">
        <w:rPr>
          <w:lang w:val="en-US"/>
        </w:rPr>
        <w:t xml:space="preserve"> </w:t>
      </w:r>
      <w:sdt>
        <w:sdtPr>
          <w:rPr>
            <w:lang w:val="en-US"/>
          </w:rPr>
          <w:id w:val="1943878830"/>
          <w:citation/>
        </w:sdtPr>
        <w:sdtContent>
          <w:r w:rsidR="00FA3103" w:rsidRPr="00E60DFF">
            <w:rPr>
              <w:lang w:val="en-US"/>
            </w:rPr>
            <w:fldChar w:fldCharType="begin"/>
          </w:r>
          <w:r w:rsidR="00FA3103" w:rsidRPr="00E60DFF">
            <w:rPr>
              <w:lang w:val="en-US"/>
            </w:rPr>
            <w:instrText xml:space="preserve"> CITATION LAb14 \l 1033 </w:instrText>
          </w:r>
          <w:r w:rsidR="00FA3103" w:rsidRPr="00E60DFF">
            <w:rPr>
              <w:lang w:val="en-US"/>
            </w:rPr>
            <w:fldChar w:fldCharType="separate"/>
          </w:r>
          <w:r w:rsidR="00D33BFA">
            <w:rPr>
              <w:noProof/>
              <w:lang w:val="en-US"/>
            </w:rPr>
            <w:t>(L. Abbene S. D., 2014)</w:t>
          </w:r>
          <w:r w:rsidR="00FA3103" w:rsidRPr="00E60DFF">
            <w:rPr>
              <w:lang w:val="en-US"/>
            </w:rPr>
            <w:fldChar w:fldCharType="end"/>
          </w:r>
        </w:sdtContent>
      </w:sdt>
      <w:r w:rsidR="00FA3103" w:rsidRPr="00E60DFF">
        <w:rPr>
          <w:lang w:val="en-US"/>
        </w:rPr>
        <w:t>.</w:t>
      </w:r>
    </w:p>
    <w:p w14:paraId="715E37C2" w14:textId="05612805" w:rsidR="00AD2D59" w:rsidRPr="00E60DFF" w:rsidRDefault="00AD2D59" w:rsidP="000C5FC2">
      <w:pPr>
        <w:rPr>
          <w:lang w:val="en-US"/>
        </w:rPr>
      </w:pPr>
      <w:proofErr w:type="spellStart"/>
      <w:r w:rsidRPr="00E60DFF">
        <w:rPr>
          <w:lang w:val="en-US"/>
        </w:rPr>
        <w:t>CdTe</w:t>
      </w:r>
      <w:proofErr w:type="spellEnd"/>
      <w:r w:rsidRPr="00E60DFF">
        <w:rPr>
          <w:lang w:val="en-US"/>
        </w:rPr>
        <w:t xml:space="preserve"> </w:t>
      </w:r>
      <w:r w:rsidR="0087088B" w:rsidRPr="00E60DFF">
        <w:rPr>
          <w:lang w:val="en-US"/>
        </w:rPr>
        <w:t xml:space="preserve">with the </w:t>
      </w:r>
      <w:proofErr w:type="spellStart"/>
      <w:r w:rsidR="0087088B" w:rsidRPr="00E60DFF">
        <w:rPr>
          <w:i/>
          <w:iCs/>
          <w:lang w:val="en-US"/>
        </w:rPr>
        <w:t>pn</w:t>
      </w:r>
      <w:proofErr w:type="spellEnd"/>
      <w:r w:rsidR="0087088B" w:rsidRPr="00E60DFF">
        <w:rPr>
          <w:i/>
          <w:iCs/>
          <w:lang w:val="en-US"/>
        </w:rPr>
        <w:t>-</w:t>
      </w:r>
      <w:r w:rsidR="0087088B" w:rsidRPr="00E60DFF">
        <w:rPr>
          <w:lang w:val="en-US"/>
        </w:rPr>
        <w:t>junction architecture exhibit low leakage current (</w:t>
      </w:r>
      <w:r w:rsidR="0087088B" w:rsidRPr="00E60DFF">
        <w:rPr>
          <w:rFonts w:cs="Times New Roman"/>
          <w:lang w:val="en-US"/>
        </w:rPr>
        <w:t>~</w:t>
      </w:r>
      <w:proofErr w:type="spellStart"/>
      <w:r w:rsidR="0087088B" w:rsidRPr="00E60DFF">
        <w:rPr>
          <w:lang w:val="en-US"/>
        </w:rPr>
        <w:t>nA</w:t>
      </w:r>
      <w:proofErr w:type="spellEnd"/>
      <w:r w:rsidR="0087088B" w:rsidRPr="00E60DFF">
        <w:rPr>
          <w:lang w:val="en-US"/>
        </w:rPr>
        <w:t xml:space="preserve">) even at applied voltage of 100 V. It means that such detectors perform high energy resolution while applying large electric fields to suppress electric field distortions caused by trapping states. However, two main disadvantages limit the success of </w:t>
      </w:r>
      <w:proofErr w:type="spellStart"/>
      <w:r w:rsidR="0087088B" w:rsidRPr="00E60DFF">
        <w:rPr>
          <w:lang w:val="en-US"/>
        </w:rPr>
        <w:t>CdTe</w:t>
      </w:r>
      <w:proofErr w:type="spellEnd"/>
      <w:r w:rsidR="0087088B" w:rsidRPr="00E60DFF">
        <w:rPr>
          <w:lang w:val="en-US"/>
        </w:rPr>
        <w:t xml:space="preserve"> sensors as spectroscopic detectors. The first one is called the </w:t>
      </w:r>
      <w:r w:rsidR="0087088B" w:rsidRPr="00E60DFF">
        <w:rPr>
          <w:i/>
          <w:iCs/>
          <w:lang w:val="en-US"/>
        </w:rPr>
        <w:t>polarization</w:t>
      </w:r>
      <w:r w:rsidR="0087088B" w:rsidRPr="00E60DFF">
        <w:rPr>
          <w:lang w:val="en-US"/>
        </w:rPr>
        <w:t xml:space="preserve"> phenomena which represents time instability of a </w:t>
      </w:r>
      <w:proofErr w:type="spellStart"/>
      <w:r w:rsidR="0087088B" w:rsidRPr="00E60DFF">
        <w:rPr>
          <w:lang w:val="en-US"/>
        </w:rPr>
        <w:t>CdTe</w:t>
      </w:r>
      <w:proofErr w:type="spellEnd"/>
      <w:r w:rsidR="0087088B" w:rsidRPr="00E60DFF">
        <w:rPr>
          <w:lang w:val="en-US"/>
        </w:rPr>
        <w:t xml:space="preserve"> detector under applied voltage. The polarization phenomena lead to time degradation of the spectroscopic performance of </w:t>
      </w:r>
      <w:proofErr w:type="spellStart"/>
      <w:r w:rsidR="0087088B" w:rsidRPr="00E60DFF">
        <w:rPr>
          <w:lang w:val="en-US"/>
        </w:rPr>
        <w:t>CdTe</w:t>
      </w:r>
      <w:proofErr w:type="spellEnd"/>
      <w:r w:rsidR="0087088B" w:rsidRPr="00E60DFF">
        <w:rPr>
          <w:lang w:val="en-US"/>
        </w:rPr>
        <w:t>. One</w:t>
      </w:r>
      <w:r w:rsidR="000C5FC2" w:rsidRPr="00E60DFF">
        <w:rPr>
          <w:lang w:val="en-US"/>
        </w:rPr>
        <w:t xml:space="preserve"> of the methods to minimize the efficiency decrease is the operation of the detector at low temperatures.</w:t>
      </w:r>
      <w:r w:rsidR="0087088B" w:rsidRPr="00E60DFF">
        <w:rPr>
          <w:lang w:val="en-US"/>
        </w:rPr>
        <w:t xml:space="preserve"> </w:t>
      </w:r>
      <w:r w:rsidR="00CE20A5" w:rsidRPr="00E60DFF">
        <w:rPr>
          <w:lang w:val="en-US"/>
        </w:rPr>
        <w:t xml:space="preserve">The second disadvantage of </w:t>
      </w:r>
      <w:proofErr w:type="spellStart"/>
      <w:r w:rsidR="00CE20A5" w:rsidRPr="00E60DFF">
        <w:rPr>
          <w:lang w:val="en-US"/>
        </w:rPr>
        <w:t>CdTe</w:t>
      </w:r>
      <w:proofErr w:type="spellEnd"/>
      <w:r w:rsidR="00CE20A5" w:rsidRPr="00E60DFF">
        <w:rPr>
          <w:lang w:val="en-US"/>
        </w:rPr>
        <w:t xml:space="preserve"> detectors is the difficulty of fabrication of pixelated structures with the indium electrode for imaging detectors. Aluminum has been found to be appropriate alternative as electrode in pixeled </w:t>
      </w:r>
      <w:proofErr w:type="spellStart"/>
      <w:r w:rsidR="00CE20A5" w:rsidRPr="00E60DFF">
        <w:rPr>
          <w:lang w:val="en-US"/>
        </w:rPr>
        <w:t>CdTe</w:t>
      </w:r>
      <w:proofErr w:type="spellEnd"/>
      <w:r w:rsidR="00CE20A5" w:rsidRPr="00E60DFF">
        <w:rPr>
          <w:lang w:val="en-US"/>
        </w:rPr>
        <w:t xml:space="preserve"> sensors without increasing leakage current </w:t>
      </w:r>
      <w:sdt>
        <w:sdtPr>
          <w:rPr>
            <w:lang w:val="en-US"/>
          </w:rPr>
          <w:id w:val="-2097389148"/>
          <w:citation/>
        </w:sdtPr>
        <w:sdtContent>
          <w:r w:rsidR="00CE20A5" w:rsidRPr="00E60DFF">
            <w:rPr>
              <w:lang w:val="en-US"/>
            </w:rPr>
            <w:fldChar w:fldCharType="begin"/>
          </w:r>
          <w:r w:rsidR="00CE20A5" w:rsidRPr="00E60DFF">
            <w:rPr>
              <w:lang w:val="en-US"/>
            </w:rPr>
            <w:instrText xml:space="preserve"> CITATION LAb14 \l 1033 </w:instrText>
          </w:r>
          <w:r w:rsidR="00CE20A5" w:rsidRPr="00E60DFF">
            <w:rPr>
              <w:lang w:val="en-US"/>
            </w:rPr>
            <w:fldChar w:fldCharType="separate"/>
          </w:r>
          <w:r w:rsidR="00D33BFA">
            <w:rPr>
              <w:noProof/>
              <w:lang w:val="en-US"/>
            </w:rPr>
            <w:t>(L. Abbene S. D., 2014)</w:t>
          </w:r>
          <w:r w:rsidR="00CE20A5" w:rsidRPr="00E60DFF">
            <w:rPr>
              <w:lang w:val="en-US"/>
            </w:rPr>
            <w:fldChar w:fldCharType="end"/>
          </w:r>
        </w:sdtContent>
      </w:sdt>
      <w:r w:rsidR="00CE20A5" w:rsidRPr="00E60DFF">
        <w:rPr>
          <w:lang w:val="en-US"/>
        </w:rPr>
        <w:t xml:space="preserve">. </w:t>
      </w:r>
    </w:p>
    <w:p w14:paraId="632C06AB" w14:textId="77777777" w:rsidR="000C5FC2" w:rsidRDefault="000C5FC2" w:rsidP="000C5FC2">
      <w:pPr>
        <w:keepNext/>
      </w:pPr>
      <w:r>
        <w:rPr>
          <w:noProof/>
          <w:color w:val="00B050"/>
          <w:lang w:val="en-US"/>
        </w:rPr>
        <w:drawing>
          <wp:inline distT="0" distB="0" distL="0" distR="0" wp14:anchorId="6DFE55B0" wp14:editId="24A3D2DF">
            <wp:extent cx="3764967" cy="2736273"/>
            <wp:effectExtent l="0" t="0" r="6985" b="6985"/>
            <wp:docPr id="658993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4967" cy="2736273"/>
                    </a:xfrm>
                    <a:prstGeom prst="rect">
                      <a:avLst/>
                    </a:prstGeom>
                    <a:noFill/>
                    <a:ln>
                      <a:noFill/>
                    </a:ln>
                  </pic:spPr>
                </pic:pic>
              </a:graphicData>
            </a:graphic>
          </wp:inline>
        </w:drawing>
      </w:r>
    </w:p>
    <w:p w14:paraId="5B326C4F" w14:textId="61D2E7EF" w:rsidR="00330986" w:rsidRDefault="000C5FC2" w:rsidP="00E60DFF">
      <w:pPr>
        <w:pStyle w:val="Caption"/>
        <w:rPr>
          <w:color w:val="00B050"/>
        </w:rPr>
      </w:pPr>
      <w:r>
        <w:t xml:space="preserve">Figure </w:t>
      </w:r>
      <w:r w:rsidR="00305105">
        <w:fldChar w:fldCharType="begin"/>
      </w:r>
      <w:r w:rsidR="00305105">
        <w:instrText xml:space="preserve"> STYLEREF 1 \s </w:instrText>
      </w:r>
      <w:r w:rsidR="00305105">
        <w:fldChar w:fldCharType="separate"/>
      </w:r>
      <w:r w:rsidR="00305105">
        <w:rPr>
          <w:noProof/>
        </w:rPr>
        <w:t>1</w:t>
      </w:r>
      <w:r w:rsidR="00305105">
        <w:fldChar w:fldCharType="end"/>
      </w:r>
      <w:r w:rsidR="00305105">
        <w:t>.</w:t>
      </w:r>
      <w:r w:rsidR="00305105">
        <w:fldChar w:fldCharType="begin"/>
      </w:r>
      <w:r w:rsidR="00305105">
        <w:instrText xml:space="preserve"> SEQ Figure \* ARABIC \s 1 </w:instrText>
      </w:r>
      <w:r w:rsidR="00305105">
        <w:fldChar w:fldCharType="separate"/>
      </w:r>
      <w:r w:rsidR="00305105">
        <w:rPr>
          <w:noProof/>
        </w:rPr>
        <w:t>9</w:t>
      </w:r>
      <w:r w:rsidR="00305105">
        <w:fldChar w:fldCharType="end"/>
      </w:r>
      <w:r>
        <w:t xml:space="preserve"> Typical </w:t>
      </w:r>
      <w:proofErr w:type="spellStart"/>
      <w:r>
        <w:t>CdTe</w:t>
      </w:r>
      <w:proofErr w:type="spellEnd"/>
      <w:r>
        <w:t xml:space="preserve"> detector configurations: (a) Pt/</w:t>
      </w:r>
      <w:proofErr w:type="spellStart"/>
      <w:r>
        <w:t>CdTe</w:t>
      </w:r>
      <w:proofErr w:type="spellEnd"/>
      <w:r>
        <w:t xml:space="preserve">/Pt Schottky structure </w:t>
      </w:r>
      <w:r>
        <w:rPr>
          <w:noProof/>
        </w:rPr>
        <w:t xml:space="preserve">(ohmic contacts); (b) In/CdTe/Pt Schottky structure (rectifying contacts); (c) In/CdTe/Au </w:t>
      </w:r>
      <w:r>
        <w:rPr>
          <w:i/>
          <w:iCs w:val="0"/>
          <w:noProof/>
        </w:rPr>
        <w:t>pn</w:t>
      </w:r>
      <w:r>
        <w:rPr>
          <w:noProof/>
        </w:rPr>
        <w:t xml:space="preserve">-structure </w:t>
      </w:r>
      <w:sdt>
        <w:sdtPr>
          <w:rPr>
            <w:noProof/>
          </w:rPr>
          <w:id w:val="2083708095"/>
          <w:citation/>
        </w:sdtPr>
        <w:sdtContent>
          <w:r>
            <w:rPr>
              <w:noProof/>
            </w:rPr>
            <w:fldChar w:fldCharType="begin"/>
          </w:r>
          <w:r>
            <w:rPr>
              <w:noProof/>
            </w:rPr>
            <w:instrText xml:space="preserve"> CITATION LAb14 \l 1033 </w:instrText>
          </w:r>
          <w:r>
            <w:rPr>
              <w:noProof/>
            </w:rPr>
            <w:fldChar w:fldCharType="separate"/>
          </w:r>
          <w:r w:rsidR="00D33BFA">
            <w:rPr>
              <w:noProof/>
            </w:rPr>
            <w:t>(L. Abbene S. D., 2014)</w:t>
          </w:r>
          <w:r>
            <w:rPr>
              <w:noProof/>
            </w:rPr>
            <w:fldChar w:fldCharType="end"/>
          </w:r>
        </w:sdtContent>
      </w:sdt>
      <w:r>
        <w:rPr>
          <w:noProof/>
        </w:rPr>
        <w:t>.</w:t>
      </w:r>
      <w:r w:rsidR="00FA3103">
        <w:rPr>
          <w:color w:val="00B050"/>
        </w:rPr>
        <w:t xml:space="preserve"> </w:t>
      </w:r>
    </w:p>
    <w:p w14:paraId="4CA322C9" w14:textId="2CE91529" w:rsidR="00CE20A5" w:rsidRPr="00E60DFF" w:rsidRDefault="00CE20A5" w:rsidP="00CE20A5">
      <w:pPr>
        <w:pStyle w:val="ListParagraph"/>
        <w:keepNext/>
        <w:numPr>
          <w:ilvl w:val="0"/>
          <w:numId w:val="18"/>
        </w:numPr>
      </w:pPr>
      <w:r w:rsidRPr="00E60DFF">
        <w:rPr>
          <w:b/>
          <w:bCs/>
        </w:rPr>
        <w:t>Cadmium zinc telluride</w:t>
      </w:r>
    </w:p>
    <w:p w14:paraId="40A29661" w14:textId="759C553D" w:rsidR="00CE20A5" w:rsidRPr="00E60DFF" w:rsidRDefault="001F7AAF" w:rsidP="005173CA">
      <w:pPr>
        <w:keepNext/>
      </w:pPr>
      <w:r w:rsidRPr="00E60DFF">
        <w:t>Cadmium zinc telluride (CZT) Cd</w:t>
      </w:r>
      <w:r w:rsidRPr="00E60DFF">
        <w:rPr>
          <w:vertAlign w:val="subscript"/>
        </w:rPr>
        <w:t>1-x</w:t>
      </w:r>
      <w:r w:rsidRPr="00E60DFF">
        <w:t>Zn</w:t>
      </w:r>
      <w:r w:rsidRPr="00E60DFF">
        <w:rPr>
          <w:vertAlign w:val="subscript"/>
        </w:rPr>
        <w:t>x</w:t>
      </w:r>
      <w:r w:rsidRPr="00E60DFF">
        <w:t xml:space="preserve">Te (0&lt;x&lt;0.2) is also considered a good </w:t>
      </w:r>
      <w:r w:rsidR="00B661F8" w:rsidRPr="00E60DFF">
        <w:t xml:space="preserve">semiconductor for X-ray detection due to its properties, such as: band gap energy of 1.5 eV sufficient to reduce thermally generated noise, thus increasing energy resolution; high atomic </w:t>
      </w:r>
      <w:r w:rsidRPr="00E60DFF">
        <w:t xml:space="preserve"> </w:t>
      </w:r>
      <w:r w:rsidR="00B661F8" w:rsidRPr="00E60DFF">
        <w:t xml:space="preserve">number (Cd(48), Zn(30) and </w:t>
      </w:r>
      <w:proofErr w:type="spellStart"/>
      <w:r w:rsidR="00B661F8" w:rsidRPr="00E60DFF">
        <w:t>Te</w:t>
      </w:r>
      <w:proofErr w:type="spellEnd"/>
      <w:r w:rsidR="00B661F8" w:rsidRPr="00E60DFF">
        <w:t xml:space="preserve">(52)); </w:t>
      </w:r>
      <w:r w:rsidR="00B661F8" w:rsidRPr="00E60DFF">
        <w:rPr>
          <w:lang w:val="en-US"/>
        </w:rPr>
        <w:t xml:space="preserve">absence </w:t>
      </w:r>
      <w:r w:rsidR="00B661F8" w:rsidRPr="00E60DFF">
        <w:t xml:space="preserve">of negative polarization effect (unlike </w:t>
      </w:r>
      <w:proofErr w:type="spellStart"/>
      <w:r w:rsidR="00B661F8" w:rsidRPr="00E60DFF">
        <w:t>CdTe</w:t>
      </w:r>
      <w:proofErr w:type="spellEnd"/>
      <w:r w:rsidR="00B661F8" w:rsidRPr="00E60DFF">
        <w:t xml:space="preserve">); possibility to grow high-resistivity single crystals; relatively good charge transport properties </w:t>
      </w:r>
      <w:sdt>
        <w:sdtPr>
          <w:id w:val="-336464851"/>
          <w:citation/>
        </w:sdtPr>
        <w:sdtContent>
          <w:r w:rsidR="00B661F8" w:rsidRPr="00E60DFF">
            <w:fldChar w:fldCharType="begin"/>
          </w:r>
          <w:r w:rsidR="00B661F8" w:rsidRPr="00E60DFF">
            <w:rPr>
              <w:lang w:val="en-US"/>
            </w:rPr>
            <w:instrText xml:space="preserve"> CITATION MSc02 \l 1033 </w:instrText>
          </w:r>
          <w:r w:rsidR="00B661F8" w:rsidRPr="00E60DFF">
            <w:fldChar w:fldCharType="separate"/>
          </w:r>
          <w:r w:rsidR="00D33BFA">
            <w:rPr>
              <w:noProof/>
              <w:lang w:val="en-US"/>
            </w:rPr>
            <w:t>(M. Schieber, 2002)</w:t>
          </w:r>
          <w:r w:rsidR="00B661F8" w:rsidRPr="00E60DFF">
            <w:fldChar w:fldCharType="end"/>
          </w:r>
        </w:sdtContent>
      </w:sdt>
      <w:r w:rsidR="00B661F8" w:rsidRPr="00E60DFF">
        <w:t>.</w:t>
      </w:r>
      <w:r w:rsidR="00975886" w:rsidRPr="00E60DFF">
        <w:t xml:space="preserve"> </w:t>
      </w:r>
      <w:r w:rsidR="000F6318" w:rsidRPr="00E60DFF">
        <w:t xml:space="preserve">The measured mobilities are </w:t>
      </w:r>
      <w:r w:rsidR="00317403" w:rsidRPr="00E60DFF">
        <w:t>1350 cm</w:t>
      </w:r>
      <w:r w:rsidR="00317403" w:rsidRPr="00E60DFF">
        <w:rPr>
          <w:vertAlign w:val="superscript"/>
        </w:rPr>
        <w:t>2</w:t>
      </w:r>
      <w:r w:rsidR="00317403" w:rsidRPr="00E60DFF">
        <w:t>V</w:t>
      </w:r>
      <w:r w:rsidR="00317403" w:rsidRPr="00E60DFF">
        <w:rPr>
          <w:vertAlign w:val="superscript"/>
        </w:rPr>
        <w:t>-1</w:t>
      </w:r>
      <w:r w:rsidR="00317403" w:rsidRPr="00E60DFF">
        <w:t>s</w:t>
      </w:r>
      <w:r w:rsidR="00317403" w:rsidRPr="00E60DFF">
        <w:rPr>
          <w:vertAlign w:val="superscript"/>
        </w:rPr>
        <w:t>-1</w:t>
      </w:r>
      <w:r w:rsidR="00317403" w:rsidRPr="00E60DFF">
        <w:t xml:space="preserve"> for electrons and 120 cm</w:t>
      </w:r>
      <w:r w:rsidR="00317403" w:rsidRPr="00E60DFF">
        <w:rPr>
          <w:vertAlign w:val="superscript"/>
        </w:rPr>
        <w:t>2</w:t>
      </w:r>
      <w:r w:rsidR="00317403" w:rsidRPr="00E60DFF">
        <w:t>V</w:t>
      </w:r>
      <w:r w:rsidR="00317403" w:rsidRPr="00E60DFF">
        <w:rPr>
          <w:vertAlign w:val="superscript"/>
        </w:rPr>
        <w:t>-1</w:t>
      </w:r>
      <w:r w:rsidR="00317403" w:rsidRPr="00E60DFF">
        <w:t>s</w:t>
      </w:r>
      <w:r w:rsidR="00317403" w:rsidRPr="00E60DFF">
        <w:rPr>
          <w:vertAlign w:val="superscript"/>
        </w:rPr>
        <w:t>-1</w:t>
      </w:r>
      <w:r w:rsidR="00317403" w:rsidRPr="00E60DFF">
        <w:t xml:space="preserve"> for holes. Similar to </w:t>
      </w:r>
      <w:proofErr w:type="spellStart"/>
      <w:r w:rsidR="00317403" w:rsidRPr="00E60DFF">
        <w:t>CdTe</w:t>
      </w:r>
      <w:proofErr w:type="spellEnd"/>
      <w:r w:rsidR="00317403" w:rsidRPr="00E60DFF">
        <w:t xml:space="preserve">, the measured lifetime </w:t>
      </w:r>
      <w:r w:rsidR="006E0DE6" w:rsidRPr="00E60DFF">
        <w:t xml:space="preserve">of holes </w:t>
      </w:r>
      <w:r w:rsidR="00317403" w:rsidRPr="00E60DFF">
        <w:t xml:space="preserve">(50-300 ns) is much shorter than that of electrons (100 ns-10 µs) </w:t>
      </w:r>
      <w:sdt>
        <w:sdtPr>
          <w:id w:val="1571920736"/>
          <w:citation/>
        </w:sdtPr>
        <w:sdtContent>
          <w:r w:rsidR="00317403" w:rsidRPr="00E60DFF">
            <w:fldChar w:fldCharType="begin"/>
          </w:r>
          <w:r w:rsidR="00317403" w:rsidRPr="00E60DFF">
            <w:rPr>
              <w:lang w:val="en-US"/>
            </w:rPr>
            <w:instrText xml:space="preserve"> CITATION Gle10 \l 1033 </w:instrText>
          </w:r>
          <w:r w:rsidR="00317403" w:rsidRPr="00E60DFF">
            <w:fldChar w:fldCharType="separate"/>
          </w:r>
          <w:r w:rsidR="00D33BFA">
            <w:rPr>
              <w:noProof/>
              <w:lang w:val="en-US"/>
            </w:rPr>
            <w:t>(Knoll, 2010)</w:t>
          </w:r>
          <w:r w:rsidR="00317403" w:rsidRPr="00E60DFF">
            <w:fldChar w:fldCharType="end"/>
          </w:r>
        </w:sdtContent>
      </w:sdt>
      <w:r w:rsidR="00317403" w:rsidRPr="00E60DFF">
        <w:t>.</w:t>
      </w:r>
    </w:p>
    <w:p w14:paraId="04AEED42" w14:textId="0A3ACAF6" w:rsidR="005173CA" w:rsidRPr="00E60DFF" w:rsidRDefault="005173CA" w:rsidP="005173CA">
      <w:pPr>
        <w:keepNext/>
      </w:pPr>
      <w:r w:rsidRPr="00E60DFF">
        <w:t>Different methods are used for CZT crystal growth.</w:t>
      </w:r>
      <w:r w:rsidR="00A42361" w:rsidRPr="00E60DFF">
        <w:t xml:space="preserve"> The high-pressure Bridgman technique produces large polycrystalline CZT ingots, which can then be diced to obtain single crystals of a few cubic </w:t>
      </w:r>
      <w:proofErr w:type="spellStart"/>
      <w:r w:rsidR="00A42361" w:rsidRPr="00E60DFF">
        <w:t>centimeters</w:t>
      </w:r>
      <w:proofErr w:type="spellEnd"/>
      <w:r w:rsidR="00A42361" w:rsidRPr="00E60DFF">
        <w:t>. This can provide CZT for spectroscopic detectors, however, imaging detectors</w:t>
      </w:r>
      <w:r w:rsidR="000F6318" w:rsidRPr="00E60DFF">
        <w:t xml:space="preserve"> usually require larger single-crystal areas. For this </w:t>
      </w:r>
      <w:r w:rsidR="004C3EC5" w:rsidRPr="00E60DFF">
        <w:t>purpose,</w:t>
      </w:r>
      <w:r w:rsidR="000F6318" w:rsidRPr="00E60DFF">
        <w:t xml:space="preserve"> the THM growth technique can be employed </w:t>
      </w:r>
      <w:sdt>
        <w:sdtPr>
          <w:id w:val="1762341386"/>
          <w:citation/>
        </w:sdtPr>
        <w:sdtContent>
          <w:r w:rsidR="000F6318" w:rsidRPr="00E60DFF">
            <w:fldChar w:fldCharType="begin"/>
          </w:r>
          <w:r w:rsidR="000F6318" w:rsidRPr="00E60DFF">
            <w:rPr>
              <w:lang w:val="en-US"/>
            </w:rPr>
            <w:instrText xml:space="preserve"> CITATION Dav17 \l 1033 </w:instrText>
          </w:r>
          <w:r w:rsidR="000F6318" w:rsidRPr="00E60DFF">
            <w:fldChar w:fldCharType="separate"/>
          </w:r>
          <w:r w:rsidR="00D33BFA">
            <w:rPr>
              <w:noProof/>
              <w:lang w:val="en-US"/>
            </w:rPr>
            <w:t>(David Pennicard, 2017)</w:t>
          </w:r>
          <w:r w:rsidR="000F6318" w:rsidRPr="00E60DFF">
            <w:fldChar w:fldCharType="end"/>
          </w:r>
        </w:sdtContent>
      </w:sdt>
      <w:r w:rsidR="000F6318" w:rsidRPr="00E60DFF">
        <w:t xml:space="preserve">, </w:t>
      </w:r>
      <w:sdt>
        <w:sdtPr>
          <w:id w:val="836584218"/>
          <w:citation/>
        </w:sdtPr>
        <w:sdtContent>
          <w:r w:rsidR="000F6318" w:rsidRPr="00E60DFF">
            <w:fldChar w:fldCharType="begin"/>
          </w:r>
          <w:r w:rsidR="000F6318" w:rsidRPr="00E60DFF">
            <w:rPr>
              <w:lang w:val="en-US"/>
            </w:rPr>
            <w:instrText xml:space="preserve"> CITATION STs21 \l 1033 </w:instrText>
          </w:r>
          <w:r w:rsidR="000F6318" w:rsidRPr="00E60DFF">
            <w:fldChar w:fldCharType="separate"/>
          </w:r>
          <w:r w:rsidR="00D33BFA">
            <w:rPr>
              <w:noProof/>
              <w:lang w:val="en-US"/>
            </w:rPr>
            <w:t>(S. Tsigaridas, 2021)</w:t>
          </w:r>
          <w:r w:rsidR="000F6318" w:rsidRPr="00E60DFF">
            <w:fldChar w:fldCharType="end"/>
          </w:r>
        </w:sdtContent>
      </w:sdt>
      <w:r w:rsidR="000F6318" w:rsidRPr="00E60DFF">
        <w:t>.</w:t>
      </w:r>
    </w:p>
    <w:p w14:paraId="7560C3F7" w14:textId="77777777" w:rsidR="007B6078" w:rsidRPr="00E60DFF" w:rsidRDefault="004E67CB" w:rsidP="004E67CB">
      <w:pPr>
        <w:keepNext/>
        <w:ind w:firstLine="708"/>
        <w:rPr>
          <w:lang w:val="en-US"/>
        </w:rPr>
      </w:pPr>
      <w:r w:rsidRPr="00E60DFF">
        <w:rPr>
          <w:lang w:val="en-US"/>
        </w:rPr>
        <w:t xml:space="preserve">In this section only a few commonly used inorganic semiconducting materials were described. More broad variety shall also include </w:t>
      </w:r>
      <w:r w:rsidR="007B6078" w:rsidRPr="00E60DFF">
        <w:rPr>
          <w:lang w:val="en-US"/>
        </w:rPr>
        <w:t>silicon carbide (</w:t>
      </w:r>
      <w:proofErr w:type="spellStart"/>
      <w:r w:rsidR="007B6078" w:rsidRPr="00E60DFF">
        <w:rPr>
          <w:lang w:val="en-US"/>
        </w:rPr>
        <w:t>SiC</w:t>
      </w:r>
      <w:proofErr w:type="spellEnd"/>
      <w:r w:rsidR="007B6078" w:rsidRPr="00E60DFF">
        <w:rPr>
          <w:lang w:val="en-US"/>
        </w:rPr>
        <w:t>),</w:t>
      </w:r>
      <w:r w:rsidRPr="00E60DFF">
        <w:rPr>
          <w:lang w:val="en-US"/>
        </w:rPr>
        <w:t xml:space="preserve"> mercuric iodide (HgI</w:t>
      </w:r>
      <w:r w:rsidRPr="00E60DFF">
        <w:rPr>
          <w:vertAlign w:val="subscript"/>
          <w:lang w:val="en-US"/>
        </w:rPr>
        <w:t>2</w:t>
      </w:r>
      <w:r w:rsidRPr="00E60DFF">
        <w:rPr>
          <w:lang w:val="en-US"/>
        </w:rPr>
        <w:t xml:space="preserve">), diamond </w:t>
      </w:r>
      <w:r w:rsidR="007B6078" w:rsidRPr="00E60DFF">
        <w:rPr>
          <w:lang w:val="en-US"/>
        </w:rPr>
        <w:t xml:space="preserve">and other crystalline semiconductors. </w:t>
      </w:r>
      <w:r w:rsidRPr="00E60DFF">
        <w:rPr>
          <w:lang w:val="en-US"/>
        </w:rPr>
        <w:t xml:space="preserve">Even though these materials provide satisfactory performance for X-ray detection, they still suffer from numerous limitations, such as inflexibility and difficulty to grow large-scale crystalline structures, which prevents their usage onto flexible widespread substrates. That makes the inorganic solid-state detectors impossible to deposit onto human tissue which could greatly advance radiological measurements. </w:t>
      </w:r>
    </w:p>
    <w:p w14:paraId="1A16A2C7" w14:textId="6501F255" w:rsidR="005173CA" w:rsidRPr="00E60DFF" w:rsidRDefault="004E67CB" w:rsidP="004E67CB">
      <w:pPr>
        <w:keepNext/>
        <w:ind w:firstLine="708"/>
        <w:rPr>
          <w:lang w:val="en-US"/>
        </w:rPr>
      </w:pPr>
      <w:r w:rsidRPr="00E60DFF">
        <w:rPr>
          <w:lang w:val="en-US"/>
        </w:rPr>
        <w:t>For this reason, scientific community is actively developing novel semiconducting materials that would provide detection performance comparable to their inorganic analogues, in combination with flexibility, large-scale and low-cost production of semiconductor-based X-ray detectors.</w:t>
      </w:r>
      <w:r w:rsidR="007B6078" w:rsidRPr="00E60DFF">
        <w:rPr>
          <w:lang w:val="en-US"/>
        </w:rPr>
        <w:t xml:space="preserve"> The goal of the next chapter is to provide a thorough review on specific semiconductors that are being currently examined as prominent materials for thin-film X-ray detectors.</w:t>
      </w:r>
    </w:p>
    <w:p w14:paraId="4498F7FD" w14:textId="77777777" w:rsidR="00071E28" w:rsidRPr="000C5FC2" w:rsidRDefault="00071E28" w:rsidP="00071E28">
      <w:pPr>
        <w:rPr>
          <w:lang w:val="en-US"/>
        </w:rPr>
      </w:pPr>
    </w:p>
    <w:p w14:paraId="5DC7D475" w14:textId="77777777" w:rsidR="00BD1FC9" w:rsidRPr="00D54949" w:rsidRDefault="00BD1FC9" w:rsidP="00D54949">
      <w:pPr>
        <w:rPr>
          <w:color w:val="00B050"/>
          <w:lang w:val="en-US"/>
        </w:rPr>
      </w:pPr>
    </w:p>
    <w:p w14:paraId="67474215" w14:textId="77777777" w:rsidR="001148A2" w:rsidRPr="00D54949" w:rsidRDefault="001148A2" w:rsidP="001148A2">
      <w:pPr>
        <w:rPr>
          <w:lang w:val="en-US"/>
        </w:rPr>
      </w:pPr>
    </w:p>
    <w:p w14:paraId="3344606E" w14:textId="77777777" w:rsidR="0053705F" w:rsidRDefault="0053705F" w:rsidP="0053705F">
      <w:pPr>
        <w:rPr>
          <w:lang w:val="en-US"/>
        </w:rPr>
      </w:pPr>
    </w:p>
    <w:p w14:paraId="6BD6CFF7" w14:textId="77777777" w:rsidR="00CD2833" w:rsidRPr="0053705F" w:rsidRDefault="00CD2833" w:rsidP="0053705F">
      <w:pPr>
        <w:rPr>
          <w:lang w:val="en-US"/>
        </w:rPr>
      </w:pPr>
    </w:p>
    <w:p w14:paraId="5EFE0003" w14:textId="7AADA1E1" w:rsidR="001F0021" w:rsidRDefault="0074307D" w:rsidP="00C3056B">
      <w:pPr>
        <w:pStyle w:val="Heading1"/>
      </w:pPr>
      <w:bookmarkStart w:id="16" w:name="_Toc159207557"/>
      <w:r>
        <w:t>Thin</w:t>
      </w:r>
      <w:r w:rsidR="00C47B6E" w:rsidRPr="00C47B6E">
        <w:t>-</w:t>
      </w:r>
      <w:r w:rsidR="00C47B6E">
        <w:t>film X-ray detectors based on organic semiconductors and transition metal dichalcogenides</w:t>
      </w:r>
      <w:bookmarkEnd w:id="16"/>
    </w:p>
    <w:p w14:paraId="688C3C51" w14:textId="0955BFE3" w:rsidR="005F562A" w:rsidRDefault="00C47B6E" w:rsidP="00C47B6E">
      <w:pPr>
        <w:rPr>
          <w:ins w:id="17" w:author="Ilaria Fratelli" w:date="2024-02-19T12:14:00Z"/>
          <w:lang w:val="en-US"/>
        </w:rPr>
      </w:pPr>
      <w:commentRangeStart w:id="18"/>
      <w:r>
        <w:rPr>
          <w:lang w:val="en-US"/>
        </w:rPr>
        <w:t xml:space="preserve">In previous chapter </w:t>
      </w:r>
      <w:r w:rsidR="00911EB3">
        <w:rPr>
          <w:lang w:val="en-US"/>
        </w:rPr>
        <w:t>I</w:t>
      </w:r>
      <w:r>
        <w:rPr>
          <w:lang w:val="en-US"/>
        </w:rPr>
        <w:t xml:space="preserve"> provided a general overview on X-rays and their interaction with matter. Besides, conventional X-ray detectors based on inorganic semiconductors were briefly discussed. </w:t>
      </w:r>
      <w:commentRangeEnd w:id="18"/>
      <w:r w:rsidR="005F562A">
        <w:rPr>
          <w:rStyle w:val="CommentReference"/>
        </w:rPr>
        <w:commentReference w:id="18"/>
      </w:r>
      <w:r w:rsidR="005F562A">
        <w:rPr>
          <w:lang w:val="en-US"/>
        </w:rPr>
        <w:t>In t</w:t>
      </w:r>
      <w:r>
        <w:rPr>
          <w:lang w:val="en-US"/>
        </w:rPr>
        <w:t xml:space="preserve">his chapter </w:t>
      </w:r>
      <w:r w:rsidR="005F562A">
        <w:rPr>
          <w:lang w:val="en-US"/>
        </w:rPr>
        <w:t xml:space="preserve">I will discuss </w:t>
      </w:r>
      <w:r>
        <w:rPr>
          <w:lang w:val="en-US"/>
        </w:rPr>
        <w:t>X-ray detectors</w:t>
      </w:r>
      <w:r w:rsidR="005F562A" w:rsidRPr="005F562A">
        <w:rPr>
          <w:lang w:val="en-US"/>
        </w:rPr>
        <w:t xml:space="preserve"> </w:t>
      </w:r>
      <w:r w:rsidR="005F562A">
        <w:rPr>
          <w:lang w:val="en-US"/>
        </w:rPr>
        <w:t>based on thin-film semiconductors made by</w:t>
      </w:r>
      <w:r>
        <w:rPr>
          <w:lang w:val="en-US"/>
        </w:rPr>
        <w:t xml:space="preserve"> organic semiconduct</w:t>
      </w:r>
      <w:r w:rsidR="005F562A">
        <w:rPr>
          <w:lang w:val="en-US"/>
        </w:rPr>
        <w:t>ing small molecules</w:t>
      </w:r>
      <w:r>
        <w:rPr>
          <w:lang w:val="en-US"/>
        </w:rPr>
        <w:t xml:space="preserve"> and transition metal dichalcogenides (TMDCs). </w:t>
      </w:r>
    </w:p>
    <w:p w14:paraId="0995698C" w14:textId="7B9D9C90" w:rsidR="00C47B6E" w:rsidRDefault="00C47B6E" w:rsidP="00C47B6E">
      <w:pPr>
        <w:rPr>
          <w:lang w:val="en-US"/>
        </w:rPr>
      </w:pPr>
      <w:r>
        <w:rPr>
          <w:lang w:val="en-US"/>
        </w:rPr>
        <w:t xml:space="preserve">First, </w:t>
      </w:r>
      <w:r w:rsidR="00911EB3">
        <w:rPr>
          <w:lang w:val="en-US"/>
        </w:rPr>
        <w:t>I</w:t>
      </w:r>
      <w:r>
        <w:rPr>
          <w:lang w:val="en-US"/>
        </w:rPr>
        <w:t xml:space="preserve"> will discuss basic device architectures of the detectors, such as a photodiode and a phototransistor. Since the phototransistor structure was actually used in the experimental part of </w:t>
      </w:r>
      <w:r w:rsidR="00911EB3">
        <w:rPr>
          <w:lang w:val="en-US"/>
        </w:rPr>
        <w:t>my research, a detailed overview on a thin-film field effect transistor and its electrical properties will also be provided.</w:t>
      </w:r>
    </w:p>
    <w:p w14:paraId="261AC3D3" w14:textId="09878951" w:rsidR="00911EB3" w:rsidRPr="00911EB3" w:rsidRDefault="00911EB3" w:rsidP="00C47B6E">
      <w:pPr>
        <w:rPr>
          <w:lang w:val="en-US"/>
        </w:rPr>
      </w:pPr>
      <w:r>
        <w:rPr>
          <w:lang w:val="en-US"/>
        </w:rPr>
        <w:t xml:space="preserve">Once the device architecture is presented, a direct X-ray detection mechanism </w:t>
      </w:r>
      <w:r w:rsidR="005F562A">
        <w:rPr>
          <w:lang w:val="en-US"/>
        </w:rPr>
        <w:t xml:space="preserve">named </w:t>
      </w:r>
      <w:r>
        <w:rPr>
          <w:lang w:val="en-US"/>
        </w:rPr>
        <w:t>photoconductive gain, will be described. This mechanism is of particular interest, since it greatly enhances the sensitivity of low-</w:t>
      </w:r>
      <w:r w:rsidRPr="00911EB3">
        <w:rPr>
          <w:i/>
          <w:iCs/>
          <w:lang w:val="en-US"/>
        </w:rPr>
        <w:t>Z</w:t>
      </w:r>
      <w:r>
        <w:rPr>
          <w:lang w:val="en-US"/>
        </w:rPr>
        <w:t xml:space="preserve"> organic semiconductors</w:t>
      </w:r>
      <w:r w:rsidR="005F562A">
        <w:rPr>
          <w:lang w:val="en-US"/>
        </w:rPr>
        <w:t xml:space="preserve"> and more in general it rules the detection mechanism of most of the disordered microcrystalline thin film-based detectors</w:t>
      </w:r>
      <w:r>
        <w:rPr>
          <w:lang w:val="en-US"/>
        </w:rPr>
        <w:t xml:space="preserve">. Finally, I </w:t>
      </w:r>
      <w:proofErr w:type="gramStart"/>
      <w:r>
        <w:rPr>
          <w:lang w:val="en-US"/>
        </w:rPr>
        <w:t xml:space="preserve">will  </w:t>
      </w:r>
      <w:r w:rsidR="005F562A">
        <w:rPr>
          <w:lang w:val="en-US"/>
        </w:rPr>
        <w:t>focus</w:t>
      </w:r>
      <w:proofErr w:type="gramEnd"/>
      <w:r w:rsidR="005F562A">
        <w:rPr>
          <w:lang w:val="en-US"/>
        </w:rPr>
        <w:t xml:space="preserve"> in detail on the two semiconductors employed as active layers in the detectors that I characterized under X-rays: </w:t>
      </w:r>
      <w:r w:rsidRPr="005F72A4">
        <w:rPr>
          <w:lang w:val="en-US"/>
        </w:rPr>
        <w:t>2D MoS</w:t>
      </w:r>
      <w:r w:rsidRPr="005F72A4">
        <w:rPr>
          <w:vertAlign w:val="subscript"/>
          <w:lang w:val="en-US"/>
        </w:rPr>
        <w:t>2</w:t>
      </w:r>
      <w:r w:rsidRPr="005F72A4">
        <w:rPr>
          <w:lang w:val="en-US"/>
        </w:rPr>
        <w:t xml:space="preserve"> </w:t>
      </w:r>
      <w:r w:rsidR="005F72A4">
        <w:rPr>
          <w:lang w:val="en-US"/>
        </w:rPr>
        <w:t xml:space="preserve">thin films </w:t>
      </w:r>
      <w:r w:rsidRPr="005F72A4">
        <w:rPr>
          <w:lang w:val="en-US"/>
        </w:rPr>
        <w:t xml:space="preserve">and </w:t>
      </w:r>
      <w:r w:rsidR="005F72A4" w:rsidRPr="005F72A4">
        <w:rPr>
          <w:lang w:val="en-US"/>
        </w:rPr>
        <w:t>a novel organic semiconductor denoted as TMTES blended with polystyrene</w:t>
      </w:r>
      <w:r>
        <w:rPr>
          <w:lang w:val="en-US"/>
        </w:rPr>
        <w:t>.</w:t>
      </w:r>
    </w:p>
    <w:p w14:paraId="38802EC1" w14:textId="4052AB52" w:rsidR="000D06F2" w:rsidRPr="000D06F2" w:rsidRDefault="007F540A" w:rsidP="007F540A">
      <w:pPr>
        <w:pStyle w:val="Heading2"/>
      </w:pPr>
      <w:bookmarkStart w:id="19" w:name="_Toc159207558"/>
      <w:r>
        <w:t>Device architecture of thin-film X-ray detectors</w:t>
      </w:r>
      <w:bookmarkEnd w:id="19"/>
    </w:p>
    <w:p w14:paraId="67CDF4EA" w14:textId="542BA703" w:rsidR="0011135B" w:rsidRDefault="007F540A" w:rsidP="00943BAA">
      <w:pPr>
        <w:rPr>
          <w:lang w:val="en-US"/>
        </w:rPr>
      </w:pPr>
      <w:r>
        <w:rPr>
          <w:lang w:val="en-US"/>
        </w:rPr>
        <w:t>Nowadays</w:t>
      </w:r>
      <w:ins w:id="20" w:author="Ilaria Fratelli" w:date="2024-02-19T12:18:00Z">
        <w:r w:rsidR="008B1AE2">
          <w:rPr>
            <w:lang w:val="en-US"/>
          </w:rPr>
          <w:t>,</w:t>
        </w:r>
      </w:ins>
      <w:r>
        <w:rPr>
          <w:lang w:val="en-US"/>
        </w:rPr>
        <w:t xml:space="preserve"> thin-film X-ray detectors constitute the domain that is still quite poorly studied. Different semiconducting materials are being examined to integrate in the X-ray detectors before their further pixelization into large-scale X-ray sensors. </w:t>
      </w:r>
      <w:r w:rsidR="0025346A">
        <w:rPr>
          <w:lang w:val="en-US"/>
        </w:rPr>
        <w:t xml:space="preserve">For the implementation of these materials as the active layer (also called as </w:t>
      </w:r>
      <w:r w:rsidR="0025346A">
        <w:rPr>
          <w:i/>
          <w:iCs/>
          <w:lang w:val="en-US"/>
        </w:rPr>
        <w:t xml:space="preserve">absorbing layer </w:t>
      </w:r>
      <w:r w:rsidR="0025346A">
        <w:rPr>
          <w:lang w:val="en-US"/>
        </w:rPr>
        <w:t xml:space="preserve">or </w:t>
      </w:r>
      <w:r w:rsidR="0025346A">
        <w:rPr>
          <w:i/>
          <w:iCs/>
          <w:lang w:val="en-US"/>
        </w:rPr>
        <w:t>active channel</w:t>
      </w:r>
      <w:r w:rsidR="0025346A">
        <w:rPr>
          <w:lang w:val="en-US"/>
        </w:rPr>
        <w:t xml:space="preserve">) of the detector, different architectures can be employed. </w:t>
      </w:r>
      <w:r w:rsidR="00AF45FD">
        <w:rPr>
          <w:lang w:val="en-US"/>
        </w:rPr>
        <w:t xml:space="preserve">Such architectures can be classified as photoconductors, photodiodes and </w:t>
      </w:r>
      <w:r w:rsidR="00AF45FD">
        <w:rPr>
          <w:lang w:val="en-US"/>
        </w:rPr>
        <w:lastRenderedPageBreak/>
        <w:t xml:space="preserve">phototransistors. </w:t>
      </w:r>
      <w:r w:rsidR="000239CC">
        <w:rPr>
          <w:lang w:val="en-US"/>
        </w:rPr>
        <w:t xml:space="preserve">Each architecture has its own different variations depending on the layer and electrode structure. In particular, the geometry of the photodetectors can be either </w:t>
      </w:r>
      <w:r w:rsidR="000239CC" w:rsidRPr="00BB3361">
        <w:rPr>
          <w:i/>
          <w:iCs/>
          <w:lang w:val="en-US"/>
        </w:rPr>
        <w:t>vertical</w:t>
      </w:r>
      <w:r w:rsidR="000239CC">
        <w:rPr>
          <w:lang w:val="en-US"/>
        </w:rPr>
        <w:t xml:space="preserve"> or </w:t>
      </w:r>
      <w:r w:rsidR="000239CC" w:rsidRPr="00BB3361">
        <w:rPr>
          <w:i/>
          <w:iCs/>
          <w:lang w:val="en-US"/>
        </w:rPr>
        <w:t>co-planar</w:t>
      </w:r>
      <w:r w:rsidR="00BB3361">
        <w:rPr>
          <w:lang w:val="en-US"/>
        </w:rPr>
        <w:t xml:space="preserve"> </w:t>
      </w:r>
      <w:sdt>
        <w:sdtPr>
          <w:rPr>
            <w:lang w:val="en-US"/>
          </w:rPr>
          <w:id w:val="1403558824"/>
          <w:citation/>
        </w:sdtPr>
        <w:sdtContent>
          <w:r w:rsidR="00BB3361">
            <w:rPr>
              <w:lang w:val="en-US"/>
            </w:rPr>
            <w:fldChar w:fldCharType="begin"/>
          </w:r>
          <w:r w:rsidR="00BB3361">
            <w:rPr>
              <w:lang w:val="en-US"/>
            </w:rPr>
            <w:instrText xml:space="preserve"> CITATION Basa \l 1033 </w:instrText>
          </w:r>
          <w:r w:rsidR="00BB3361">
            <w:rPr>
              <w:lang w:val="en-US"/>
            </w:rPr>
            <w:fldChar w:fldCharType="separate"/>
          </w:r>
          <w:r w:rsidR="00D33BFA">
            <w:rPr>
              <w:noProof/>
              <w:lang w:val="en-US"/>
            </w:rPr>
            <w:t>(Laura Basiricò A. C., 2021)</w:t>
          </w:r>
          <w:r w:rsidR="00BB3361">
            <w:rPr>
              <w:lang w:val="en-US"/>
            </w:rPr>
            <w:fldChar w:fldCharType="end"/>
          </w:r>
        </w:sdtContent>
      </w:sdt>
      <w:r w:rsidR="00BB3361">
        <w:rPr>
          <w:lang w:val="en-US"/>
        </w:rPr>
        <w:t>.</w:t>
      </w:r>
      <w:r w:rsidR="000239CC">
        <w:rPr>
          <w:lang w:val="en-US"/>
        </w:rPr>
        <w:t xml:space="preserve"> In the vertical geometry the absorbing layer is </w:t>
      </w:r>
      <w:r w:rsidR="00BB3361">
        <w:rPr>
          <w:lang w:val="en-US"/>
        </w:rPr>
        <w:t>sandwiched</w:t>
      </w:r>
      <w:r w:rsidR="000239CC">
        <w:rPr>
          <w:lang w:val="en-US"/>
        </w:rPr>
        <w:t xml:space="preserve"> between two electrodes</w:t>
      </w:r>
      <w:r w:rsidR="00BB3361">
        <w:rPr>
          <w:lang w:val="en-US"/>
        </w:rPr>
        <w:t xml:space="preserve">, whereas in the co-planar geometry the absorbing layer is directly exposed to the incident radiation. While the vertical geometry is convenient to use in a pixelated matrix, the latter one is easier to fabricate and does not depend on the thickness of the active channel. </w:t>
      </w:r>
    </w:p>
    <w:p w14:paraId="5D23669D" w14:textId="77777777" w:rsidR="005B0221" w:rsidRDefault="005B0221">
      <w:pPr>
        <w:keepNext/>
        <w:jc w:val="center"/>
        <w:pPrChange w:id="21" w:author="Ilaria Fratelli" w:date="2024-02-19T12:18:00Z">
          <w:pPr>
            <w:keepNext/>
          </w:pPr>
        </w:pPrChange>
      </w:pPr>
      <w:r>
        <w:rPr>
          <w:noProof/>
          <w:lang w:val="ru-RU"/>
        </w:rPr>
        <w:drawing>
          <wp:inline distT="0" distB="0" distL="0" distR="0" wp14:anchorId="3280ED95" wp14:editId="68339591">
            <wp:extent cx="4383667" cy="2646218"/>
            <wp:effectExtent l="0" t="0" r="0" b="1905"/>
            <wp:docPr id="140110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6834" cy="2654167"/>
                    </a:xfrm>
                    <a:prstGeom prst="rect">
                      <a:avLst/>
                    </a:prstGeom>
                    <a:noFill/>
                    <a:ln>
                      <a:noFill/>
                    </a:ln>
                  </pic:spPr>
                </pic:pic>
              </a:graphicData>
            </a:graphic>
          </wp:inline>
        </w:drawing>
      </w:r>
    </w:p>
    <w:p w14:paraId="33AF5648" w14:textId="31B952B2" w:rsidR="00BB3361" w:rsidRPr="005F72A4" w:rsidRDefault="005B0221" w:rsidP="005B0221">
      <w:pPr>
        <w:pStyle w:val="Caption"/>
        <w:rPr>
          <w:sz w:val="22"/>
          <w:szCs w:val="22"/>
        </w:rPr>
      </w:pPr>
      <w:r w:rsidRPr="005F72A4">
        <w:rPr>
          <w:sz w:val="22"/>
          <w:szCs w:val="22"/>
        </w:rPr>
        <w:t xml:space="preserve">Figure </w:t>
      </w:r>
      <w:r w:rsidR="00305105">
        <w:rPr>
          <w:sz w:val="22"/>
          <w:szCs w:val="22"/>
        </w:rPr>
        <w:fldChar w:fldCharType="begin"/>
      </w:r>
      <w:r w:rsidR="00305105">
        <w:rPr>
          <w:sz w:val="22"/>
          <w:szCs w:val="22"/>
        </w:rPr>
        <w:instrText xml:space="preserve"> STYLEREF 1 \s </w:instrText>
      </w:r>
      <w:r w:rsidR="00305105">
        <w:rPr>
          <w:sz w:val="22"/>
          <w:szCs w:val="22"/>
        </w:rPr>
        <w:fldChar w:fldCharType="separate"/>
      </w:r>
      <w:r w:rsidR="00305105">
        <w:rPr>
          <w:noProof/>
          <w:sz w:val="22"/>
          <w:szCs w:val="22"/>
        </w:rPr>
        <w:t>2</w:t>
      </w:r>
      <w:r w:rsidR="00305105">
        <w:rPr>
          <w:sz w:val="22"/>
          <w:szCs w:val="22"/>
        </w:rPr>
        <w:fldChar w:fldCharType="end"/>
      </w:r>
      <w:r w:rsidR="00305105">
        <w:rPr>
          <w:sz w:val="22"/>
          <w:szCs w:val="22"/>
        </w:rPr>
        <w:t>.</w:t>
      </w:r>
      <w:r w:rsidR="00305105">
        <w:rPr>
          <w:sz w:val="22"/>
          <w:szCs w:val="22"/>
        </w:rPr>
        <w:fldChar w:fldCharType="begin"/>
      </w:r>
      <w:r w:rsidR="00305105">
        <w:rPr>
          <w:sz w:val="22"/>
          <w:szCs w:val="22"/>
        </w:rPr>
        <w:instrText xml:space="preserve"> SEQ Figure \* ARABIC \s 1 </w:instrText>
      </w:r>
      <w:r w:rsidR="00305105">
        <w:rPr>
          <w:sz w:val="22"/>
          <w:szCs w:val="22"/>
        </w:rPr>
        <w:fldChar w:fldCharType="separate"/>
      </w:r>
      <w:r w:rsidR="00305105">
        <w:rPr>
          <w:noProof/>
          <w:sz w:val="22"/>
          <w:szCs w:val="22"/>
        </w:rPr>
        <w:t>1</w:t>
      </w:r>
      <w:r w:rsidR="00305105">
        <w:rPr>
          <w:sz w:val="22"/>
          <w:szCs w:val="22"/>
        </w:rPr>
        <w:fldChar w:fldCharType="end"/>
      </w:r>
      <w:r w:rsidRPr="005F72A4">
        <w:rPr>
          <w:sz w:val="22"/>
          <w:szCs w:val="22"/>
        </w:rPr>
        <w:t xml:space="preserve"> Schematics of four typical architectures for direct X-ray detectors: (a) Vertical photoconductor architecture; (b) co-planar photoconductor architecture; (c) photodiode architecture; (d) phototransistor architecture (</w:t>
      </w:r>
      <w:sdt>
        <w:sdtPr>
          <w:rPr>
            <w:sz w:val="22"/>
            <w:szCs w:val="22"/>
          </w:rPr>
          <w:id w:val="-549838177"/>
          <w:citation/>
        </w:sdtPr>
        <w:sdtContent>
          <w:r w:rsidRPr="005F72A4">
            <w:rPr>
              <w:sz w:val="22"/>
              <w:szCs w:val="22"/>
            </w:rPr>
            <w:fldChar w:fldCharType="begin"/>
          </w:r>
          <w:r w:rsidRPr="005F72A4">
            <w:rPr>
              <w:sz w:val="22"/>
              <w:szCs w:val="22"/>
            </w:rPr>
            <w:instrText xml:space="preserve"> CITATION Basa \l 1033 </w:instrText>
          </w:r>
          <w:r w:rsidRPr="005F72A4">
            <w:rPr>
              <w:sz w:val="22"/>
              <w:szCs w:val="22"/>
            </w:rPr>
            <w:fldChar w:fldCharType="separate"/>
          </w:r>
          <w:r w:rsidR="00D33BFA">
            <w:rPr>
              <w:noProof/>
              <w:sz w:val="22"/>
              <w:szCs w:val="22"/>
            </w:rPr>
            <w:t xml:space="preserve"> </w:t>
          </w:r>
          <w:r w:rsidR="00D33BFA" w:rsidRPr="00D33BFA">
            <w:rPr>
              <w:noProof/>
              <w:sz w:val="22"/>
              <w:szCs w:val="22"/>
            </w:rPr>
            <w:t>(Laura Basiricò A. C., 2021)</w:t>
          </w:r>
          <w:r w:rsidRPr="005F72A4">
            <w:rPr>
              <w:sz w:val="22"/>
              <w:szCs w:val="22"/>
            </w:rPr>
            <w:fldChar w:fldCharType="end"/>
          </w:r>
        </w:sdtContent>
      </w:sdt>
      <w:r w:rsidRPr="005F72A4">
        <w:rPr>
          <w:sz w:val="22"/>
          <w:szCs w:val="22"/>
        </w:rPr>
        <w:t>.</w:t>
      </w:r>
    </w:p>
    <w:p w14:paraId="68DE8917" w14:textId="77777777" w:rsidR="005B0221" w:rsidRDefault="005B0221" w:rsidP="005B0221">
      <w:pPr>
        <w:rPr>
          <w:lang w:val="en-US"/>
        </w:rPr>
      </w:pPr>
    </w:p>
    <w:p w14:paraId="44313581" w14:textId="1B17D96F" w:rsidR="00344B0D" w:rsidRDefault="00D91A02" w:rsidP="005B0221">
      <w:pPr>
        <w:rPr>
          <w:lang w:val="en-US"/>
        </w:rPr>
      </w:pPr>
      <w:r>
        <w:rPr>
          <w:lang w:val="en-US"/>
        </w:rPr>
        <w:t>P</w:t>
      </w:r>
      <w:r w:rsidR="005B0221">
        <w:rPr>
          <w:lang w:val="en-US"/>
        </w:rPr>
        <w:t>hotodiode</w:t>
      </w:r>
      <w:r>
        <w:rPr>
          <w:lang w:val="en-US"/>
        </w:rPr>
        <w:t>s</w:t>
      </w:r>
      <w:r w:rsidR="005B0221">
        <w:rPr>
          <w:lang w:val="en-US"/>
        </w:rPr>
        <w:t xml:space="preserve"> </w:t>
      </w:r>
      <w:r>
        <w:rPr>
          <w:lang w:val="en-US"/>
        </w:rPr>
        <w:t xml:space="preserve">are </w:t>
      </w:r>
      <w:r w:rsidR="005B0221">
        <w:rPr>
          <w:lang w:val="en-US"/>
        </w:rPr>
        <w:t xml:space="preserve">vastly used, since </w:t>
      </w:r>
      <w:r>
        <w:rPr>
          <w:lang w:val="en-US"/>
        </w:rPr>
        <w:t xml:space="preserve">this </w:t>
      </w:r>
      <w:r w:rsidR="005B0221">
        <w:rPr>
          <w:lang w:val="en-US"/>
        </w:rPr>
        <w:t xml:space="preserve">architecture is based on a well-known reverse biased </w:t>
      </w:r>
      <w:proofErr w:type="spellStart"/>
      <w:r w:rsidR="005B0221">
        <w:rPr>
          <w:i/>
          <w:iCs/>
          <w:lang w:val="en-US"/>
        </w:rPr>
        <w:t>pn</w:t>
      </w:r>
      <w:proofErr w:type="spellEnd"/>
      <w:r w:rsidR="005B0221">
        <w:rPr>
          <w:lang w:val="en-US"/>
        </w:rPr>
        <w:t>-junction, which minimizes dark current increasing the signal-to-noise ratio. A phototransistor</w:t>
      </w:r>
      <w:r w:rsidR="008243D5">
        <w:rPr>
          <w:lang w:val="en-US"/>
        </w:rPr>
        <w:t xml:space="preserve"> </w:t>
      </w:r>
      <w:r w:rsidR="005B0221">
        <w:rPr>
          <w:lang w:val="en-US"/>
        </w:rPr>
        <w:t>represents more complex structure</w:t>
      </w:r>
      <w:del w:id="22" w:author="Ilaria Fratelli" w:date="2024-02-19T12:24:00Z">
        <w:r w:rsidR="005B0221" w:rsidDel="00D91A02">
          <w:rPr>
            <w:lang w:val="en-US"/>
          </w:rPr>
          <w:delText>,</w:delText>
        </w:r>
      </w:del>
      <w:r w:rsidR="005B0221">
        <w:rPr>
          <w:lang w:val="en-US"/>
        </w:rPr>
        <w:t xml:space="preserve"> however, it provides more freedom to tune the detector properties and to optimize them for specific conditions.</w:t>
      </w:r>
      <w:r w:rsidR="008E49DD">
        <w:rPr>
          <w:lang w:val="en-US"/>
        </w:rPr>
        <w:t xml:space="preserve"> Specifically, by biasing the gate electrode with voltage above the threshold value, it is possible to increase the charge</w:t>
      </w:r>
      <w:r w:rsidR="00344B0D">
        <w:rPr>
          <w:lang w:val="en-US"/>
        </w:rPr>
        <w:t xml:space="preserve"> carrier</w:t>
      </w:r>
      <w:r w:rsidR="008E49DD">
        <w:rPr>
          <w:lang w:val="en-US"/>
        </w:rPr>
        <w:t xml:space="preserve"> density </w:t>
      </w:r>
      <w:r w:rsidR="00344B0D">
        <w:rPr>
          <w:lang w:val="en-US"/>
        </w:rPr>
        <w:t xml:space="preserve">in the active channel, which will enhance its performance due to so-called </w:t>
      </w:r>
      <w:r w:rsidR="00344B0D">
        <w:rPr>
          <w:i/>
          <w:iCs/>
          <w:lang w:val="en-US"/>
        </w:rPr>
        <w:t xml:space="preserve">photoconductive gain </w:t>
      </w:r>
      <w:r w:rsidR="00344B0D">
        <w:rPr>
          <w:lang w:val="en-US"/>
        </w:rPr>
        <w:t xml:space="preserve">mechanism, which will be discussed in the next sections. </w:t>
      </w:r>
      <w:commentRangeStart w:id="23"/>
      <w:r w:rsidR="008E49DD">
        <w:rPr>
          <w:lang w:val="en-US"/>
        </w:rPr>
        <w:t xml:space="preserve">Furthermore, </w:t>
      </w:r>
      <w:r w:rsidR="00344B0D">
        <w:rPr>
          <w:lang w:val="en-US"/>
        </w:rPr>
        <w:t xml:space="preserve">by applying the gate voltage under its threshold value, a phototransistor will behave as a photodiode performing the </w:t>
      </w:r>
      <w:r w:rsidR="00344B0D" w:rsidRPr="00344B0D">
        <w:rPr>
          <w:i/>
          <w:iCs/>
          <w:lang w:val="en-US"/>
        </w:rPr>
        <w:t>charge separation</w:t>
      </w:r>
      <w:r w:rsidR="00344B0D">
        <w:rPr>
          <w:i/>
          <w:iCs/>
          <w:lang w:val="en-US"/>
        </w:rPr>
        <w:t xml:space="preserve"> </w:t>
      </w:r>
      <w:r w:rsidR="00344B0D">
        <w:rPr>
          <w:lang w:val="en-US"/>
        </w:rPr>
        <w:t>mechanism</w:t>
      </w:r>
      <w:r w:rsidR="008E49DD">
        <w:rPr>
          <w:lang w:val="en-US"/>
        </w:rPr>
        <w:t xml:space="preserve">. </w:t>
      </w:r>
      <w:sdt>
        <w:sdtPr>
          <w:rPr>
            <w:lang w:val="en-US"/>
          </w:rPr>
          <w:id w:val="1476492159"/>
          <w:citation/>
        </w:sdtPr>
        <w:sdtContent>
          <w:r w:rsidR="00344B0D">
            <w:rPr>
              <w:lang w:val="en-US"/>
            </w:rPr>
            <w:fldChar w:fldCharType="begin"/>
          </w:r>
          <w:r w:rsidR="00344B0D">
            <w:rPr>
              <w:lang w:val="en-US"/>
            </w:rPr>
            <w:instrText xml:space="preserve"> CITATION Basa \l 1033 </w:instrText>
          </w:r>
          <w:r w:rsidR="00344B0D">
            <w:rPr>
              <w:lang w:val="en-US"/>
            </w:rPr>
            <w:fldChar w:fldCharType="separate"/>
          </w:r>
          <w:r w:rsidR="00D33BFA">
            <w:rPr>
              <w:noProof/>
              <w:lang w:val="en-US"/>
            </w:rPr>
            <w:t>(Laura Basiricò A. C., 2021)</w:t>
          </w:r>
          <w:r w:rsidR="00344B0D">
            <w:rPr>
              <w:lang w:val="en-US"/>
            </w:rPr>
            <w:fldChar w:fldCharType="end"/>
          </w:r>
        </w:sdtContent>
      </w:sdt>
      <w:r w:rsidR="00344B0D">
        <w:rPr>
          <w:lang w:val="en-US"/>
        </w:rPr>
        <w:t>.</w:t>
      </w:r>
      <w:commentRangeEnd w:id="23"/>
      <w:r w:rsidR="00242450">
        <w:rPr>
          <w:rStyle w:val="CommentReference"/>
        </w:rPr>
        <w:commentReference w:id="23"/>
      </w:r>
    </w:p>
    <w:p w14:paraId="56323E3B" w14:textId="10608451" w:rsidR="00EE17DA" w:rsidRDefault="001F7C6B" w:rsidP="00FC5C82">
      <w:pPr>
        <w:pStyle w:val="Heading2"/>
      </w:pPr>
      <w:r>
        <w:t>Thin Film Transistors</w:t>
      </w:r>
    </w:p>
    <w:p w14:paraId="59491A7B" w14:textId="1FAFE7DF" w:rsidR="00911EB3" w:rsidRDefault="002E49C0" w:rsidP="00FC5C82">
      <w:pPr>
        <w:rPr>
          <w:lang w:val="en-US"/>
        </w:rPr>
      </w:pPr>
      <w:commentRangeStart w:id="24"/>
      <w:r>
        <w:rPr>
          <w:lang w:val="en-US"/>
        </w:rPr>
        <w:t>Before</w:t>
      </w:r>
      <w:commentRangeEnd w:id="24"/>
      <w:r w:rsidR="00291DB5">
        <w:rPr>
          <w:rStyle w:val="CommentReference"/>
        </w:rPr>
        <w:commentReference w:id="24"/>
      </w:r>
      <w:r>
        <w:rPr>
          <w:lang w:val="en-US"/>
        </w:rPr>
        <w:t xml:space="preserve"> discussing the X-ray detection mechanisms in the active channel of a phototransistor, it is important to first know the main electrical properties of a field effect transistor (</w:t>
      </w:r>
      <w:commentRangeStart w:id="25"/>
      <w:r>
        <w:rPr>
          <w:lang w:val="en-US"/>
        </w:rPr>
        <w:t>FET</w:t>
      </w:r>
      <w:commentRangeEnd w:id="25"/>
      <w:r w:rsidR="008E5259">
        <w:rPr>
          <w:rStyle w:val="CommentReference"/>
        </w:rPr>
        <w:commentReference w:id="25"/>
      </w:r>
      <w:r>
        <w:rPr>
          <w:lang w:val="en-US"/>
        </w:rPr>
        <w:t xml:space="preserve">), on which a phototransistor is based on. The working principle of a FET lies in the creation of a conductive layer </w:t>
      </w:r>
      <w:r>
        <w:rPr>
          <w:lang w:val="en-US"/>
        </w:rPr>
        <w:lastRenderedPageBreak/>
        <w:t xml:space="preserve">(called the </w:t>
      </w:r>
      <w:r>
        <w:rPr>
          <w:i/>
          <w:iCs/>
          <w:lang w:val="en-US"/>
        </w:rPr>
        <w:t xml:space="preserve">hole </w:t>
      </w:r>
      <w:r>
        <w:rPr>
          <w:lang w:val="en-US"/>
        </w:rPr>
        <w:t>or</w:t>
      </w:r>
      <w:r>
        <w:rPr>
          <w:i/>
          <w:iCs/>
          <w:lang w:val="en-US"/>
        </w:rPr>
        <w:t xml:space="preserve"> electron inversion layer </w:t>
      </w:r>
      <w:r>
        <w:rPr>
          <w:lang w:val="en-US"/>
        </w:rPr>
        <w:t xml:space="preserve">for </w:t>
      </w:r>
      <w:r>
        <w:rPr>
          <w:i/>
          <w:iCs/>
          <w:lang w:val="en-US"/>
        </w:rPr>
        <w:t xml:space="preserve">n- </w:t>
      </w:r>
      <w:r>
        <w:rPr>
          <w:lang w:val="en-US"/>
        </w:rPr>
        <w:t xml:space="preserve">or </w:t>
      </w:r>
      <w:r>
        <w:rPr>
          <w:i/>
          <w:iCs/>
          <w:lang w:val="en-US"/>
        </w:rPr>
        <w:t>p-</w:t>
      </w:r>
      <w:r>
        <w:rPr>
          <w:lang w:val="en-US"/>
        </w:rPr>
        <w:t xml:space="preserve">type semiconductor, respectively) between the </w:t>
      </w:r>
      <w:r>
        <w:rPr>
          <w:i/>
          <w:iCs/>
          <w:lang w:val="en-US"/>
        </w:rPr>
        <w:t xml:space="preserve">source </w:t>
      </w:r>
      <w:r>
        <w:rPr>
          <w:lang w:val="en-US"/>
        </w:rPr>
        <w:t xml:space="preserve">and </w:t>
      </w:r>
      <w:r>
        <w:rPr>
          <w:i/>
          <w:iCs/>
          <w:lang w:val="en-US"/>
        </w:rPr>
        <w:t>drain</w:t>
      </w:r>
      <w:r>
        <w:rPr>
          <w:lang w:val="en-US"/>
        </w:rPr>
        <w:t xml:space="preserve"> electrodes by applying an electric field between the active channel and the </w:t>
      </w:r>
      <w:r>
        <w:rPr>
          <w:i/>
          <w:iCs/>
          <w:lang w:val="en-US"/>
        </w:rPr>
        <w:t>gate</w:t>
      </w:r>
      <w:r>
        <w:rPr>
          <w:lang w:val="en-US"/>
        </w:rPr>
        <w:t xml:space="preserve"> electrode separated by an </w:t>
      </w:r>
      <w:r w:rsidR="00B14DF3">
        <w:rPr>
          <w:lang w:val="en-US"/>
        </w:rPr>
        <w:t xml:space="preserve">insulator (Fig.2.2). Usually, the source electrode is referred to ground, thus, the gate voltage can sometimes be denoted as the gate-source voltage or </w:t>
      </w:r>
      <w:r w:rsidR="00B14DF3">
        <w:rPr>
          <w:i/>
          <w:iCs/>
          <w:lang w:val="en-US"/>
        </w:rPr>
        <w:t>V</w:t>
      </w:r>
      <w:r w:rsidR="00B14DF3">
        <w:rPr>
          <w:i/>
          <w:iCs/>
          <w:vertAlign w:val="subscript"/>
          <w:lang w:val="en-US"/>
        </w:rPr>
        <w:t>GS</w:t>
      </w:r>
      <w:r w:rsidR="00B14DF3">
        <w:rPr>
          <w:lang w:val="en-US"/>
        </w:rPr>
        <w:t xml:space="preserve">. This is called the </w:t>
      </w:r>
      <w:r w:rsidR="00B14DF3">
        <w:rPr>
          <w:i/>
          <w:iCs/>
          <w:lang w:val="en-US"/>
        </w:rPr>
        <w:t>common source configuration</w:t>
      </w:r>
      <w:r w:rsidR="00B14DF3">
        <w:rPr>
          <w:lang w:val="en-US"/>
        </w:rPr>
        <w:t xml:space="preserve"> </w:t>
      </w:r>
      <w:sdt>
        <w:sdtPr>
          <w:rPr>
            <w:lang w:val="en-US"/>
          </w:rPr>
          <w:id w:val="-1593541821"/>
          <w:citation/>
        </w:sdtPr>
        <w:sdtContent>
          <w:r w:rsidR="00B14DF3">
            <w:rPr>
              <w:lang w:val="en-US"/>
            </w:rPr>
            <w:fldChar w:fldCharType="begin"/>
          </w:r>
          <w:r w:rsidR="00B14DF3">
            <w:rPr>
              <w:lang w:val="en-US"/>
            </w:rPr>
            <w:instrText xml:space="preserve"> CITATION Lui13 \l 1033 </w:instrText>
          </w:r>
          <w:r w:rsidR="00B14DF3">
            <w:rPr>
              <w:lang w:val="en-US"/>
            </w:rPr>
            <w:fldChar w:fldCharType="separate"/>
          </w:r>
          <w:r w:rsidR="00D33BFA">
            <w:rPr>
              <w:noProof/>
              <w:lang w:val="en-US"/>
            </w:rPr>
            <w:t>(Luisa Torsi, 2013)</w:t>
          </w:r>
          <w:r w:rsidR="00B14DF3">
            <w:rPr>
              <w:lang w:val="en-US"/>
            </w:rPr>
            <w:fldChar w:fldCharType="end"/>
          </w:r>
        </w:sdtContent>
      </w:sdt>
      <w:r w:rsidR="00B14DF3">
        <w:rPr>
          <w:lang w:val="en-US"/>
        </w:rPr>
        <w:t xml:space="preserve">. The channel length </w:t>
      </w:r>
      <w:r w:rsidR="00B14DF3">
        <w:rPr>
          <w:i/>
          <w:iCs/>
          <w:lang w:val="en-US"/>
        </w:rPr>
        <w:t xml:space="preserve">L </w:t>
      </w:r>
      <w:r w:rsidR="00B14DF3">
        <w:rPr>
          <w:lang w:val="en-US"/>
        </w:rPr>
        <w:t xml:space="preserve">is the distance between the source and drain pads and the channel width </w:t>
      </w:r>
      <w:r w:rsidR="00B14DF3">
        <w:rPr>
          <w:i/>
          <w:iCs/>
          <w:lang w:val="en-US"/>
        </w:rPr>
        <w:t>W</w:t>
      </w:r>
      <w:r w:rsidR="00B14DF3">
        <w:rPr>
          <w:lang w:val="en-US"/>
        </w:rPr>
        <w:t xml:space="preserve"> is the geometrical width of the channel.</w:t>
      </w:r>
    </w:p>
    <w:p w14:paraId="07E79769" w14:textId="5F8BFF69" w:rsidR="00B14DF3" w:rsidRPr="00B14DF3" w:rsidRDefault="00BC7BFD" w:rsidP="00FC5C82">
      <w:pPr>
        <w:rPr>
          <w:lang w:val="en-US"/>
        </w:rPr>
      </w:pPr>
      <w:r>
        <w:rPr>
          <w:noProof/>
          <w:lang w:val="en-US"/>
        </w:rPr>
        <w:drawing>
          <wp:anchor distT="0" distB="0" distL="114300" distR="114300" simplePos="0" relativeHeight="251664384" behindDoc="0" locked="0" layoutInCell="1" allowOverlap="1" wp14:anchorId="0DD7D533" wp14:editId="3D65EB54">
            <wp:simplePos x="0" y="0"/>
            <wp:positionH relativeFrom="margin">
              <wp:posOffset>1143000</wp:posOffset>
            </wp:positionH>
            <wp:positionV relativeFrom="paragraph">
              <wp:posOffset>0</wp:posOffset>
            </wp:positionV>
            <wp:extent cx="4024630" cy="2769235"/>
            <wp:effectExtent l="0" t="0" r="0" b="0"/>
            <wp:wrapSquare wrapText="bothSides"/>
            <wp:docPr id="1984245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4630" cy="276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1EBFDB" w14:textId="7F29187E" w:rsidR="00911EB3" w:rsidRDefault="00911EB3" w:rsidP="00FC5C82">
      <w:pPr>
        <w:rPr>
          <w:lang w:val="en-US"/>
        </w:rPr>
      </w:pPr>
    </w:p>
    <w:p w14:paraId="2BBE6475" w14:textId="6ECE44A4" w:rsidR="00911EB3" w:rsidRDefault="00911EB3" w:rsidP="00FC5C82">
      <w:pPr>
        <w:rPr>
          <w:lang w:val="en-US"/>
        </w:rPr>
      </w:pPr>
    </w:p>
    <w:p w14:paraId="65588D2A" w14:textId="7E889A66" w:rsidR="006960DB" w:rsidRDefault="006960DB" w:rsidP="00FC5C82">
      <w:pPr>
        <w:rPr>
          <w:lang w:val="en-US"/>
        </w:rPr>
      </w:pPr>
    </w:p>
    <w:p w14:paraId="71D18C55" w14:textId="4793E0A4" w:rsidR="006960DB" w:rsidRDefault="006960DB" w:rsidP="00FC5C82">
      <w:pPr>
        <w:rPr>
          <w:lang w:val="en-US"/>
        </w:rPr>
      </w:pPr>
    </w:p>
    <w:p w14:paraId="49F05CAC" w14:textId="123F5456" w:rsidR="006960DB" w:rsidRDefault="006960DB" w:rsidP="00FC5C82">
      <w:pPr>
        <w:rPr>
          <w:lang w:val="en-US"/>
        </w:rPr>
      </w:pPr>
    </w:p>
    <w:p w14:paraId="57D3915A" w14:textId="6085C78A" w:rsidR="006960DB" w:rsidRDefault="006960DB" w:rsidP="00FC5C82">
      <w:pPr>
        <w:rPr>
          <w:lang w:val="en-US"/>
        </w:rPr>
      </w:pPr>
    </w:p>
    <w:p w14:paraId="33D4029B" w14:textId="18D258D5" w:rsidR="006960DB" w:rsidRDefault="00BC7BFD" w:rsidP="00FC5C82">
      <w:pPr>
        <w:rPr>
          <w:lang w:val="en-US"/>
        </w:rPr>
      </w:pPr>
      <w:r>
        <w:rPr>
          <w:noProof/>
        </w:rPr>
        <mc:AlternateContent>
          <mc:Choice Requires="wps">
            <w:drawing>
              <wp:anchor distT="0" distB="0" distL="114300" distR="114300" simplePos="0" relativeHeight="251666432" behindDoc="0" locked="0" layoutInCell="1" allowOverlap="1" wp14:anchorId="219BF505" wp14:editId="481D77E6">
                <wp:simplePos x="0" y="0"/>
                <wp:positionH relativeFrom="margin">
                  <wp:align>left</wp:align>
                </wp:positionH>
                <wp:positionV relativeFrom="paragraph">
                  <wp:posOffset>274955</wp:posOffset>
                </wp:positionV>
                <wp:extent cx="6115685" cy="635"/>
                <wp:effectExtent l="0" t="0" r="0" b="0"/>
                <wp:wrapSquare wrapText="bothSides"/>
                <wp:docPr id="305084704" name="Text Box 1"/>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49E864F9" w14:textId="7F241CE4" w:rsidR="00EB7833" w:rsidRPr="005F72A4" w:rsidRDefault="00EB7833" w:rsidP="00BC7BFD">
                            <w:pPr>
                              <w:pStyle w:val="Caption"/>
                              <w:rPr>
                                <w:rFonts w:eastAsiaTheme="minorHAnsi"/>
                                <w:noProof/>
                                <w:sz w:val="22"/>
                                <w:szCs w:val="22"/>
                                <w:vertAlign w:val="subscript"/>
                              </w:rPr>
                            </w:pPr>
                            <w:r w:rsidRPr="005F72A4">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Pr>
                                <w:noProof/>
                                <w:sz w:val="22"/>
                                <w:szCs w:val="22"/>
                              </w:rPr>
                              <w:t>2</w:t>
                            </w:r>
                            <w:r>
                              <w:rPr>
                                <w:sz w:val="22"/>
                                <w:szCs w:val="22"/>
                              </w:rPr>
                              <w:fldChar w:fldCharType="end"/>
                            </w:r>
                            <w:r w:rsidRPr="005F72A4">
                              <w:rPr>
                                <w:sz w:val="22"/>
                                <w:szCs w:val="22"/>
                              </w:rPr>
                              <w:t xml:space="preserve"> Schematics of a FET based on a </w:t>
                            </w:r>
                            <w:r w:rsidRPr="005F72A4">
                              <w:rPr>
                                <w:i/>
                                <w:iCs w:val="0"/>
                                <w:sz w:val="22"/>
                                <w:szCs w:val="22"/>
                              </w:rPr>
                              <w:t>p</w:t>
                            </w:r>
                            <w:r w:rsidRPr="005F72A4">
                              <w:rPr>
                                <w:sz w:val="22"/>
                                <w:szCs w:val="22"/>
                              </w:rPr>
                              <w:t xml:space="preserve">-type semiconductor. At </w:t>
                            </w:r>
                            <w:r w:rsidRPr="005F72A4">
                              <w:rPr>
                                <w:i/>
                                <w:iCs w:val="0"/>
                                <w:sz w:val="22"/>
                                <w:szCs w:val="22"/>
                              </w:rPr>
                              <w:t>V</w:t>
                            </w:r>
                            <w:r w:rsidRPr="005F72A4">
                              <w:rPr>
                                <w:i/>
                                <w:iCs w:val="0"/>
                                <w:sz w:val="22"/>
                                <w:szCs w:val="22"/>
                                <w:vertAlign w:val="subscript"/>
                              </w:rPr>
                              <w:t>GS</w:t>
                            </w:r>
                            <w:r w:rsidRPr="005F72A4">
                              <w:rPr>
                                <w:i/>
                                <w:iCs w:val="0"/>
                                <w:sz w:val="22"/>
                                <w:szCs w:val="22"/>
                              </w:rPr>
                              <w:softHyphen/>
                            </w:r>
                            <w:r w:rsidRPr="005F72A4">
                              <w:rPr>
                                <w:sz w:val="22"/>
                                <w:szCs w:val="22"/>
                              </w:rPr>
                              <w:t xml:space="preserve"> exceeding certain threshold voltage </w:t>
                            </w:r>
                            <w:r w:rsidRPr="005F72A4">
                              <w:rPr>
                                <w:i/>
                                <w:iCs w:val="0"/>
                                <w:sz w:val="22"/>
                                <w:szCs w:val="22"/>
                              </w:rPr>
                              <w:t>V</w:t>
                            </w:r>
                            <w:r>
                              <w:rPr>
                                <w:i/>
                                <w:iCs w:val="0"/>
                                <w:sz w:val="22"/>
                                <w:szCs w:val="22"/>
                                <w:vertAlign w:val="subscript"/>
                              </w:rPr>
                              <w:t>th</w:t>
                            </w:r>
                            <w:r w:rsidRPr="005F72A4">
                              <w:rPr>
                                <w:sz w:val="22"/>
                                <w:szCs w:val="22"/>
                                <w:vertAlign w:val="subscript"/>
                              </w:rPr>
                              <w:t xml:space="preserve"> </w:t>
                            </w:r>
                            <w:r w:rsidRPr="005F72A4">
                              <w:rPr>
                                <w:rFonts w:eastAsiaTheme="minorHAnsi"/>
                                <w:sz w:val="22"/>
                                <w:szCs w:val="22"/>
                              </w:rPr>
                              <w:t xml:space="preserve">an electron inversion channel is induced and the current of from drain to source flows </w:t>
                            </w:r>
                            <w:sdt>
                              <w:sdtPr>
                                <w:rPr>
                                  <w:rFonts w:eastAsiaTheme="minorHAnsi"/>
                                  <w:sz w:val="22"/>
                                  <w:szCs w:val="22"/>
                                </w:rPr>
                                <w:id w:val="1666046271"/>
                                <w:citation/>
                              </w:sdtPr>
                              <w:sdtContent>
                                <w:r w:rsidRPr="005F72A4">
                                  <w:rPr>
                                    <w:rFonts w:eastAsiaTheme="minorHAnsi"/>
                                    <w:sz w:val="22"/>
                                    <w:szCs w:val="22"/>
                                  </w:rPr>
                                  <w:fldChar w:fldCharType="begin"/>
                                </w:r>
                                <w:r w:rsidRPr="005F72A4">
                                  <w:rPr>
                                    <w:rFonts w:eastAsiaTheme="minorHAnsi"/>
                                    <w:sz w:val="22"/>
                                    <w:szCs w:val="22"/>
                                  </w:rPr>
                                  <w:instrText xml:space="preserve"> CITATION Don12 \l 1033 </w:instrText>
                                </w:r>
                                <w:r w:rsidRPr="005F72A4">
                                  <w:rPr>
                                    <w:rFonts w:eastAsiaTheme="minorHAnsi"/>
                                    <w:sz w:val="22"/>
                                    <w:szCs w:val="22"/>
                                  </w:rPr>
                                  <w:fldChar w:fldCharType="separate"/>
                                </w:r>
                                <w:r w:rsidRPr="00D33BFA">
                                  <w:rPr>
                                    <w:rFonts w:eastAsiaTheme="minorHAnsi"/>
                                    <w:noProof/>
                                    <w:sz w:val="22"/>
                                    <w:szCs w:val="22"/>
                                  </w:rPr>
                                  <w:t>(Neamen, 2012)</w:t>
                                </w:r>
                                <w:r w:rsidRPr="005F72A4">
                                  <w:rPr>
                                    <w:rFonts w:eastAsiaTheme="minorHAnsi"/>
                                    <w:sz w:val="22"/>
                                    <w:szCs w:val="22"/>
                                  </w:rPr>
                                  <w:fldChar w:fldCharType="end"/>
                                </w:r>
                              </w:sdtContent>
                            </w:sdt>
                            <w:r w:rsidRPr="005F72A4">
                              <w:rPr>
                                <w:rFonts w:eastAsiaTheme="minorHAnsi"/>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9BF505" id="_x0000_t202" coordsize="21600,21600" o:spt="202" path="m,l,21600r21600,l21600,xe">
                <v:stroke joinstyle="miter"/>
                <v:path gradientshapeok="t" o:connecttype="rect"/>
              </v:shapetype>
              <v:shape id="Text Box 1" o:spid="_x0000_s1026" type="#_x0000_t202" style="position:absolute;left:0;text-align:left;margin-left:0;margin-top:21.65pt;width:481.55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" stroked="f">
                <v:textbox style="mso-fit-shape-to-text:t" inset="0,0,0,0">
                  <w:txbxContent>
                    <w:p w14:paraId="49E864F9" w14:textId="7F241CE4" w:rsidR="00EB7833" w:rsidRPr="005F72A4" w:rsidRDefault="00EB7833" w:rsidP="00BC7BFD">
                      <w:pPr>
                        <w:pStyle w:val="Caption"/>
                        <w:rPr>
                          <w:rFonts w:eastAsiaTheme="minorHAnsi"/>
                          <w:noProof/>
                          <w:sz w:val="22"/>
                          <w:szCs w:val="22"/>
                          <w:vertAlign w:val="subscript"/>
                        </w:rPr>
                      </w:pPr>
                      <w:r w:rsidRPr="005F72A4">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Pr>
                          <w:noProof/>
                          <w:sz w:val="22"/>
                          <w:szCs w:val="22"/>
                        </w:rPr>
                        <w:t>2</w:t>
                      </w:r>
                      <w:r>
                        <w:rPr>
                          <w:sz w:val="22"/>
                          <w:szCs w:val="22"/>
                        </w:rPr>
                        <w:fldChar w:fldCharType="end"/>
                      </w:r>
                      <w:r w:rsidRPr="005F72A4">
                        <w:rPr>
                          <w:sz w:val="22"/>
                          <w:szCs w:val="22"/>
                        </w:rPr>
                        <w:t xml:space="preserve"> Schematics of a FET based on a </w:t>
                      </w:r>
                      <w:r w:rsidRPr="005F72A4">
                        <w:rPr>
                          <w:i/>
                          <w:iCs w:val="0"/>
                          <w:sz w:val="22"/>
                          <w:szCs w:val="22"/>
                        </w:rPr>
                        <w:t>p</w:t>
                      </w:r>
                      <w:r w:rsidRPr="005F72A4">
                        <w:rPr>
                          <w:sz w:val="22"/>
                          <w:szCs w:val="22"/>
                        </w:rPr>
                        <w:t xml:space="preserve">-type semiconductor. At </w:t>
                      </w:r>
                      <w:r w:rsidRPr="005F72A4">
                        <w:rPr>
                          <w:i/>
                          <w:iCs w:val="0"/>
                          <w:sz w:val="22"/>
                          <w:szCs w:val="22"/>
                        </w:rPr>
                        <w:t>V</w:t>
                      </w:r>
                      <w:r w:rsidRPr="005F72A4">
                        <w:rPr>
                          <w:i/>
                          <w:iCs w:val="0"/>
                          <w:sz w:val="22"/>
                          <w:szCs w:val="22"/>
                          <w:vertAlign w:val="subscript"/>
                        </w:rPr>
                        <w:t>GS</w:t>
                      </w:r>
                      <w:r w:rsidRPr="005F72A4">
                        <w:rPr>
                          <w:i/>
                          <w:iCs w:val="0"/>
                          <w:sz w:val="22"/>
                          <w:szCs w:val="22"/>
                        </w:rPr>
                        <w:softHyphen/>
                      </w:r>
                      <w:r w:rsidRPr="005F72A4">
                        <w:rPr>
                          <w:sz w:val="22"/>
                          <w:szCs w:val="22"/>
                        </w:rPr>
                        <w:t xml:space="preserve"> exceeding certain threshold voltage </w:t>
                      </w:r>
                      <w:r w:rsidRPr="005F72A4">
                        <w:rPr>
                          <w:i/>
                          <w:iCs w:val="0"/>
                          <w:sz w:val="22"/>
                          <w:szCs w:val="22"/>
                        </w:rPr>
                        <w:t>V</w:t>
                      </w:r>
                      <w:r>
                        <w:rPr>
                          <w:i/>
                          <w:iCs w:val="0"/>
                          <w:sz w:val="22"/>
                          <w:szCs w:val="22"/>
                          <w:vertAlign w:val="subscript"/>
                        </w:rPr>
                        <w:t>th</w:t>
                      </w:r>
                      <w:r w:rsidRPr="005F72A4">
                        <w:rPr>
                          <w:sz w:val="22"/>
                          <w:szCs w:val="22"/>
                          <w:vertAlign w:val="subscript"/>
                        </w:rPr>
                        <w:t xml:space="preserve"> </w:t>
                      </w:r>
                      <w:r w:rsidRPr="005F72A4">
                        <w:rPr>
                          <w:rFonts w:eastAsiaTheme="minorHAnsi"/>
                          <w:sz w:val="22"/>
                          <w:szCs w:val="22"/>
                        </w:rPr>
                        <w:t xml:space="preserve">an electron inversion channel is induced and the current of from drain to source flows </w:t>
                      </w:r>
                      <w:sdt>
                        <w:sdtPr>
                          <w:rPr>
                            <w:rFonts w:eastAsiaTheme="minorHAnsi"/>
                            <w:sz w:val="22"/>
                            <w:szCs w:val="22"/>
                          </w:rPr>
                          <w:id w:val="1666046271"/>
                          <w:citation/>
                        </w:sdtPr>
                        <w:sdtContent>
                          <w:r w:rsidRPr="005F72A4">
                            <w:rPr>
                              <w:rFonts w:eastAsiaTheme="minorHAnsi"/>
                              <w:sz w:val="22"/>
                              <w:szCs w:val="22"/>
                            </w:rPr>
                            <w:fldChar w:fldCharType="begin"/>
                          </w:r>
                          <w:r w:rsidRPr="005F72A4">
                            <w:rPr>
                              <w:rFonts w:eastAsiaTheme="minorHAnsi"/>
                              <w:sz w:val="22"/>
                              <w:szCs w:val="22"/>
                            </w:rPr>
                            <w:instrText xml:space="preserve"> CITATION Don12 \l 1033 </w:instrText>
                          </w:r>
                          <w:r w:rsidRPr="005F72A4">
                            <w:rPr>
                              <w:rFonts w:eastAsiaTheme="minorHAnsi"/>
                              <w:sz w:val="22"/>
                              <w:szCs w:val="22"/>
                            </w:rPr>
                            <w:fldChar w:fldCharType="separate"/>
                          </w:r>
                          <w:r w:rsidRPr="00D33BFA">
                            <w:rPr>
                              <w:rFonts w:eastAsiaTheme="minorHAnsi"/>
                              <w:noProof/>
                              <w:sz w:val="22"/>
                              <w:szCs w:val="22"/>
                            </w:rPr>
                            <w:t>(Neamen, 2012)</w:t>
                          </w:r>
                          <w:r w:rsidRPr="005F72A4">
                            <w:rPr>
                              <w:rFonts w:eastAsiaTheme="minorHAnsi"/>
                              <w:sz w:val="22"/>
                              <w:szCs w:val="22"/>
                            </w:rPr>
                            <w:fldChar w:fldCharType="end"/>
                          </w:r>
                        </w:sdtContent>
                      </w:sdt>
                      <w:r w:rsidRPr="005F72A4">
                        <w:rPr>
                          <w:rFonts w:eastAsiaTheme="minorHAnsi"/>
                          <w:sz w:val="22"/>
                          <w:szCs w:val="22"/>
                        </w:rPr>
                        <w:t>.</w:t>
                      </w:r>
                    </w:p>
                  </w:txbxContent>
                </v:textbox>
                <w10:wrap type="square" anchorx="margin"/>
              </v:shape>
            </w:pict>
          </mc:Fallback>
        </mc:AlternateContent>
      </w:r>
    </w:p>
    <w:p w14:paraId="042CDAFA" w14:textId="6ACBF609" w:rsidR="006960DB" w:rsidRDefault="00E62D32" w:rsidP="00E62D32">
      <w:pPr>
        <w:rPr>
          <w:b/>
          <w:bCs/>
          <w:lang w:val="en-US"/>
        </w:rPr>
      </w:pPr>
      <w:r>
        <w:rPr>
          <w:lang w:val="en-US"/>
        </w:rPr>
        <w:t xml:space="preserve">A FET is operated by switching between two modes. The </w:t>
      </w:r>
      <w:r>
        <w:rPr>
          <w:i/>
          <w:iCs/>
          <w:lang w:val="en-US"/>
        </w:rPr>
        <w:t xml:space="preserve">depletion </w:t>
      </w:r>
      <w:r>
        <w:rPr>
          <w:lang w:val="en-US"/>
        </w:rPr>
        <w:t xml:space="preserve">mode </w:t>
      </w:r>
      <w:r w:rsidR="008420AA">
        <w:rPr>
          <w:lang w:val="en-US"/>
        </w:rPr>
        <w:t xml:space="preserve">(OFF state) is the state, in which the inversion layer is absent, thus, the active channel is highly resistive and the current </w:t>
      </w:r>
      <w:r w:rsidR="008420AA">
        <w:rPr>
          <w:i/>
          <w:iCs/>
          <w:lang w:val="en-US"/>
        </w:rPr>
        <w:t>I</w:t>
      </w:r>
      <w:r w:rsidR="008420AA">
        <w:rPr>
          <w:i/>
          <w:iCs/>
          <w:vertAlign w:val="subscript"/>
          <w:lang w:val="en-US"/>
        </w:rPr>
        <w:t>DS</w:t>
      </w:r>
      <w:r w:rsidR="008420AA">
        <w:rPr>
          <w:lang w:val="en-US"/>
        </w:rPr>
        <w:t xml:space="preserve"> between the drain and source is nearly zero (the contribution is only due to small leakage current through the insulator a</w:t>
      </w:r>
      <w:r w:rsidR="004E0C52">
        <w:rPr>
          <w:lang w:val="en-US"/>
        </w:rPr>
        <w:t>nd</w:t>
      </w:r>
      <w:r w:rsidR="008420AA">
        <w:rPr>
          <w:lang w:val="en-US"/>
        </w:rPr>
        <w:t xml:space="preserve"> thermally induced current between drain and source). The </w:t>
      </w:r>
      <w:r w:rsidR="008420AA">
        <w:rPr>
          <w:i/>
          <w:iCs/>
          <w:lang w:val="en-US"/>
        </w:rPr>
        <w:t xml:space="preserve">accumulation </w:t>
      </w:r>
      <w:sdt>
        <w:sdtPr>
          <w:rPr>
            <w:i/>
            <w:iCs/>
            <w:lang w:val="en-US"/>
          </w:rPr>
          <w:id w:val="-657686044"/>
          <w:citation/>
        </w:sdtPr>
        <w:sdtContent>
          <w:r w:rsidR="008420AA">
            <w:rPr>
              <w:i/>
              <w:iCs/>
              <w:lang w:val="en-US"/>
            </w:rPr>
            <w:fldChar w:fldCharType="begin"/>
          </w:r>
          <w:r w:rsidR="008420AA">
            <w:rPr>
              <w:lang w:val="en-US"/>
            </w:rPr>
            <w:instrText xml:space="preserve"> CITATION Lui13 \l 1033 </w:instrText>
          </w:r>
          <w:r w:rsidR="008420AA">
            <w:rPr>
              <w:i/>
              <w:iCs/>
              <w:lang w:val="en-US"/>
            </w:rPr>
            <w:fldChar w:fldCharType="separate"/>
          </w:r>
          <w:r w:rsidR="00D33BFA">
            <w:rPr>
              <w:noProof/>
              <w:lang w:val="en-US"/>
            </w:rPr>
            <w:t>(Luisa Torsi, 2013)</w:t>
          </w:r>
          <w:r w:rsidR="008420AA">
            <w:rPr>
              <w:i/>
              <w:iCs/>
              <w:lang w:val="en-US"/>
            </w:rPr>
            <w:fldChar w:fldCharType="end"/>
          </w:r>
        </w:sdtContent>
      </w:sdt>
      <w:r w:rsidR="008420AA">
        <w:rPr>
          <w:i/>
          <w:iCs/>
          <w:lang w:val="en-US"/>
        </w:rPr>
        <w:t xml:space="preserve"> </w:t>
      </w:r>
      <w:r w:rsidR="008420AA">
        <w:rPr>
          <w:lang w:val="en-US"/>
        </w:rPr>
        <w:t xml:space="preserve">mode (ON state) is the state, in which the inversion conductive layer is formed, thus, </w:t>
      </w:r>
      <w:r w:rsidR="008420AA">
        <w:rPr>
          <w:i/>
          <w:iCs/>
          <w:lang w:val="en-US"/>
        </w:rPr>
        <w:t>I</w:t>
      </w:r>
      <w:r w:rsidR="008420AA">
        <w:rPr>
          <w:i/>
          <w:iCs/>
          <w:vertAlign w:val="subscript"/>
          <w:lang w:val="en-US"/>
        </w:rPr>
        <w:t>DS</w:t>
      </w:r>
      <w:r w:rsidR="008420AA">
        <w:rPr>
          <w:lang w:val="en-US"/>
        </w:rPr>
        <w:t xml:space="preserve"> starts to increase. </w:t>
      </w:r>
      <w:r w:rsidR="004E0C52">
        <w:rPr>
          <w:lang w:val="en-US"/>
        </w:rPr>
        <w:t>The larger |</w:t>
      </w:r>
      <w:r w:rsidR="004E0C52">
        <w:rPr>
          <w:i/>
          <w:iCs/>
          <w:lang w:val="en-US"/>
        </w:rPr>
        <w:t>V</w:t>
      </w:r>
      <w:r w:rsidR="004E0C52">
        <w:rPr>
          <w:i/>
          <w:iCs/>
          <w:vertAlign w:val="subscript"/>
          <w:lang w:val="en-US"/>
        </w:rPr>
        <w:t>GS</w:t>
      </w:r>
      <w:r w:rsidR="004E0C52">
        <w:rPr>
          <w:lang w:val="en-US"/>
        </w:rPr>
        <w:t>| is, the larger the accumulated charge density will be and thus, the larger |</w:t>
      </w:r>
      <w:r w:rsidR="004E0C52">
        <w:rPr>
          <w:i/>
          <w:iCs/>
          <w:lang w:val="en-US"/>
        </w:rPr>
        <w:t>I</w:t>
      </w:r>
      <w:r w:rsidR="004E0C52">
        <w:rPr>
          <w:i/>
          <w:iCs/>
          <w:vertAlign w:val="subscript"/>
          <w:lang w:val="en-US"/>
        </w:rPr>
        <w:t>DS</w:t>
      </w:r>
      <w:r w:rsidR="004E0C52">
        <w:rPr>
          <w:lang w:val="en-US"/>
        </w:rPr>
        <w:t xml:space="preserve">| will flow between drain and source </w:t>
      </w:r>
      <w:sdt>
        <w:sdtPr>
          <w:rPr>
            <w:b/>
            <w:bCs/>
            <w:lang w:val="en-US"/>
          </w:rPr>
          <w:id w:val="-1614664807"/>
          <w:citation/>
        </w:sdtPr>
        <w:sdtContent>
          <w:r w:rsidR="004E0C52">
            <w:rPr>
              <w:b/>
              <w:bCs/>
              <w:lang w:val="en-US"/>
            </w:rPr>
            <w:fldChar w:fldCharType="begin"/>
          </w:r>
          <w:r w:rsidR="004E0C52">
            <w:rPr>
              <w:b/>
              <w:bCs/>
              <w:lang w:val="en-US"/>
            </w:rPr>
            <w:instrText xml:space="preserve"> CITATION Don12 \l 1033 </w:instrText>
          </w:r>
          <w:r w:rsidR="004E0C52">
            <w:rPr>
              <w:b/>
              <w:bCs/>
              <w:lang w:val="en-US"/>
            </w:rPr>
            <w:fldChar w:fldCharType="separate"/>
          </w:r>
          <w:r w:rsidR="00D33BFA">
            <w:rPr>
              <w:noProof/>
              <w:lang w:val="en-US"/>
            </w:rPr>
            <w:t>(Neamen, 2012)</w:t>
          </w:r>
          <w:r w:rsidR="004E0C52">
            <w:rPr>
              <w:b/>
              <w:bCs/>
              <w:lang w:val="en-US"/>
            </w:rPr>
            <w:fldChar w:fldCharType="end"/>
          </w:r>
        </w:sdtContent>
      </w:sdt>
      <w:r w:rsidR="004E0C52">
        <w:rPr>
          <w:b/>
          <w:bCs/>
          <w:lang w:val="en-US"/>
        </w:rPr>
        <w:t xml:space="preserve">, </w:t>
      </w:r>
      <w:sdt>
        <w:sdtPr>
          <w:rPr>
            <w:b/>
            <w:bCs/>
            <w:lang w:val="en-US"/>
          </w:rPr>
          <w:id w:val="1815758775"/>
          <w:citation/>
        </w:sdtPr>
        <w:sdtContent>
          <w:r w:rsidR="00AD1EB8">
            <w:rPr>
              <w:b/>
              <w:bCs/>
              <w:lang w:val="en-US"/>
            </w:rPr>
            <w:fldChar w:fldCharType="begin"/>
          </w:r>
          <w:r w:rsidR="00AD1EB8">
            <w:rPr>
              <w:b/>
              <w:bCs/>
              <w:lang w:val="en-US"/>
            </w:rPr>
            <w:instrText xml:space="preserve"> CITATION Lui13 \l 1033 </w:instrText>
          </w:r>
          <w:r w:rsidR="00AD1EB8">
            <w:rPr>
              <w:b/>
              <w:bCs/>
              <w:lang w:val="en-US"/>
            </w:rPr>
            <w:fldChar w:fldCharType="separate"/>
          </w:r>
          <w:r w:rsidR="00D33BFA">
            <w:rPr>
              <w:noProof/>
              <w:lang w:val="en-US"/>
            </w:rPr>
            <w:t>(Luisa Torsi, 2013)</w:t>
          </w:r>
          <w:r w:rsidR="00AD1EB8">
            <w:rPr>
              <w:b/>
              <w:bCs/>
              <w:lang w:val="en-US"/>
            </w:rPr>
            <w:fldChar w:fldCharType="end"/>
          </w:r>
        </w:sdtContent>
      </w:sdt>
      <w:r w:rsidR="00AD1EB8">
        <w:rPr>
          <w:b/>
          <w:bCs/>
          <w:lang w:val="en-US"/>
        </w:rPr>
        <w:t>.</w:t>
      </w:r>
    </w:p>
    <w:p w14:paraId="0DE119ED" w14:textId="15B73C4C" w:rsidR="00AD1EB8" w:rsidRDefault="00AD1EB8" w:rsidP="005F72A4">
      <w:pPr>
        <w:pStyle w:val="Heading3"/>
      </w:pPr>
      <w:bookmarkStart w:id="26" w:name="_Toc159207560"/>
      <w:r>
        <w:t>Transfer and output characteristics of a FET</w:t>
      </w:r>
      <w:bookmarkEnd w:id="26"/>
    </w:p>
    <w:p w14:paraId="07F8C68F" w14:textId="7F74146F" w:rsidR="003B4486" w:rsidRDefault="00E5688D" w:rsidP="00FE4F5A">
      <w:pPr>
        <w:rPr>
          <w:lang w:val="en-US"/>
        </w:rPr>
      </w:pPr>
      <w:r>
        <w:rPr>
          <w:lang w:val="en-US"/>
        </w:rPr>
        <w:t>The main electrical characteristics of a FET are extracted from the transfer and output characteristics of the transistor (</w:t>
      </w:r>
      <w:r>
        <w:rPr>
          <w:b/>
          <w:bCs/>
          <w:lang w:val="en-US"/>
        </w:rPr>
        <w:t>FIG2.</w:t>
      </w:r>
      <w:del w:id="27" w:author="Ilaria Fratelli" w:date="2024-02-19T12:57:00Z">
        <w:r w:rsidDel="008E5259">
          <w:rPr>
            <w:b/>
            <w:bCs/>
            <w:lang w:val="en-US"/>
          </w:rPr>
          <w:delText>2</w:delText>
        </w:r>
      </w:del>
      <w:ins w:id="28" w:author="Ilaria Fratelli" w:date="2024-02-19T12:57:00Z">
        <w:r w:rsidR="008E5259">
          <w:rPr>
            <w:b/>
            <w:bCs/>
            <w:lang w:val="en-US"/>
          </w:rPr>
          <w:t>3</w:t>
        </w:r>
      </w:ins>
      <w:r>
        <w:rPr>
          <w:b/>
          <w:bCs/>
          <w:lang w:val="en-US"/>
        </w:rPr>
        <w:t xml:space="preserve">). </w:t>
      </w:r>
      <w:r w:rsidR="00AD1EB8">
        <w:rPr>
          <w:lang w:val="en-US"/>
        </w:rPr>
        <w:t xml:space="preserve">As </w:t>
      </w:r>
      <w:r w:rsidR="00AD1EB8">
        <w:rPr>
          <w:i/>
          <w:iCs/>
          <w:lang w:val="en-US"/>
        </w:rPr>
        <w:t>V</w:t>
      </w:r>
      <w:r w:rsidR="00AD1EB8">
        <w:rPr>
          <w:i/>
          <w:iCs/>
          <w:vertAlign w:val="subscript"/>
          <w:lang w:val="en-US"/>
        </w:rPr>
        <w:t>GS</w:t>
      </w:r>
      <w:r w:rsidR="00AD1EB8">
        <w:rPr>
          <w:lang w:val="en-US"/>
        </w:rPr>
        <w:t xml:space="preserve"> is applied, the charge accumulation near the gate is induced, however, </w:t>
      </w:r>
      <w:r w:rsidR="00AD1EB8">
        <w:rPr>
          <w:i/>
          <w:iCs/>
          <w:lang w:val="en-US"/>
        </w:rPr>
        <w:t>I</w:t>
      </w:r>
      <w:r w:rsidR="00AD1EB8">
        <w:rPr>
          <w:i/>
          <w:iCs/>
          <w:vertAlign w:val="subscript"/>
          <w:lang w:val="en-US"/>
        </w:rPr>
        <w:t>DS</w:t>
      </w:r>
      <w:r w:rsidR="00AD1EB8">
        <w:rPr>
          <w:lang w:val="en-US"/>
        </w:rPr>
        <w:t xml:space="preserve"> </w:t>
      </w:r>
      <w:proofErr w:type="gramStart"/>
      <w:r w:rsidR="00AD1EB8">
        <w:rPr>
          <w:lang w:val="en-US"/>
        </w:rPr>
        <w:t>does</w:t>
      </w:r>
      <w:proofErr w:type="gramEnd"/>
      <w:r w:rsidR="00AD1EB8">
        <w:rPr>
          <w:lang w:val="en-US"/>
        </w:rPr>
        <w:t xml:space="preserve"> not start to increase until a </w:t>
      </w:r>
      <w:r w:rsidR="00AD1EB8">
        <w:rPr>
          <w:i/>
          <w:iCs/>
          <w:lang w:val="en-US"/>
        </w:rPr>
        <w:t>threshold</w:t>
      </w:r>
      <w:r w:rsidR="00AD1EB8">
        <w:rPr>
          <w:lang w:val="en-US"/>
        </w:rPr>
        <w:t xml:space="preserve"> voltage </w:t>
      </w:r>
      <w:r w:rsidR="00AD1EB8">
        <w:rPr>
          <w:i/>
          <w:iCs/>
          <w:lang w:val="en-US"/>
        </w:rPr>
        <w:t>V</w:t>
      </w:r>
      <w:r w:rsidR="00AD1EB8">
        <w:rPr>
          <w:i/>
          <w:iCs/>
          <w:vertAlign w:val="subscript"/>
          <w:lang w:val="en-US"/>
        </w:rPr>
        <w:t>GS</w:t>
      </w:r>
      <w:r w:rsidR="00AD1EB8">
        <w:rPr>
          <w:i/>
          <w:iCs/>
          <w:lang w:val="en-US"/>
        </w:rPr>
        <w:t xml:space="preserve"> = V</w:t>
      </w:r>
      <w:r w:rsidR="00AD1EB8">
        <w:rPr>
          <w:i/>
          <w:iCs/>
          <w:vertAlign w:val="subscript"/>
          <w:lang w:val="en-US"/>
        </w:rPr>
        <w:t>th</w:t>
      </w:r>
      <w:r w:rsidR="00AD1EB8">
        <w:rPr>
          <w:lang w:val="en-US"/>
        </w:rPr>
        <w:t xml:space="preserve"> is reached. At this </w:t>
      </w:r>
      <w:r w:rsidR="00CD470E">
        <w:rPr>
          <w:lang w:val="en-US"/>
        </w:rPr>
        <w:t xml:space="preserve">point, the </w:t>
      </w:r>
      <w:commentRangeStart w:id="29"/>
      <w:r w:rsidR="00CD470E">
        <w:rPr>
          <w:lang w:val="en-US"/>
        </w:rPr>
        <w:t xml:space="preserve">inversion layer </w:t>
      </w:r>
      <w:commentRangeEnd w:id="29"/>
      <w:r w:rsidR="008E5259">
        <w:rPr>
          <w:rStyle w:val="CommentReference"/>
        </w:rPr>
        <w:commentReference w:id="29"/>
      </w:r>
      <w:r w:rsidR="00CD470E">
        <w:rPr>
          <w:lang w:val="en-US"/>
        </w:rPr>
        <w:t xml:space="preserve">is formed and the drain-source current is non-zero. Once the current starts to flow, two regimes are possible depending on the drain-source voltage </w:t>
      </w:r>
      <w:r w:rsidR="00CD470E">
        <w:rPr>
          <w:i/>
          <w:iCs/>
          <w:lang w:val="en-US"/>
        </w:rPr>
        <w:t>V</w:t>
      </w:r>
      <w:r w:rsidR="00CD470E">
        <w:rPr>
          <w:i/>
          <w:iCs/>
          <w:vertAlign w:val="subscript"/>
          <w:lang w:val="en-US"/>
        </w:rPr>
        <w:t>DS</w:t>
      </w:r>
      <w:r w:rsidR="00CD470E">
        <w:rPr>
          <w:lang w:val="en-US"/>
        </w:rPr>
        <w:t xml:space="preserve">: </w:t>
      </w:r>
    </w:p>
    <w:p w14:paraId="6954B1C4" w14:textId="6466FBE8" w:rsidR="00FE4F5A" w:rsidRPr="00D659B8" w:rsidRDefault="00FE4F5A" w:rsidP="00FE4F5A">
      <w:pPr>
        <w:pStyle w:val="ListParagraph"/>
        <w:numPr>
          <w:ilvl w:val="0"/>
          <w:numId w:val="18"/>
        </w:numPr>
        <w:rPr>
          <w:lang w:val="en-US"/>
        </w:rPr>
      </w:pPr>
      <w:r>
        <w:rPr>
          <w:i/>
          <w:iCs/>
          <w:lang w:val="en-US"/>
        </w:rPr>
        <w:t xml:space="preserve">linear </w:t>
      </w:r>
      <w:r>
        <w:rPr>
          <w:lang w:val="en-US"/>
        </w:rPr>
        <w:t xml:space="preserve">regime: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DS</m:t>
                </m:r>
              </m:sub>
            </m:sSub>
          </m:e>
        </m:d>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th</m:t>
                </m:r>
              </m:sub>
            </m:sSub>
          </m:e>
        </m:d>
      </m:oMath>
    </w:p>
    <w:p w14:paraId="2EF144A9" w14:textId="6776B704" w:rsidR="00D659B8" w:rsidRPr="00D659B8" w:rsidRDefault="00D659B8" w:rsidP="00FE4F5A">
      <w:pPr>
        <w:pStyle w:val="ListParagraph"/>
        <w:numPr>
          <w:ilvl w:val="0"/>
          <w:numId w:val="18"/>
        </w:numPr>
        <w:rPr>
          <w:rFonts w:eastAsiaTheme="minorEastAsia"/>
          <w:lang w:val="en-US"/>
        </w:rPr>
      </w:pPr>
      <w:r>
        <w:rPr>
          <w:i/>
          <w:iCs/>
          <w:lang w:val="en-US"/>
        </w:rPr>
        <w:lastRenderedPageBreak/>
        <w:t xml:space="preserve">saturation </w:t>
      </w:r>
      <w:r>
        <w:rPr>
          <w:lang w:val="en-US"/>
        </w:rPr>
        <w:t xml:space="preserve">regime: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DS</m:t>
                </m:r>
              </m:sub>
            </m:sSub>
          </m:e>
        </m:d>
        <m:r>
          <w:rPr>
            <w:rFonts w:ascii="Cambria Math" w:hAnsi="Cambria Math"/>
            <w:lang w:val="en-US"/>
          </w:rPr>
          <m:t>&gt;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th</m:t>
                </m:r>
              </m:sub>
            </m:sSub>
          </m:e>
        </m:d>
      </m:oMath>
    </w:p>
    <w:p w14:paraId="1D4A5306" w14:textId="26A3F2BC" w:rsidR="00D659B8" w:rsidRPr="00E5688D" w:rsidRDefault="00D659B8" w:rsidP="00D659B8">
      <w:pPr>
        <w:rPr>
          <w:rFonts w:eastAsiaTheme="minorEastAsia"/>
          <w:lang w:val="en-US"/>
        </w:rPr>
      </w:pPr>
      <w:r>
        <w:rPr>
          <w:rFonts w:eastAsiaTheme="minorEastAsia"/>
          <w:lang w:val="en-US"/>
        </w:rPr>
        <w:t xml:space="preserve">In linear regime, </w:t>
      </w:r>
      <w:r>
        <w:rPr>
          <w:rFonts w:eastAsiaTheme="minorEastAsia"/>
          <w:i/>
          <w:iCs/>
          <w:lang w:val="en-US"/>
        </w:rPr>
        <w:t>I</w:t>
      </w:r>
      <w:r>
        <w:rPr>
          <w:rFonts w:eastAsiaTheme="minorEastAsia"/>
          <w:i/>
          <w:iCs/>
          <w:vertAlign w:val="subscript"/>
          <w:lang w:val="en-US"/>
        </w:rPr>
        <w:t>DS</w:t>
      </w:r>
      <w:r>
        <w:rPr>
          <w:rFonts w:eastAsiaTheme="minorEastAsia"/>
          <w:lang w:val="en-US"/>
        </w:rPr>
        <w:t xml:space="preserve"> follows the Ohm’s law and is linearly proportional to </w:t>
      </w:r>
      <w:r>
        <w:rPr>
          <w:rFonts w:eastAsiaTheme="minorEastAsia"/>
          <w:i/>
          <w:iCs/>
          <w:lang w:val="en-US"/>
        </w:rPr>
        <w:t>V</w:t>
      </w:r>
      <w:r>
        <w:rPr>
          <w:rFonts w:eastAsiaTheme="minorEastAsia"/>
          <w:i/>
          <w:iCs/>
          <w:vertAlign w:val="subscript"/>
          <w:lang w:val="en-US"/>
        </w:rPr>
        <w:t>DS</w:t>
      </w:r>
      <w:r>
        <w:rPr>
          <w:rFonts w:eastAsiaTheme="minorEastAsia"/>
          <w:lang w:val="en-US"/>
        </w:rPr>
        <w:t xml:space="preserve"> at fixed </w:t>
      </w:r>
      <w:r>
        <w:rPr>
          <w:rFonts w:eastAsiaTheme="minorEastAsia"/>
          <w:i/>
          <w:iCs/>
          <w:lang w:val="en-US"/>
        </w:rPr>
        <w:t>V</w:t>
      </w:r>
      <w:r>
        <w:rPr>
          <w:rFonts w:eastAsiaTheme="minorEastAsia"/>
          <w:i/>
          <w:iCs/>
          <w:vertAlign w:val="subscript"/>
          <w:lang w:val="en-US"/>
        </w:rPr>
        <w:t>GS</w:t>
      </w:r>
      <w:r>
        <w:rPr>
          <w:rFonts w:eastAsiaTheme="minorEastAsia"/>
          <w:lang w:val="en-US"/>
        </w:rPr>
        <w:t xml:space="preserve">. As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DS</m:t>
                </m:r>
              </m:sub>
            </m:sSub>
          </m:e>
        </m:d>
      </m:oMath>
      <w:r>
        <w:rPr>
          <w:rFonts w:eastAsiaTheme="minorEastAsia"/>
          <w:lang w:val="en-US"/>
        </w:rPr>
        <w:t xml:space="preserve"> increases, the </w:t>
      </w:r>
      <w:commentRangeStart w:id="30"/>
      <w:r>
        <w:rPr>
          <w:rFonts w:eastAsiaTheme="minorEastAsia"/>
          <w:lang w:val="en-US"/>
        </w:rPr>
        <w:t xml:space="preserve">inversion layer </w:t>
      </w:r>
      <w:commentRangeEnd w:id="30"/>
      <w:r w:rsidR="008E5259">
        <w:rPr>
          <w:rStyle w:val="CommentReference"/>
        </w:rPr>
        <w:commentReference w:id="30"/>
      </w:r>
      <w:r>
        <w:rPr>
          <w:rFonts w:eastAsiaTheme="minorEastAsia"/>
          <w:lang w:val="en-US"/>
        </w:rPr>
        <w:t xml:space="preserve">becomes more depleted at the drain electrode resulting in the </w:t>
      </w:r>
      <w:r>
        <w:rPr>
          <w:rFonts w:eastAsiaTheme="minorEastAsia"/>
          <w:i/>
          <w:iCs/>
          <w:lang w:val="en-US"/>
        </w:rPr>
        <w:t>pinch-off</w:t>
      </w:r>
      <w:r>
        <w:rPr>
          <w:rFonts w:eastAsiaTheme="minorEastAsia"/>
          <w:lang w:val="en-US"/>
        </w:rPr>
        <w:t xml:space="preserve"> effect. At this moment a FET is operated in the saturation regime. </w:t>
      </w:r>
      <w:commentRangeStart w:id="31"/>
      <w:r w:rsidR="00E5688D">
        <w:rPr>
          <w:rFonts w:eastAsiaTheme="minorEastAsia"/>
          <w:b/>
          <w:bCs/>
          <w:lang w:val="en-US"/>
        </w:rPr>
        <w:t xml:space="preserve">FIG,2,2 </w:t>
      </w:r>
      <w:r w:rsidR="00E5688D">
        <w:rPr>
          <w:rFonts w:eastAsiaTheme="minorEastAsia"/>
          <w:lang w:val="en-US"/>
        </w:rPr>
        <w:t xml:space="preserve">depicts… </w:t>
      </w:r>
      <w:commentRangeEnd w:id="31"/>
      <w:r w:rsidR="008E5259">
        <w:rPr>
          <w:rStyle w:val="CommentReference"/>
        </w:rPr>
        <w:commentReference w:id="31"/>
      </w:r>
    </w:p>
    <w:p w14:paraId="5998E79A" w14:textId="77777777" w:rsidR="00E5688D" w:rsidRDefault="00E5688D" w:rsidP="00D659B8">
      <w:pPr>
        <w:rPr>
          <w:rFonts w:eastAsiaTheme="minorEastAsia"/>
          <w:lang w:val="en-US"/>
        </w:rPr>
      </w:pPr>
    </w:p>
    <w:p w14:paraId="10D9F7BA" w14:textId="77777777" w:rsidR="005F72A4" w:rsidRDefault="005F72A4" w:rsidP="00D659B8">
      <w:pPr>
        <w:rPr>
          <w:rFonts w:eastAsiaTheme="minorEastAsi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417"/>
        <w:gridCol w:w="493"/>
      </w:tblGrid>
      <w:tr w:rsidR="007C58D8" w14:paraId="4A4E7E30" w14:textId="77777777" w:rsidTr="007C58D8">
        <w:tc>
          <w:tcPr>
            <w:tcW w:w="4814" w:type="dxa"/>
            <w:vAlign w:val="center"/>
          </w:tcPr>
          <w:p w14:paraId="243B7260" w14:textId="541A1A51" w:rsidR="005F72A4" w:rsidRDefault="00CA1EAF" w:rsidP="00A32DF4">
            <w:pPr>
              <w:ind w:firstLine="0"/>
              <w:jc w:val="center"/>
            </w:pPr>
            <w:r>
              <w:rPr>
                <w:noProof/>
              </w:rPr>
              <w:drawing>
                <wp:inline distT="0" distB="0" distL="0" distR="0" wp14:anchorId="08707E7B" wp14:editId="46552BC8">
                  <wp:extent cx="2980064" cy="2486891"/>
                  <wp:effectExtent l="0" t="0" r="0" b="8890"/>
                  <wp:docPr id="154713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39361" name="Picture 15471393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0453" cy="2495561"/>
                          </a:xfrm>
                          <a:prstGeom prst="rect">
                            <a:avLst/>
                          </a:prstGeom>
                        </pic:spPr>
                      </pic:pic>
                    </a:graphicData>
                  </a:graphic>
                </wp:inline>
              </w:drawing>
            </w:r>
          </w:p>
          <w:p w14:paraId="67DBC374" w14:textId="77777777" w:rsidR="007C58D8" w:rsidRDefault="007C58D8" w:rsidP="00A32DF4">
            <w:pPr>
              <w:ind w:firstLine="0"/>
              <w:jc w:val="center"/>
              <w:rPr>
                <w:b/>
                <w:bCs/>
              </w:rPr>
            </w:pPr>
          </w:p>
          <w:p w14:paraId="3D388A61" w14:textId="14B7BD09" w:rsidR="00A32DF4" w:rsidRPr="00A32DF4" w:rsidRDefault="00A32DF4" w:rsidP="00A32DF4">
            <w:pPr>
              <w:ind w:firstLine="0"/>
              <w:jc w:val="center"/>
              <w:rPr>
                <w:b/>
                <w:bCs/>
              </w:rPr>
            </w:pPr>
            <w:r>
              <w:rPr>
                <w:b/>
                <w:bCs/>
              </w:rPr>
              <w:t>(a)</w:t>
            </w:r>
          </w:p>
        </w:tc>
        <w:tc>
          <w:tcPr>
            <w:tcW w:w="4814" w:type="dxa"/>
            <w:gridSpan w:val="2"/>
          </w:tcPr>
          <w:p w14:paraId="3F9DF1E7" w14:textId="35D8A292" w:rsidR="007C58D8" w:rsidRDefault="007C58D8" w:rsidP="007C58D8">
            <w:pPr>
              <w:ind w:firstLine="0"/>
              <w:jc w:val="center"/>
              <w:rPr>
                <w:rFonts w:eastAsiaTheme="minorEastAsia"/>
                <w:lang w:val="en-US"/>
              </w:rPr>
            </w:pPr>
            <w:r>
              <w:rPr>
                <w:noProof/>
                <w:lang w:val="ru-RU"/>
              </w:rPr>
              <w:drawing>
                <wp:inline distT="0" distB="0" distL="0" distR="0" wp14:anchorId="52E1982D" wp14:editId="7492FF33">
                  <wp:extent cx="3094465" cy="2487600"/>
                  <wp:effectExtent l="0" t="0" r="0" b="8255"/>
                  <wp:docPr id="1468213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4465" cy="2487600"/>
                          </a:xfrm>
                          <a:prstGeom prst="rect">
                            <a:avLst/>
                          </a:prstGeom>
                          <a:noFill/>
                          <a:ln>
                            <a:noFill/>
                          </a:ln>
                        </pic:spPr>
                      </pic:pic>
                    </a:graphicData>
                  </a:graphic>
                </wp:inline>
              </w:drawing>
            </w:r>
          </w:p>
          <w:p w14:paraId="3F5AF4D5" w14:textId="77777777" w:rsidR="007C58D8" w:rsidRDefault="007C58D8" w:rsidP="007C58D8">
            <w:pPr>
              <w:ind w:firstLine="0"/>
              <w:jc w:val="center"/>
              <w:rPr>
                <w:rFonts w:eastAsiaTheme="minorEastAsia"/>
                <w:b/>
                <w:bCs/>
                <w:lang w:val="en-US"/>
              </w:rPr>
            </w:pPr>
          </w:p>
          <w:p w14:paraId="3D218740" w14:textId="1F6F5570" w:rsidR="005F72A4" w:rsidRPr="007C58D8" w:rsidRDefault="007C58D8" w:rsidP="007C58D8">
            <w:pPr>
              <w:ind w:firstLine="0"/>
              <w:jc w:val="center"/>
              <w:rPr>
                <w:rFonts w:eastAsiaTheme="minorEastAsia"/>
                <w:b/>
                <w:bCs/>
                <w:lang w:val="en-US"/>
              </w:rPr>
            </w:pPr>
            <w:r>
              <w:rPr>
                <w:rFonts w:eastAsiaTheme="minorEastAsia"/>
                <w:b/>
                <w:bCs/>
                <w:lang w:val="en-US"/>
              </w:rPr>
              <w:t>(b)</w:t>
            </w:r>
          </w:p>
        </w:tc>
      </w:tr>
      <w:tr w:rsidR="007C58D8" w14:paraId="7FE7E645" w14:textId="77777777" w:rsidTr="007C58D8">
        <w:tc>
          <w:tcPr>
            <w:tcW w:w="9351" w:type="dxa"/>
            <w:gridSpan w:val="2"/>
          </w:tcPr>
          <w:p w14:paraId="1B3AFFFC" w14:textId="77777777" w:rsidR="007C58D8" w:rsidRDefault="007C58D8" w:rsidP="007C58D8">
            <w:pPr>
              <w:keepNext/>
              <w:ind w:firstLine="0"/>
              <w:jc w:val="center"/>
            </w:pPr>
            <w:r>
              <w:rPr>
                <w:noProof/>
                <w:lang w:val="ru-RU"/>
              </w:rPr>
              <w:drawing>
                <wp:inline distT="0" distB="0" distL="0" distR="0" wp14:anchorId="5B607E9F" wp14:editId="361F948F">
                  <wp:extent cx="3566860" cy="2880000"/>
                  <wp:effectExtent l="0" t="0" r="0" b="0"/>
                  <wp:docPr id="1305423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6860" cy="2880000"/>
                          </a:xfrm>
                          <a:prstGeom prst="rect">
                            <a:avLst/>
                          </a:prstGeom>
                          <a:noFill/>
                          <a:ln>
                            <a:noFill/>
                          </a:ln>
                        </pic:spPr>
                      </pic:pic>
                    </a:graphicData>
                  </a:graphic>
                </wp:inline>
              </w:drawing>
            </w:r>
          </w:p>
          <w:p w14:paraId="4932343B" w14:textId="07F538D6" w:rsidR="007C58D8" w:rsidRPr="007C58D8" w:rsidRDefault="007C58D8" w:rsidP="007C58D8">
            <w:pPr>
              <w:ind w:firstLine="0"/>
              <w:jc w:val="center"/>
              <w:rPr>
                <w:b/>
                <w:bCs/>
                <w:lang w:val="ru-RU"/>
              </w:rPr>
            </w:pPr>
            <w:r>
              <w:rPr>
                <w:b/>
                <w:bCs/>
                <w:lang w:val="ru-RU"/>
              </w:rPr>
              <w:t>(c)</w:t>
            </w:r>
          </w:p>
        </w:tc>
        <w:tc>
          <w:tcPr>
            <w:tcW w:w="277" w:type="dxa"/>
          </w:tcPr>
          <w:p w14:paraId="260A9AF8" w14:textId="77777777" w:rsidR="004A517C" w:rsidRDefault="004A517C" w:rsidP="00D659B8">
            <w:pPr>
              <w:ind w:firstLine="0"/>
            </w:pPr>
          </w:p>
        </w:tc>
      </w:tr>
    </w:tbl>
    <w:p w14:paraId="6D7AFB45" w14:textId="77777777" w:rsidR="005F72A4" w:rsidRDefault="005F72A4" w:rsidP="00D659B8">
      <w:pPr>
        <w:rPr>
          <w:rFonts w:eastAsiaTheme="minorEastAsia"/>
          <w:lang w:val="en-US"/>
        </w:rPr>
      </w:pPr>
    </w:p>
    <w:p w14:paraId="31EDD24C" w14:textId="10302CE4" w:rsidR="007C58D8" w:rsidRPr="0018710E" w:rsidRDefault="007C58D8" w:rsidP="007C58D8">
      <w:pPr>
        <w:pStyle w:val="Caption"/>
        <w:ind w:firstLine="0"/>
        <w:rPr>
          <w:sz w:val="22"/>
          <w:szCs w:val="22"/>
        </w:rPr>
      </w:pPr>
      <w:commentRangeStart w:id="32"/>
      <w:r w:rsidRPr="0018710E">
        <w:rPr>
          <w:sz w:val="22"/>
          <w:szCs w:val="22"/>
        </w:rPr>
        <w:t xml:space="preserve">Figure </w:t>
      </w:r>
      <w:r w:rsidR="00305105">
        <w:rPr>
          <w:sz w:val="22"/>
          <w:szCs w:val="22"/>
        </w:rPr>
        <w:fldChar w:fldCharType="begin"/>
      </w:r>
      <w:r w:rsidR="00305105">
        <w:rPr>
          <w:sz w:val="22"/>
          <w:szCs w:val="22"/>
        </w:rPr>
        <w:instrText xml:space="preserve"> STYLEREF 1 \s </w:instrText>
      </w:r>
      <w:r w:rsidR="00305105">
        <w:rPr>
          <w:sz w:val="22"/>
          <w:szCs w:val="22"/>
        </w:rPr>
        <w:fldChar w:fldCharType="separate"/>
      </w:r>
      <w:r w:rsidR="00305105">
        <w:rPr>
          <w:noProof/>
          <w:sz w:val="22"/>
          <w:szCs w:val="22"/>
        </w:rPr>
        <w:t>2</w:t>
      </w:r>
      <w:r w:rsidR="00305105">
        <w:rPr>
          <w:sz w:val="22"/>
          <w:szCs w:val="22"/>
        </w:rPr>
        <w:fldChar w:fldCharType="end"/>
      </w:r>
      <w:r w:rsidR="00305105">
        <w:rPr>
          <w:sz w:val="22"/>
          <w:szCs w:val="22"/>
        </w:rPr>
        <w:t>.</w:t>
      </w:r>
      <w:r w:rsidR="00305105">
        <w:rPr>
          <w:sz w:val="22"/>
          <w:szCs w:val="22"/>
        </w:rPr>
        <w:fldChar w:fldCharType="begin"/>
      </w:r>
      <w:r w:rsidR="00305105">
        <w:rPr>
          <w:sz w:val="22"/>
          <w:szCs w:val="22"/>
        </w:rPr>
        <w:instrText xml:space="preserve"> SEQ Figure \* ARABIC \s 1 </w:instrText>
      </w:r>
      <w:r w:rsidR="00305105">
        <w:rPr>
          <w:sz w:val="22"/>
          <w:szCs w:val="22"/>
        </w:rPr>
        <w:fldChar w:fldCharType="separate"/>
      </w:r>
      <w:r w:rsidR="00305105">
        <w:rPr>
          <w:noProof/>
          <w:sz w:val="22"/>
          <w:szCs w:val="22"/>
        </w:rPr>
        <w:t>3</w:t>
      </w:r>
      <w:r w:rsidR="00305105">
        <w:rPr>
          <w:sz w:val="22"/>
          <w:szCs w:val="22"/>
        </w:rPr>
        <w:fldChar w:fldCharType="end"/>
      </w:r>
      <w:r w:rsidRPr="0018710E">
        <w:rPr>
          <w:sz w:val="22"/>
          <w:szCs w:val="22"/>
        </w:rPr>
        <w:t xml:space="preserve"> </w:t>
      </w:r>
      <w:commentRangeEnd w:id="32"/>
      <w:r w:rsidR="008E5259">
        <w:rPr>
          <w:rStyle w:val="CommentReference"/>
          <w:rFonts w:eastAsiaTheme="minorHAnsi"/>
          <w:iCs w:val="0"/>
          <w:color w:val="auto"/>
          <w:lang w:val="en-GB"/>
        </w:rPr>
        <w:commentReference w:id="32"/>
      </w:r>
      <w:r w:rsidRPr="0018710E">
        <w:rPr>
          <w:sz w:val="22"/>
          <w:szCs w:val="22"/>
        </w:rPr>
        <w:t>IV characterization of a thin-film field effect transistor</w:t>
      </w:r>
      <w:r w:rsidRPr="0018710E">
        <w:rPr>
          <w:noProof/>
          <w:sz w:val="22"/>
          <w:szCs w:val="22"/>
        </w:rPr>
        <w:t xml:space="preserve"> based on MoS2 monolayer. (</w:t>
      </w:r>
      <w:r w:rsidRPr="0018710E">
        <w:rPr>
          <w:b/>
          <w:bCs/>
          <w:noProof/>
          <w:sz w:val="22"/>
          <w:szCs w:val="22"/>
        </w:rPr>
        <w:t>a</w:t>
      </w:r>
      <w:r w:rsidRPr="0018710E">
        <w:rPr>
          <w:noProof/>
          <w:sz w:val="22"/>
          <w:szCs w:val="22"/>
        </w:rPr>
        <w:t>) and (</w:t>
      </w:r>
      <w:r w:rsidRPr="0018710E">
        <w:rPr>
          <w:b/>
          <w:bCs/>
          <w:noProof/>
          <w:sz w:val="22"/>
          <w:szCs w:val="22"/>
        </w:rPr>
        <w:t>b</w:t>
      </w:r>
      <w:r w:rsidRPr="0018710E">
        <w:rPr>
          <w:noProof/>
          <w:sz w:val="22"/>
          <w:szCs w:val="22"/>
        </w:rPr>
        <w:t xml:space="preserve">) illustrate the transfer characteristics of the FET in saturation regime (performed at </w:t>
      </w:r>
      <w:r w:rsidRPr="0018710E">
        <w:rPr>
          <w:i/>
          <w:iCs w:val="0"/>
          <w:noProof/>
          <w:sz w:val="22"/>
          <w:szCs w:val="22"/>
        </w:rPr>
        <w:t>V</w:t>
      </w:r>
      <w:r w:rsidRPr="0018710E">
        <w:rPr>
          <w:i/>
          <w:iCs w:val="0"/>
          <w:noProof/>
          <w:sz w:val="22"/>
          <w:szCs w:val="22"/>
        </w:rPr>
        <w:softHyphen/>
      </w:r>
      <w:r w:rsidRPr="0018710E">
        <w:rPr>
          <w:i/>
          <w:iCs w:val="0"/>
          <w:noProof/>
          <w:sz w:val="22"/>
          <w:szCs w:val="22"/>
          <w:vertAlign w:val="subscript"/>
        </w:rPr>
        <w:t>GS</w:t>
      </w:r>
      <w:r w:rsidRPr="0018710E">
        <w:rPr>
          <w:noProof/>
          <w:sz w:val="22"/>
          <w:szCs w:val="22"/>
        </w:rPr>
        <w:t xml:space="preserve"> = 1 V); </w:t>
      </w:r>
      <w:r w:rsidR="009A6C8A" w:rsidRPr="0018710E">
        <w:rPr>
          <w:noProof/>
          <w:sz w:val="22"/>
          <w:szCs w:val="22"/>
        </w:rPr>
        <w:t xml:space="preserve">the </w:t>
      </w:r>
      <w:r w:rsidR="009A6C8A" w:rsidRPr="0018710E">
        <w:rPr>
          <w:i/>
          <w:iCs w:val="0"/>
          <w:noProof/>
          <w:sz w:val="22"/>
          <w:szCs w:val="22"/>
        </w:rPr>
        <w:t>V</w:t>
      </w:r>
      <w:r w:rsidR="009A6C8A" w:rsidRPr="0018710E">
        <w:rPr>
          <w:i/>
          <w:iCs w:val="0"/>
          <w:noProof/>
          <w:sz w:val="22"/>
          <w:szCs w:val="22"/>
          <w:vertAlign w:val="subscript"/>
        </w:rPr>
        <w:t>GS</w:t>
      </w:r>
      <w:r w:rsidR="009A6C8A" w:rsidRPr="0018710E">
        <w:rPr>
          <w:i/>
          <w:iCs w:val="0"/>
          <w:noProof/>
          <w:sz w:val="22"/>
          <w:szCs w:val="22"/>
        </w:rPr>
        <w:t xml:space="preserve"> </w:t>
      </w:r>
      <w:r w:rsidR="009A6C8A" w:rsidRPr="0018710E">
        <w:rPr>
          <w:noProof/>
          <w:sz w:val="22"/>
          <w:szCs w:val="22"/>
        </w:rPr>
        <w:t xml:space="preserve">sweep was performed from -60 V to 60 V; </w:t>
      </w:r>
      <w:r w:rsidRPr="0018710E">
        <w:rPr>
          <w:noProof/>
          <w:sz w:val="22"/>
          <w:szCs w:val="22"/>
        </w:rPr>
        <w:t>red curve in (</w:t>
      </w:r>
      <w:r w:rsidRPr="0018710E">
        <w:rPr>
          <w:b/>
          <w:bCs/>
          <w:noProof/>
          <w:sz w:val="22"/>
          <w:szCs w:val="22"/>
        </w:rPr>
        <w:t>a</w:t>
      </w:r>
      <w:r w:rsidRPr="0018710E">
        <w:rPr>
          <w:noProof/>
          <w:sz w:val="22"/>
          <w:szCs w:val="22"/>
        </w:rPr>
        <w:t>) depicts the current |</w:t>
      </w:r>
      <w:r w:rsidRPr="0018710E">
        <w:rPr>
          <w:i/>
          <w:iCs w:val="0"/>
          <w:noProof/>
          <w:sz w:val="22"/>
          <w:szCs w:val="22"/>
        </w:rPr>
        <w:t>I</w:t>
      </w:r>
      <w:r w:rsidRPr="0018710E">
        <w:rPr>
          <w:i/>
          <w:iCs w:val="0"/>
          <w:noProof/>
          <w:sz w:val="22"/>
          <w:szCs w:val="22"/>
          <w:vertAlign w:val="subscript"/>
        </w:rPr>
        <w:t>GS</w:t>
      </w:r>
      <w:r w:rsidRPr="0018710E">
        <w:rPr>
          <w:noProof/>
          <w:sz w:val="22"/>
          <w:szCs w:val="22"/>
        </w:rPr>
        <w:t xml:space="preserve">| between the gate and </w:t>
      </w:r>
      <w:r w:rsidR="009A6C8A" w:rsidRPr="0018710E">
        <w:rPr>
          <w:noProof/>
          <w:sz w:val="22"/>
          <w:szCs w:val="22"/>
        </w:rPr>
        <w:t>and the source, which is small leakage current through the insulating layer. The black curve depicts |</w:t>
      </w:r>
      <w:r w:rsidR="009A6C8A" w:rsidRPr="0018710E">
        <w:rPr>
          <w:i/>
          <w:iCs w:val="0"/>
          <w:noProof/>
          <w:sz w:val="22"/>
          <w:szCs w:val="22"/>
        </w:rPr>
        <w:t>I</w:t>
      </w:r>
      <w:r w:rsidR="009A6C8A" w:rsidRPr="0018710E">
        <w:rPr>
          <w:i/>
          <w:iCs w:val="0"/>
          <w:noProof/>
          <w:sz w:val="22"/>
          <w:szCs w:val="22"/>
          <w:vertAlign w:val="subscript"/>
        </w:rPr>
        <w:t>DS</w:t>
      </w:r>
      <w:r w:rsidR="009A6C8A" w:rsidRPr="0018710E">
        <w:rPr>
          <w:noProof/>
          <w:sz w:val="22"/>
          <w:szCs w:val="22"/>
        </w:rPr>
        <w:t xml:space="preserve">|, which outputs hysteresis at </w:t>
      </w:r>
      <w:r w:rsidR="009A6C8A" w:rsidRPr="0018710E">
        <w:rPr>
          <w:i/>
          <w:iCs w:val="0"/>
          <w:noProof/>
          <w:sz w:val="22"/>
          <w:szCs w:val="22"/>
        </w:rPr>
        <w:t>V</w:t>
      </w:r>
      <w:r w:rsidR="009A6C8A" w:rsidRPr="0018710E">
        <w:rPr>
          <w:noProof/>
          <w:sz w:val="22"/>
          <w:szCs w:val="22"/>
          <w:vertAlign w:val="subscript"/>
        </w:rPr>
        <w:t>GS</w:t>
      </w:r>
      <w:r w:rsidR="009A6C8A" w:rsidRPr="0018710E">
        <w:rPr>
          <w:noProof/>
          <w:sz w:val="22"/>
          <w:szCs w:val="22"/>
        </w:rPr>
        <w:t xml:space="preserve"> ~ -40 V. Such behaviour could be explained by the process of occupying the trapping states </w:t>
      </w:r>
      <w:r w:rsidR="009A6C8A" w:rsidRPr="0018710E">
        <w:rPr>
          <w:noProof/>
          <w:sz w:val="22"/>
          <w:szCs w:val="22"/>
        </w:rPr>
        <w:lastRenderedPageBreak/>
        <w:t>in the active channel during the cycle. The red line in (</w:t>
      </w:r>
      <w:r w:rsidR="009A6C8A" w:rsidRPr="0018710E">
        <w:rPr>
          <w:b/>
          <w:bCs/>
          <w:noProof/>
          <w:sz w:val="22"/>
          <w:szCs w:val="22"/>
        </w:rPr>
        <w:t>b</w:t>
      </w:r>
      <w:r w:rsidR="009A6C8A" w:rsidRPr="0018710E">
        <w:rPr>
          <w:noProof/>
          <w:sz w:val="22"/>
          <w:szCs w:val="22"/>
        </w:rPr>
        <w:t xml:space="preserve">) depicts the linear fit to </w:t>
      </w:r>
      <m:oMath>
        <m:rad>
          <m:radPr>
            <m:degHide m:val="1"/>
            <m:ctrlPr>
              <w:rPr>
                <w:rFonts w:ascii="Cambria Math" w:hAnsi="Cambria Math"/>
                <w:i/>
                <w:noProof/>
                <w:sz w:val="22"/>
                <w:szCs w:val="22"/>
              </w:rPr>
            </m:ctrlPr>
          </m:radPr>
          <m:deg/>
          <m:e>
            <m:sSub>
              <m:sSubPr>
                <m:ctrlPr>
                  <w:rPr>
                    <w:rFonts w:ascii="Cambria Math" w:hAnsi="Cambria Math"/>
                    <w:i/>
                    <w:noProof/>
                    <w:sz w:val="22"/>
                    <w:szCs w:val="22"/>
                  </w:rPr>
                </m:ctrlPr>
              </m:sSubPr>
              <m:e>
                <m:r>
                  <w:rPr>
                    <w:rFonts w:ascii="Cambria Math" w:hAnsi="Cambria Math"/>
                    <w:noProof/>
                    <w:sz w:val="22"/>
                    <w:szCs w:val="22"/>
                  </w:rPr>
                  <m:t>I</m:t>
                </m:r>
              </m:e>
              <m:sub>
                <m:r>
                  <w:rPr>
                    <w:rFonts w:ascii="Cambria Math" w:hAnsi="Cambria Math"/>
                    <w:noProof/>
                    <w:sz w:val="22"/>
                    <w:szCs w:val="22"/>
                  </w:rPr>
                  <m:t>DS</m:t>
                </m:r>
              </m:sub>
            </m:sSub>
          </m:e>
        </m:rad>
        <m:d>
          <m:dPr>
            <m:ctrlPr>
              <w:rPr>
                <w:rFonts w:ascii="Cambria Math" w:hAnsi="Cambria Math"/>
                <w:i/>
                <w:noProof/>
                <w:sz w:val="22"/>
                <w:szCs w:val="22"/>
              </w:rPr>
            </m:ctrlPr>
          </m:dPr>
          <m:e>
            <m:sSub>
              <m:sSubPr>
                <m:ctrlPr>
                  <w:rPr>
                    <w:rFonts w:ascii="Cambria Math" w:hAnsi="Cambria Math"/>
                    <w:i/>
                    <w:noProof/>
                    <w:sz w:val="22"/>
                    <w:szCs w:val="22"/>
                  </w:rPr>
                </m:ctrlPr>
              </m:sSubPr>
              <m:e>
                <m:r>
                  <w:rPr>
                    <w:rFonts w:ascii="Cambria Math" w:hAnsi="Cambria Math"/>
                    <w:noProof/>
                    <w:sz w:val="22"/>
                    <w:szCs w:val="22"/>
                  </w:rPr>
                  <m:t>V</m:t>
                </m:r>
              </m:e>
              <m:sub>
                <m:r>
                  <w:rPr>
                    <w:rFonts w:ascii="Cambria Math" w:hAnsi="Cambria Math"/>
                    <w:noProof/>
                    <w:sz w:val="22"/>
                    <w:szCs w:val="22"/>
                  </w:rPr>
                  <m:t>GS</m:t>
                </m:r>
              </m:sub>
            </m:sSub>
          </m:e>
        </m:d>
      </m:oMath>
      <w:r w:rsidR="0018710E" w:rsidRPr="0018710E">
        <w:rPr>
          <w:noProof/>
          <w:sz w:val="22"/>
          <w:szCs w:val="22"/>
        </w:rPr>
        <w:t xml:space="preserve">, which allows to calculate the mobility µ and threshold voltage </w:t>
      </w:r>
      <w:r w:rsidR="0018710E" w:rsidRPr="0018710E">
        <w:rPr>
          <w:i/>
          <w:iCs w:val="0"/>
          <w:noProof/>
          <w:sz w:val="22"/>
          <w:szCs w:val="22"/>
        </w:rPr>
        <w:t>V</w:t>
      </w:r>
      <w:r w:rsidR="0018710E" w:rsidRPr="0018710E">
        <w:rPr>
          <w:i/>
          <w:iCs w:val="0"/>
          <w:noProof/>
          <w:sz w:val="22"/>
          <w:szCs w:val="22"/>
          <w:vertAlign w:val="subscript"/>
        </w:rPr>
        <w:t>th</w:t>
      </w:r>
      <w:r w:rsidR="0018710E" w:rsidRPr="0018710E">
        <w:rPr>
          <w:noProof/>
          <w:sz w:val="22"/>
          <w:szCs w:val="22"/>
        </w:rPr>
        <w:t xml:space="preserve">. </w:t>
      </w:r>
      <w:r w:rsidR="009A6C8A" w:rsidRPr="0018710E">
        <w:rPr>
          <w:noProof/>
          <w:sz w:val="22"/>
          <w:szCs w:val="22"/>
        </w:rPr>
        <w:t>(</w:t>
      </w:r>
      <w:r w:rsidR="009A6C8A" w:rsidRPr="0018710E">
        <w:rPr>
          <w:b/>
          <w:bCs/>
          <w:noProof/>
          <w:sz w:val="22"/>
          <w:szCs w:val="22"/>
        </w:rPr>
        <w:t>c</w:t>
      </w:r>
      <w:r w:rsidR="009A6C8A" w:rsidRPr="0018710E">
        <w:rPr>
          <w:noProof/>
          <w:sz w:val="22"/>
          <w:szCs w:val="22"/>
        </w:rPr>
        <w:t xml:space="preserve">) illustratesthe output characteristics of the FET; it is seen that in the saturation regime the </w:t>
      </w:r>
      <w:r w:rsidR="009A6C8A" w:rsidRPr="0018710E">
        <w:rPr>
          <w:i/>
          <w:iCs w:val="0"/>
          <w:noProof/>
          <w:sz w:val="22"/>
          <w:szCs w:val="22"/>
        </w:rPr>
        <w:t>pinch-off</w:t>
      </w:r>
      <w:r w:rsidR="009A6C8A" w:rsidRPr="0018710E">
        <w:rPr>
          <w:noProof/>
          <w:sz w:val="22"/>
          <w:szCs w:val="22"/>
        </w:rPr>
        <w:t xml:space="preserve"> effect occurs only at low values of </w:t>
      </w:r>
      <w:r w:rsidR="009A6C8A" w:rsidRPr="0018710E">
        <w:rPr>
          <w:i/>
          <w:iCs w:val="0"/>
          <w:noProof/>
          <w:sz w:val="22"/>
          <w:szCs w:val="22"/>
        </w:rPr>
        <w:t>V</w:t>
      </w:r>
      <w:r w:rsidR="009A6C8A" w:rsidRPr="0018710E">
        <w:rPr>
          <w:i/>
          <w:iCs w:val="0"/>
          <w:noProof/>
          <w:sz w:val="22"/>
          <w:szCs w:val="22"/>
          <w:vertAlign w:val="subscript"/>
        </w:rPr>
        <w:t>GS</w:t>
      </w:r>
      <w:r w:rsidR="009A6C8A" w:rsidRPr="0018710E">
        <w:rPr>
          <w:noProof/>
          <w:sz w:val="22"/>
          <w:szCs w:val="22"/>
        </w:rPr>
        <w:t xml:space="preserve">, whereas at higher </w:t>
      </w:r>
      <w:r w:rsidR="009A6C8A" w:rsidRPr="0018710E">
        <w:rPr>
          <w:i/>
          <w:iCs w:val="0"/>
          <w:noProof/>
          <w:sz w:val="22"/>
          <w:szCs w:val="22"/>
        </w:rPr>
        <w:t>V</w:t>
      </w:r>
      <w:r w:rsidR="009A6C8A" w:rsidRPr="0018710E">
        <w:rPr>
          <w:i/>
          <w:iCs w:val="0"/>
          <w:noProof/>
          <w:sz w:val="22"/>
          <w:szCs w:val="22"/>
          <w:vertAlign w:val="subscript"/>
        </w:rPr>
        <w:t>GS</w:t>
      </w:r>
      <w:r w:rsidR="009A6C8A" w:rsidRPr="0018710E">
        <w:rPr>
          <w:noProof/>
          <w:sz w:val="22"/>
          <w:szCs w:val="22"/>
        </w:rPr>
        <w:t xml:space="preserve"> the FET becomes as a resistor with linear </w:t>
      </w:r>
      <w:r w:rsidR="009A6C8A" w:rsidRPr="0018710E">
        <w:rPr>
          <w:i/>
          <w:iCs w:val="0"/>
          <w:noProof/>
          <w:sz w:val="22"/>
          <w:szCs w:val="22"/>
        </w:rPr>
        <w:t>I</w:t>
      </w:r>
      <w:r w:rsidR="009A6C8A" w:rsidRPr="0018710E">
        <w:rPr>
          <w:i/>
          <w:iCs w:val="0"/>
          <w:noProof/>
          <w:sz w:val="22"/>
          <w:szCs w:val="22"/>
          <w:vertAlign w:val="subscript"/>
        </w:rPr>
        <w:t>DS</w:t>
      </w:r>
      <w:r w:rsidR="009A6C8A" w:rsidRPr="0018710E">
        <w:rPr>
          <w:noProof/>
          <w:sz w:val="22"/>
          <w:szCs w:val="22"/>
        </w:rPr>
        <w:t>(</w:t>
      </w:r>
      <w:r w:rsidR="009A6C8A" w:rsidRPr="0018710E">
        <w:rPr>
          <w:i/>
          <w:iCs w:val="0"/>
          <w:noProof/>
          <w:sz w:val="22"/>
          <w:szCs w:val="22"/>
        </w:rPr>
        <w:t>V</w:t>
      </w:r>
      <w:r w:rsidR="009A6C8A" w:rsidRPr="0018710E">
        <w:rPr>
          <w:i/>
          <w:iCs w:val="0"/>
          <w:noProof/>
          <w:sz w:val="22"/>
          <w:szCs w:val="22"/>
          <w:vertAlign w:val="subscript"/>
        </w:rPr>
        <w:t>DS</w:t>
      </w:r>
      <w:r w:rsidR="009A6C8A" w:rsidRPr="0018710E">
        <w:rPr>
          <w:noProof/>
          <w:sz w:val="22"/>
          <w:szCs w:val="22"/>
        </w:rPr>
        <w:t>) behaviour.</w:t>
      </w:r>
    </w:p>
    <w:p w14:paraId="7873E2B9" w14:textId="77777777" w:rsidR="0018710E" w:rsidRDefault="0018710E" w:rsidP="0018710E">
      <w:pPr>
        <w:ind w:firstLine="0"/>
        <w:rPr>
          <w:rFonts w:eastAsiaTheme="minorEastAsia"/>
          <w:lang w:val="en-US"/>
        </w:rPr>
      </w:pPr>
    </w:p>
    <w:p w14:paraId="05DBACD7" w14:textId="19D0B6BB" w:rsidR="00E5688D" w:rsidRDefault="00E5688D" w:rsidP="00D659B8">
      <w:pPr>
        <w:rPr>
          <w:rFonts w:eastAsiaTheme="minorEastAsia"/>
          <w:lang w:val="en-US"/>
        </w:rPr>
      </w:pPr>
      <w:r>
        <w:rPr>
          <w:rFonts w:eastAsiaTheme="minorEastAsia"/>
          <w:lang w:val="en-US"/>
        </w:rPr>
        <w:t xml:space="preserve">In the linear regime, the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DS</m:t>
                </m:r>
              </m:sub>
            </m:sSub>
          </m:e>
        </m:d>
        <m:r>
          <w:rPr>
            <w:rFonts w:ascii="Cambria Math" w:eastAsiaTheme="minorEastAsia" w:hAnsi="Cambria Math"/>
            <w:lang w:val="en-US"/>
          </w:rPr>
          <m:t xml:space="preserve">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DS</m:t>
                </m:r>
              </m:sub>
            </m:sSub>
          </m:e>
        </m:d>
      </m:oMath>
      <w:r>
        <w:rPr>
          <w:rFonts w:eastAsiaTheme="minorEastAsia"/>
          <w:lang w:val="en-US"/>
        </w:rPr>
        <w:t xml:space="preserve"> dependence behave</w:t>
      </w:r>
      <w:ins w:id="33" w:author="Ilaria Fratelli" w:date="2024-02-19T14:07:00Z">
        <w:r w:rsidR="005878F8">
          <w:rPr>
            <w:rFonts w:eastAsiaTheme="minorEastAsia"/>
            <w:lang w:val="en-US"/>
          </w:rPr>
          <w:t>s</w:t>
        </w:r>
      </w:ins>
      <w:r>
        <w:rPr>
          <w:rFonts w:eastAsiaTheme="minorEastAsia"/>
          <w:lang w:val="en-US"/>
        </w:rPr>
        <w:t xml:space="preserve"> according to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E5688D" w:rsidRPr="003D3FDA" w14:paraId="1E637D35" w14:textId="77777777" w:rsidTr="00CD291C">
        <w:tc>
          <w:tcPr>
            <w:tcW w:w="8642" w:type="dxa"/>
          </w:tcPr>
          <w:p w14:paraId="7996DE39" w14:textId="5899C1C6" w:rsidR="00E5688D" w:rsidRPr="003D3FDA" w:rsidRDefault="00000000" w:rsidP="008B1AE2">
            <w:pPr>
              <w:pStyle w:val="Caption"/>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DS</m:t>
                        </m:r>
                      </m:sub>
                    </m:sSub>
                  </m:e>
                </m:d>
                <m:r>
                  <w:rPr>
                    <w:rFonts w:ascii="Cambria Math" w:hAnsi="Cambria Math"/>
                  </w:rPr>
                  <m:t xml:space="preserve">= </m:t>
                </m:r>
                <m:f>
                  <m:fPr>
                    <m:ctrlPr>
                      <w:rPr>
                        <w:rFonts w:ascii="Cambria Math" w:hAnsi="Cambria Math"/>
                        <w:i/>
                      </w:rPr>
                    </m:ctrlPr>
                  </m:fPr>
                  <m:num>
                    <m:r>
                      <w:rPr>
                        <w:rFonts w:ascii="Cambria Math" w:hAnsi="Cambria Math"/>
                      </w:rPr>
                      <m:t>Wµ</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2L</m:t>
                    </m:r>
                  </m:den>
                </m:f>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sSub>
                      <m:sSubPr>
                        <m:ctrlPr>
                          <w:rPr>
                            <w:rFonts w:ascii="Cambria Math" w:hAnsi="Cambria Math"/>
                            <w:i/>
                          </w:rPr>
                        </m:ctrlPr>
                      </m:sSubPr>
                      <m:e>
                        <m:r>
                          <w:rPr>
                            <w:rFonts w:ascii="Cambria Math" w:hAnsi="Cambria Math"/>
                          </w:rPr>
                          <m:t>V</m:t>
                        </m:r>
                      </m:e>
                      <m:sub>
                        <m:r>
                          <w:rPr>
                            <w:rFonts w:ascii="Cambria Math" w:hAnsi="Cambria Math"/>
                          </w:rPr>
                          <m:t>DS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DS</m:t>
                        </m:r>
                      </m:sub>
                      <m:sup>
                        <m:r>
                          <w:rPr>
                            <w:rFonts w:ascii="Cambria Math" w:hAnsi="Cambria Math"/>
                          </w:rPr>
                          <m:t>2</m:t>
                        </m:r>
                      </m:sup>
                    </m:sSubSup>
                  </m:e>
                </m:d>
              </m:oMath>
            </m:oMathPara>
          </w:p>
        </w:tc>
        <w:tc>
          <w:tcPr>
            <w:tcW w:w="986" w:type="dxa"/>
          </w:tcPr>
          <w:p w14:paraId="2BD8272C" w14:textId="64F15A02" w:rsidR="00E5688D" w:rsidRPr="003D3FDA" w:rsidRDefault="00E5688D"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w:t>
            </w:r>
            <w:r w:rsidRPr="003D3FDA">
              <w:fldChar w:fldCharType="end"/>
            </w:r>
          </w:p>
        </w:tc>
      </w:tr>
    </w:tbl>
    <w:p w14:paraId="60CD8AE3" w14:textId="14363CDC" w:rsidR="00E5688D" w:rsidRDefault="00CD291C" w:rsidP="00CD291C">
      <w:pPr>
        <w:ind w:firstLine="0"/>
        <w:rPr>
          <w:rFonts w:eastAsiaTheme="minorEastAsia"/>
          <w:lang w:val="en-US"/>
        </w:rPr>
      </w:pPr>
      <w:r>
        <w:rPr>
          <w:rFonts w:eastAsiaTheme="minorEastAsia"/>
          <w:lang w:val="en-US"/>
        </w:rPr>
        <w:t xml:space="preserve">or, taking into account that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DS</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GS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th</m:t>
                </m:r>
              </m:sub>
            </m:sSub>
          </m:e>
        </m:d>
      </m:oMath>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D291C" w:rsidRPr="003D3FDA" w14:paraId="6ABA556F" w14:textId="77777777" w:rsidTr="00055AF5">
        <w:tc>
          <w:tcPr>
            <w:tcW w:w="8642" w:type="dxa"/>
          </w:tcPr>
          <w:p w14:paraId="7378464B" w14:textId="23101233" w:rsidR="00950AAC" w:rsidRPr="00950AAC" w:rsidRDefault="00000000" w:rsidP="00950AAC">
            <w:pPr>
              <w:pStyle w:val="Caption"/>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DS</m:t>
                        </m:r>
                      </m:sub>
                    </m:sSub>
                  </m:e>
                </m:d>
                <m:r>
                  <w:rPr>
                    <w:rFonts w:ascii="Cambria Math" w:hAnsi="Cambria Math"/>
                  </w:rPr>
                  <m:t xml:space="preserve">= </m:t>
                </m:r>
                <m:f>
                  <m:fPr>
                    <m:ctrlPr>
                      <w:rPr>
                        <w:rFonts w:ascii="Cambria Math" w:hAnsi="Cambria Math"/>
                        <w:i/>
                      </w:rPr>
                    </m:ctrlPr>
                  </m:fPr>
                  <m:num>
                    <m:r>
                      <w:rPr>
                        <w:rFonts w:ascii="Cambria Math" w:hAnsi="Cambria Math"/>
                      </w:rPr>
                      <m:t>Wµ</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L</m:t>
                    </m:r>
                  </m:den>
                </m:f>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sSub>
                  <m:sSubPr>
                    <m:ctrlPr>
                      <w:rPr>
                        <w:rFonts w:ascii="Cambria Math" w:hAnsi="Cambria Math"/>
                        <w:i/>
                      </w:rPr>
                    </m:ctrlPr>
                  </m:sSubPr>
                  <m:e>
                    <m:r>
                      <w:rPr>
                        <w:rFonts w:ascii="Cambria Math" w:hAnsi="Cambria Math"/>
                      </w:rPr>
                      <m:t>V</m:t>
                    </m:r>
                  </m:e>
                  <m:sub>
                    <m:r>
                      <w:rPr>
                        <w:rFonts w:ascii="Cambria Math" w:hAnsi="Cambria Math"/>
                      </w:rPr>
                      <m:t>DS</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oMath>
            </m:oMathPara>
          </w:p>
          <w:p w14:paraId="213D80A0" w14:textId="5325DF15" w:rsidR="00950AAC" w:rsidRPr="00950AAC" w:rsidRDefault="00950AAC" w:rsidP="00950AAC">
            <w:pPr>
              <w:ind w:firstLine="0"/>
              <w:rPr>
                <w:rFonts w:eastAsiaTheme="minorEastAsia"/>
                <w:lang w:val="en-US"/>
              </w:rPr>
            </w:pPr>
          </w:p>
        </w:tc>
        <w:tc>
          <w:tcPr>
            <w:tcW w:w="986" w:type="dxa"/>
          </w:tcPr>
          <w:p w14:paraId="4F7C32EC" w14:textId="516E86E4" w:rsidR="00CD291C" w:rsidRPr="003D3FDA" w:rsidRDefault="00CD291C"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2</w:t>
            </w:r>
            <w:r w:rsidRPr="003D3FDA">
              <w:fldChar w:fldCharType="end"/>
            </w:r>
          </w:p>
        </w:tc>
      </w:tr>
    </w:tbl>
    <w:p w14:paraId="77ACB9C8" w14:textId="79E40705" w:rsidR="00E5688D" w:rsidRDefault="00950AAC" w:rsidP="00055AF5">
      <w:pPr>
        <w:ind w:firstLine="0"/>
        <w:rPr>
          <w:rFonts w:eastAsiaTheme="minorEastAsia"/>
          <w:lang w:val="en-US"/>
        </w:rPr>
      </w:pPr>
      <w:r>
        <w:rPr>
          <w:rFonts w:eastAsiaTheme="minorEastAsia"/>
          <w:lang w:val="en-US"/>
        </w:rPr>
        <w:t xml:space="preserve">where </w:t>
      </w:r>
      <w:r>
        <w:rPr>
          <w:rFonts w:eastAsiaTheme="minorEastAsia"/>
          <w:i/>
          <w:iCs/>
          <w:lang w:val="en-US"/>
        </w:rPr>
        <w:t xml:space="preserve">W </w:t>
      </w:r>
      <w:r>
        <w:rPr>
          <w:rFonts w:eastAsiaTheme="minorEastAsia"/>
          <w:lang w:val="en-US"/>
        </w:rPr>
        <w:t xml:space="preserve">and </w:t>
      </w:r>
      <w:r>
        <w:rPr>
          <w:rFonts w:eastAsiaTheme="minorEastAsia"/>
          <w:i/>
          <w:iCs/>
          <w:lang w:val="en-US"/>
        </w:rPr>
        <w:t xml:space="preserve">L </w:t>
      </w:r>
      <w:r>
        <w:rPr>
          <w:rFonts w:eastAsiaTheme="minorEastAsia"/>
          <w:lang w:val="en-US"/>
        </w:rPr>
        <w:t xml:space="preserve">are the width and length of the active channel, respectively, µ is the mobility of the charge carriers in the </w:t>
      </w:r>
      <w:commentRangeStart w:id="34"/>
      <w:r>
        <w:rPr>
          <w:rFonts w:eastAsiaTheme="minorEastAsia"/>
          <w:lang w:val="en-US"/>
        </w:rPr>
        <w:t xml:space="preserve">inversion conductive layer </w:t>
      </w:r>
      <w:commentRangeEnd w:id="34"/>
      <w:r w:rsidR="005878F8">
        <w:rPr>
          <w:rStyle w:val="CommentReference"/>
        </w:rPr>
        <w:commentReference w:id="34"/>
      </w:r>
      <w:r>
        <w:rPr>
          <w:rFonts w:eastAsiaTheme="minorEastAsia"/>
          <w:lang w:val="en-US"/>
        </w:rPr>
        <w:t xml:space="preserve">and </w:t>
      </w:r>
      <w:r>
        <w:rPr>
          <w:rFonts w:eastAsiaTheme="minorEastAsia"/>
          <w:i/>
          <w:iCs/>
          <w:lang w:val="en-US"/>
        </w:rPr>
        <w:t>C</w:t>
      </w:r>
      <w:r>
        <w:rPr>
          <w:rFonts w:eastAsiaTheme="minorEastAsia"/>
          <w:i/>
          <w:iCs/>
          <w:vertAlign w:val="subscript"/>
          <w:lang w:val="en-US"/>
        </w:rPr>
        <w:t>i</w:t>
      </w:r>
      <w:r>
        <w:rPr>
          <w:rFonts w:eastAsiaTheme="minorEastAsia"/>
          <w:lang w:val="en-US"/>
        </w:rPr>
        <w:t xml:space="preserve"> is the dielectric capacitance per unit area</w:t>
      </w:r>
      <w:r w:rsidR="000613A7">
        <w:rPr>
          <w:rFonts w:eastAsiaTheme="minorEastAsia"/>
          <w:lang w:val="en-US"/>
        </w:rPr>
        <w:t xml:space="preserve">. </w:t>
      </w:r>
      <w:r w:rsidR="00055AF5">
        <w:rPr>
          <w:rFonts w:eastAsiaTheme="minorEastAsia"/>
          <w:lang w:val="en-US"/>
        </w:rPr>
        <w:t>In the saturation regime, |</w:t>
      </w:r>
      <w:r w:rsidR="00055AF5">
        <w:rPr>
          <w:rFonts w:eastAsiaTheme="minorEastAsia"/>
          <w:i/>
          <w:iCs/>
          <w:lang w:val="en-US"/>
        </w:rPr>
        <w:t>I</w:t>
      </w:r>
      <w:r w:rsidR="00055AF5">
        <w:rPr>
          <w:rFonts w:eastAsiaTheme="minorEastAsia"/>
          <w:i/>
          <w:iCs/>
          <w:vertAlign w:val="subscript"/>
          <w:lang w:val="en-US"/>
        </w:rPr>
        <w:t>DS</w:t>
      </w:r>
      <w:r w:rsidR="00055AF5">
        <w:rPr>
          <w:rFonts w:eastAsiaTheme="minorEastAsia"/>
          <w:lang w:val="en-US"/>
        </w:rPr>
        <w:t xml:space="preserve">| is almost constant </w:t>
      </w:r>
      <w:r>
        <w:rPr>
          <w:rFonts w:eastAsiaTheme="minorEastAsia"/>
          <w:lang w:val="en-US"/>
        </w:rPr>
        <w:t xml:space="preserve">(if we omit the channel length modulation effect) </w:t>
      </w:r>
      <w:r w:rsidR="00055AF5">
        <w:rPr>
          <w:rFonts w:eastAsiaTheme="minorEastAsia"/>
          <w:lang w:val="en-US"/>
        </w:rPr>
        <w:t xml:space="preserve">and does not depend on </w:t>
      </w:r>
      <w:r w:rsidR="00055AF5">
        <w:rPr>
          <w:rFonts w:eastAsiaTheme="minorEastAsia"/>
          <w:i/>
          <w:iCs/>
          <w:lang w:val="en-US"/>
        </w:rPr>
        <w:t>V</w:t>
      </w:r>
      <w:r w:rsidR="00055AF5">
        <w:rPr>
          <w:rFonts w:eastAsiaTheme="minorEastAsia"/>
          <w:i/>
          <w:iCs/>
          <w:vertAlign w:val="subscript"/>
          <w:lang w:val="en-US"/>
        </w:rPr>
        <w:t>DS</w:t>
      </w:r>
      <w:r w:rsidR="00055AF5">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055AF5" w:rsidRPr="003D3FDA" w14:paraId="12471DA7" w14:textId="77777777" w:rsidTr="00950AAC">
        <w:tc>
          <w:tcPr>
            <w:tcW w:w="8642" w:type="dxa"/>
          </w:tcPr>
          <w:p w14:paraId="6D404D70" w14:textId="7876BA02" w:rsidR="00055AF5" w:rsidRPr="003D3FDA" w:rsidRDefault="00000000" w:rsidP="008B1AE2">
            <w:pPr>
              <w:pStyle w:val="Caption"/>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DS</m:t>
                        </m:r>
                      </m:sub>
                    </m:sSub>
                  </m:e>
                </m:d>
                <m:r>
                  <w:rPr>
                    <w:rFonts w:ascii="Cambria Math" w:hAnsi="Cambria Math"/>
                  </w:rPr>
                  <m:t>=</m:t>
                </m:r>
                <m:f>
                  <m:fPr>
                    <m:ctrlPr>
                      <w:rPr>
                        <w:rFonts w:ascii="Cambria Math" w:hAnsi="Cambria Math"/>
                        <w:i/>
                      </w:rPr>
                    </m:ctrlPr>
                  </m:fPr>
                  <m:num>
                    <m:r>
                      <w:rPr>
                        <w:rFonts w:ascii="Cambria Math" w:hAnsi="Cambria Math"/>
                      </w:rPr>
                      <m:t>Wµ</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2L</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DS</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oMath>
            </m:oMathPara>
          </w:p>
        </w:tc>
        <w:tc>
          <w:tcPr>
            <w:tcW w:w="986" w:type="dxa"/>
          </w:tcPr>
          <w:p w14:paraId="56E7B63D" w14:textId="23AEFCFB" w:rsidR="00055AF5" w:rsidRPr="003D3FDA" w:rsidRDefault="00055AF5"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3</w:t>
            </w:r>
            <w:r w:rsidRPr="003D3FDA">
              <w:fldChar w:fldCharType="end"/>
            </w:r>
          </w:p>
        </w:tc>
      </w:tr>
    </w:tbl>
    <w:p w14:paraId="0F8391BB" w14:textId="627B06B2" w:rsidR="00055AF5" w:rsidRDefault="00055AF5" w:rsidP="00055AF5">
      <w:pPr>
        <w:ind w:firstLine="0"/>
        <w:rPr>
          <w:rFonts w:eastAsiaTheme="minorEastAsia"/>
          <w:lang w:val="en-US"/>
        </w:rPr>
      </w:pPr>
      <w:r>
        <w:rPr>
          <w:rFonts w:eastAsiaTheme="minorEastAsia"/>
          <w:lang w:val="en-US"/>
        </w:rPr>
        <w:t xml:space="preserve"> </w:t>
      </w:r>
      <w:r w:rsidR="002173FC">
        <w:rPr>
          <w:rFonts w:eastAsiaTheme="minorEastAsia"/>
          <w:lang w:val="en-US"/>
        </w:rPr>
        <w:t>Using the |</w:t>
      </w:r>
      <w:r w:rsidR="002173FC">
        <w:rPr>
          <w:rFonts w:eastAsiaTheme="minorEastAsia"/>
          <w:i/>
          <w:iCs/>
          <w:lang w:val="en-US"/>
        </w:rPr>
        <w:t>I</w:t>
      </w:r>
      <w:r w:rsidR="002173FC">
        <w:rPr>
          <w:rFonts w:eastAsiaTheme="minorEastAsia"/>
          <w:i/>
          <w:iCs/>
          <w:vertAlign w:val="subscript"/>
          <w:lang w:val="en-US"/>
        </w:rPr>
        <w:t>DS</w:t>
      </w:r>
      <w:r w:rsidR="002173FC">
        <w:rPr>
          <w:rFonts w:eastAsiaTheme="minorEastAsia"/>
          <w:lang w:val="en-US"/>
        </w:rPr>
        <w:t xml:space="preserve">| versus </w:t>
      </w:r>
      <w:r w:rsidR="002173FC">
        <w:rPr>
          <w:rFonts w:eastAsiaTheme="minorEastAsia"/>
          <w:i/>
          <w:iCs/>
          <w:lang w:val="en-US"/>
        </w:rPr>
        <w:t>V</w:t>
      </w:r>
      <w:r w:rsidR="002173FC">
        <w:rPr>
          <w:rFonts w:eastAsiaTheme="minorEastAsia"/>
          <w:i/>
          <w:iCs/>
          <w:vertAlign w:val="subscript"/>
          <w:lang w:val="en-US"/>
        </w:rPr>
        <w:t>GS</w:t>
      </w:r>
      <w:r w:rsidR="002173FC">
        <w:rPr>
          <w:rFonts w:eastAsiaTheme="minorEastAsia"/>
          <w:lang w:val="en-US"/>
        </w:rPr>
        <w:t xml:space="preserve"> </w:t>
      </w:r>
      <w:proofErr w:type="spellStart"/>
      <w:r w:rsidR="002173FC">
        <w:rPr>
          <w:rFonts w:eastAsiaTheme="minorEastAsia"/>
          <w:lang w:val="en-US"/>
        </w:rPr>
        <w:t>behaviour</w:t>
      </w:r>
      <w:proofErr w:type="spellEnd"/>
      <w:r w:rsidR="002173FC">
        <w:rPr>
          <w:rFonts w:eastAsiaTheme="minorEastAsia"/>
          <w:lang w:val="en-US"/>
        </w:rPr>
        <w:t xml:space="preserve"> in saturation regime, we can calculate </w:t>
      </w:r>
      <w:r w:rsidR="00454DED">
        <w:rPr>
          <w:rFonts w:eastAsiaTheme="minorEastAsia"/>
          <w:lang w:val="en-US"/>
        </w:rPr>
        <w:t xml:space="preserve">both </w:t>
      </w:r>
      <w:r w:rsidR="002173FC">
        <w:rPr>
          <w:rFonts w:eastAsiaTheme="minorEastAsia"/>
          <w:lang w:val="en-US"/>
        </w:rPr>
        <w:t>the mobility µ</w:t>
      </w:r>
      <w:r w:rsidR="00454DED">
        <w:rPr>
          <w:rFonts w:eastAsiaTheme="minorEastAsia"/>
          <w:lang w:val="en-US"/>
        </w:rPr>
        <w:t xml:space="preserve"> and threshold voltage </w:t>
      </w:r>
      <w:r w:rsidR="00454DED">
        <w:rPr>
          <w:rFonts w:eastAsiaTheme="minorEastAsia"/>
          <w:i/>
          <w:iCs/>
          <w:lang w:val="en-US"/>
        </w:rPr>
        <w:t>V</w:t>
      </w:r>
      <w:r w:rsidR="00454DED">
        <w:rPr>
          <w:rFonts w:eastAsiaTheme="minorEastAsia"/>
          <w:i/>
          <w:iCs/>
          <w:vertAlign w:val="subscript"/>
          <w:lang w:val="en-US"/>
        </w:rPr>
        <w:t>th</w:t>
      </w:r>
      <w:r w:rsidR="002173FC">
        <w:rPr>
          <w:rFonts w:eastAsiaTheme="minorEastAsia"/>
          <w:lang w:val="en-US"/>
        </w:rPr>
        <w:t xml:space="preserve"> by plotting </w:t>
      </w:r>
      <m:oMath>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DS</m:t>
                    </m:r>
                  </m:sub>
                </m:sSub>
              </m:e>
            </m:d>
          </m:e>
        </m:ra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GS</m:t>
                </m:r>
              </m:sub>
            </m:sSub>
          </m:e>
        </m:d>
      </m:oMath>
      <w:r w:rsidR="002173FC">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1"/>
        <w:gridCol w:w="969"/>
        <w:gridCol w:w="278"/>
      </w:tblGrid>
      <w:tr w:rsidR="002173FC" w:rsidRPr="003D3FDA" w14:paraId="6439E8D3" w14:textId="77777777" w:rsidTr="00454DED">
        <w:tc>
          <w:tcPr>
            <w:tcW w:w="8642" w:type="dxa"/>
          </w:tcPr>
          <w:p w14:paraId="35AE2258" w14:textId="3B45CDAB" w:rsidR="00454DED" w:rsidRPr="00454DED" w:rsidRDefault="00000000" w:rsidP="00454DED">
            <w:pPr>
              <w:pStyle w:val="Caption"/>
              <w:ind w:firstLine="0"/>
            </w:pPr>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I</m:t>
                        </m:r>
                      </m:e>
                      <m:sub>
                        <m:r>
                          <w:rPr>
                            <w:rFonts w:ascii="Cambria Math" w:hAnsi="Cambria Math"/>
                          </w:rPr>
                          <m:t>DS</m:t>
                        </m:r>
                      </m:sub>
                    </m:sSub>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µ</m:t>
                        </m:r>
                      </m:num>
                      <m:den>
                        <m:r>
                          <w:rPr>
                            <w:rFonts w:ascii="Cambria Math" w:hAnsi="Cambria Math"/>
                          </w:rPr>
                          <m:t>2L</m:t>
                        </m:r>
                      </m:den>
                    </m:f>
                  </m:e>
                </m:rad>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µ</m:t>
                        </m:r>
                      </m:num>
                      <m:den>
                        <m:r>
                          <w:rPr>
                            <w:rFonts w:ascii="Cambria Math" w:hAnsi="Cambria Math"/>
                          </w:rPr>
                          <m:t>2L</m:t>
                        </m:r>
                      </m:den>
                    </m:f>
                  </m:e>
                </m:rad>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-B</m:t>
                </m:r>
              </m:oMath>
            </m:oMathPara>
          </w:p>
        </w:tc>
        <w:tc>
          <w:tcPr>
            <w:tcW w:w="986" w:type="dxa"/>
            <w:gridSpan w:val="2"/>
          </w:tcPr>
          <w:p w14:paraId="746866BA" w14:textId="49CB3A8F" w:rsidR="002173FC" w:rsidRPr="003D3FDA" w:rsidRDefault="002173FC"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4</w:t>
            </w:r>
            <w:r w:rsidRPr="003D3FDA">
              <w:fldChar w:fldCharType="end"/>
            </w:r>
          </w:p>
        </w:tc>
      </w:tr>
      <w:tr w:rsidR="00454DED" w:rsidRPr="003D3FDA" w14:paraId="4F880934" w14:textId="77777777" w:rsidTr="00454DED">
        <w:trPr>
          <w:gridAfter w:val="1"/>
          <w:wAfter w:w="283" w:type="dxa"/>
        </w:trPr>
        <w:tc>
          <w:tcPr>
            <w:tcW w:w="8642" w:type="dxa"/>
          </w:tcPr>
          <w:p w14:paraId="2CECA4E5" w14:textId="7CB80469" w:rsidR="00454DED" w:rsidRPr="003D3FDA" w:rsidRDefault="00454DED" w:rsidP="008B1AE2">
            <w:pPr>
              <w:pStyle w:val="Caption"/>
              <w:ind w:firstLine="0"/>
            </w:pPr>
            <m:oMathPara>
              <m:oMath>
                <m:r>
                  <w:rPr>
                    <w:rFonts w:ascii="Cambria Math" w:hAnsi="Cambria Math"/>
                  </w:rPr>
                  <m:t>µ=</m:t>
                </m:r>
                <m:f>
                  <m:fPr>
                    <m:ctrlPr>
                      <w:rPr>
                        <w:rFonts w:ascii="Cambria Math" w:hAnsi="Cambria Math"/>
                        <w:i/>
                      </w:rPr>
                    </m:ctrlPr>
                  </m:fPr>
                  <m:num>
                    <m:r>
                      <w:rPr>
                        <w:rFonts w:ascii="Cambria Math" w:hAnsi="Cambria Math"/>
                      </w:rPr>
                      <m:t>2L</m:t>
                    </m:r>
                  </m:num>
                  <m:den>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m:t>
                        </m:r>
                      </m:sub>
                    </m:sSub>
                  </m:den>
                </m:f>
                <m:sSup>
                  <m:sSupPr>
                    <m:ctrlPr>
                      <w:rPr>
                        <w:rFonts w:ascii="Cambria Math" w:hAnsi="Cambria Math"/>
                        <w:i/>
                      </w:rPr>
                    </m:ctrlPr>
                  </m:sSupPr>
                  <m:e>
                    <m:r>
                      <w:rPr>
                        <w:rFonts w:ascii="Cambria Math" w:hAnsi="Cambria Math"/>
                      </w:rPr>
                      <m:t>A</m:t>
                    </m:r>
                  </m:e>
                  <m:sup>
                    <m:r>
                      <w:rPr>
                        <w:rFonts w:ascii="Cambria Math" w:hAnsi="Cambria Math"/>
                      </w:rPr>
                      <m:t>2</m:t>
                    </m:r>
                  </m:sup>
                </m:sSup>
              </m:oMath>
            </m:oMathPara>
          </w:p>
        </w:tc>
        <w:tc>
          <w:tcPr>
            <w:tcW w:w="986" w:type="dxa"/>
          </w:tcPr>
          <w:p w14:paraId="0D7EAB8D" w14:textId="6F93D75F" w:rsidR="00454DED" w:rsidRPr="003D3FDA" w:rsidRDefault="00454DED"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5</w:t>
            </w:r>
            <w:r w:rsidRPr="003D3FDA">
              <w:fldChar w:fldCharType="end"/>
            </w:r>
          </w:p>
        </w:tc>
      </w:tr>
      <w:tr w:rsidR="00454DED" w:rsidRPr="003D3FDA" w14:paraId="68520EE8" w14:textId="77777777" w:rsidTr="001B3DC2">
        <w:trPr>
          <w:gridAfter w:val="1"/>
          <w:wAfter w:w="283" w:type="dxa"/>
        </w:trPr>
        <w:tc>
          <w:tcPr>
            <w:tcW w:w="8642" w:type="dxa"/>
            <w:vAlign w:val="center"/>
          </w:tcPr>
          <w:p w14:paraId="42B986E9" w14:textId="5E055984" w:rsidR="00454DED" w:rsidRPr="003D3FDA" w:rsidRDefault="00000000" w:rsidP="00454DED">
            <w:pPr>
              <w:pStyle w:val="Caption"/>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oMath>
            </m:oMathPara>
          </w:p>
        </w:tc>
        <w:tc>
          <w:tcPr>
            <w:tcW w:w="986" w:type="dxa"/>
          </w:tcPr>
          <w:p w14:paraId="62797388" w14:textId="6C11080D" w:rsidR="00454DED" w:rsidRPr="003D3FDA" w:rsidRDefault="00454DED"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6</w:t>
            </w:r>
            <w:r w:rsidRPr="003D3FDA">
              <w:fldChar w:fldCharType="end"/>
            </w:r>
          </w:p>
        </w:tc>
      </w:tr>
      <w:tr w:rsidR="000613A7" w:rsidRPr="003D3FDA" w14:paraId="424315E5" w14:textId="77777777" w:rsidTr="001B3DC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88" w:type="dxa"/>
        </w:trPr>
        <w:tc>
          <w:tcPr>
            <w:tcW w:w="8642" w:type="dxa"/>
            <w:tcBorders>
              <w:top w:val="nil"/>
              <w:left w:val="nil"/>
              <w:bottom w:val="nil"/>
              <w:right w:val="nil"/>
            </w:tcBorders>
            <w:vAlign w:val="center"/>
          </w:tcPr>
          <w:p w14:paraId="571F0580" w14:textId="40F22287" w:rsidR="000613A7" w:rsidRPr="003D3FDA" w:rsidRDefault="00000000" w:rsidP="000613A7">
            <w:pPr>
              <w:pStyle w:val="Caption"/>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sSub>
                      <m:sSubPr>
                        <m:ctrlPr>
                          <w:rPr>
                            <w:rFonts w:ascii="Cambria Math" w:hAnsi="Cambria Math"/>
                            <w:i/>
                          </w:rPr>
                        </m:ctrlPr>
                      </m:sSubPr>
                      <m:e>
                        <m:r>
                          <w:rPr>
                            <w:rFonts w:ascii="Cambria Math" w:hAnsi="Cambria Math"/>
                          </w:rPr>
                          <m:t>ε</m:t>
                        </m:r>
                      </m:e>
                      <m:sub>
                        <m:r>
                          <w:rPr>
                            <w:rFonts w:ascii="Cambria Math" w:hAnsi="Cambria Math"/>
                          </w:rPr>
                          <m:t>r</m:t>
                        </m:r>
                      </m:sub>
                    </m:sSub>
                  </m:num>
                  <m:den>
                    <m:r>
                      <w:rPr>
                        <w:rFonts w:ascii="Cambria Math" w:hAnsi="Cambria Math"/>
                      </w:rPr>
                      <m:t>d</m:t>
                    </m:r>
                  </m:den>
                </m:f>
              </m:oMath>
            </m:oMathPara>
          </w:p>
        </w:tc>
        <w:tc>
          <w:tcPr>
            <w:tcW w:w="986" w:type="dxa"/>
            <w:tcBorders>
              <w:top w:val="nil"/>
              <w:left w:val="nil"/>
              <w:bottom w:val="nil"/>
              <w:right w:val="nil"/>
            </w:tcBorders>
          </w:tcPr>
          <w:p w14:paraId="5C22E89F" w14:textId="2C24D01E" w:rsidR="000613A7" w:rsidRPr="003D3FDA" w:rsidRDefault="000613A7"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7</w:t>
            </w:r>
            <w:r w:rsidRPr="003D3FDA">
              <w:fldChar w:fldCharType="end"/>
            </w:r>
          </w:p>
        </w:tc>
      </w:tr>
    </w:tbl>
    <w:p w14:paraId="6064B57D" w14:textId="12CAB487" w:rsidR="002173FC" w:rsidRDefault="000613A7" w:rsidP="00055AF5">
      <w:pPr>
        <w:ind w:firstLine="0"/>
        <w:rPr>
          <w:rFonts w:eastAsiaTheme="minorEastAsia"/>
          <w:lang w:val="en-US"/>
        </w:rPr>
      </w:pPr>
      <w:r>
        <w:rPr>
          <w:rFonts w:eastAsiaTheme="minorEastAsia"/>
          <w:lang w:val="en-US"/>
        </w:rPr>
        <w:t xml:space="preserve"> where </w:t>
      </w:r>
      <w:r>
        <w:rPr>
          <w:rFonts w:eastAsiaTheme="minorEastAsia"/>
          <w:i/>
          <w:iCs/>
          <w:lang w:val="en-US"/>
        </w:rPr>
        <w:t xml:space="preserve">d </w:t>
      </w:r>
      <w:r>
        <w:rPr>
          <w:rFonts w:eastAsiaTheme="minorEastAsia"/>
          <w:lang w:val="en-US"/>
        </w:rPr>
        <w:t xml:space="preserve">is the thickness of the insulating layer, </w:t>
      </w:r>
      <m:oMath>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r</m:t>
            </m:r>
          </m:sub>
        </m:sSub>
      </m:oMath>
      <w:r>
        <w:rPr>
          <w:rFonts w:eastAsiaTheme="minorEastAsia"/>
          <w:lang w:val="en-US"/>
        </w:rPr>
        <w:t xml:space="preserve"> is the relative permittivity of the insulator and </w:t>
      </w:r>
      <m:oMath>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0</m:t>
            </m:r>
          </m:sub>
        </m:sSub>
        <m:r>
          <w:rPr>
            <w:rFonts w:ascii="Cambria Math" w:eastAsiaTheme="minorEastAsia" w:hAnsi="Cambria Math"/>
            <w:lang w:val="en-US"/>
          </w:rPr>
          <m:t xml:space="preserve">=8.854 ∙ </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-12</m:t>
            </m:r>
          </m:sup>
        </m:sSup>
        <m:r>
          <w:rPr>
            <w:rFonts w:ascii="Cambria Math" w:eastAsiaTheme="minorEastAsia" w:hAnsi="Cambria Math"/>
            <w:lang w:val="en-US"/>
          </w:rPr>
          <m:t xml:space="preserve"> </m:t>
        </m:r>
        <m:r>
          <m:rPr>
            <m:sty m:val="p"/>
          </m:rPr>
          <w:rPr>
            <w:rFonts w:ascii="Cambria Math" w:eastAsiaTheme="minorEastAsia" w:hAnsi="Cambria Math"/>
            <w:lang w:val="en-US"/>
          </w:rPr>
          <m:t>F/m</m:t>
        </m:r>
      </m:oMath>
      <w:r>
        <w:rPr>
          <w:rFonts w:eastAsiaTheme="minorEastAsia"/>
          <w:lang w:val="en-US"/>
        </w:rPr>
        <w:t xml:space="preserve"> is the permittivity of </w:t>
      </w:r>
      <w:r w:rsidR="001B3DC2">
        <w:rPr>
          <w:rFonts w:eastAsiaTheme="minorEastAsia"/>
          <w:lang w:val="en-US"/>
        </w:rPr>
        <w:t>vacuum.</w:t>
      </w:r>
    </w:p>
    <w:p w14:paraId="0CCDADF1" w14:textId="179394D4" w:rsidR="00041685" w:rsidRDefault="001B3DC2" w:rsidP="007F4DF3">
      <w:pPr>
        <w:rPr>
          <w:rFonts w:eastAsiaTheme="minorEastAsia"/>
          <w:lang w:val="en-US"/>
        </w:rPr>
      </w:pPr>
      <w:r>
        <w:rPr>
          <w:rFonts w:eastAsiaTheme="minorEastAsia"/>
          <w:lang w:val="en-US"/>
        </w:rPr>
        <w:t xml:space="preserve">Another important electrical parameter of a FET is the </w:t>
      </w:r>
      <w:r>
        <w:rPr>
          <w:rFonts w:eastAsiaTheme="minorEastAsia"/>
          <w:i/>
          <w:iCs/>
          <w:lang w:val="en-US"/>
        </w:rPr>
        <w:t>subthreshold swing SS</w:t>
      </w:r>
      <w:r>
        <w:rPr>
          <w:rFonts w:eastAsiaTheme="minorEastAsia"/>
          <w:lang w:val="en-US"/>
        </w:rPr>
        <w:t xml:space="preserve">, which is defined as the inverse of the slope of the </w:t>
      </w:r>
      <m:oMath>
        <m:func>
          <m:funcPr>
            <m:ctrlPr>
              <w:rPr>
                <w:rFonts w:ascii="Cambria Math" w:eastAsiaTheme="minorEastAsia" w:hAnsi="Cambria Math"/>
                <w:i/>
                <w:lang w:val="en-US"/>
              </w:rPr>
            </m:ctrlPr>
          </m:funcPr>
          <m:fName>
            <m:r>
              <m:rPr>
                <m:sty m:val="p"/>
              </m:rPr>
              <w:rPr>
                <w:rFonts w:ascii="Cambria Math" w:hAnsi="Cambria Math"/>
                <w:lang w:val="en-US"/>
              </w:rPr>
              <m:t>log</m:t>
            </m:r>
          </m:fName>
          <m:e>
            <m:d>
              <m:dPr>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DS</m:t>
                        </m:r>
                      </m:sub>
                    </m:sSub>
                  </m:e>
                </m:d>
              </m:e>
            </m:d>
          </m:e>
        </m:func>
        <m:r>
          <w:rPr>
            <w:rFonts w:ascii="Cambria Math" w:eastAsiaTheme="minorEastAsia" w:hAnsi="Cambria Math"/>
            <w:lang w:val="en-US"/>
          </w:rPr>
          <m:t xml:space="preserve">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GS</m:t>
                </m:r>
              </m:sub>
            </m:sSub>
          </m:e>
        </m:d>
      </m:oMath>
      <w:r>
        <w:rPr>
          <w:rFonts w:eastAsiaTheme="minorEastAsia"/>
          <w:lang w:val="en-US"/>
        </w:rPr>
        <w:t xml:space="preserve"> curve. </w:t>
      </w:r>
      <w:r>
        <w:rPr>
          <w:rFonts w:eastAsiaTheme="minorEastAsia"/>
          <w:i/>
          <w:iCs/>
          <w:lang w:val="en-US"/>
        </w:rPr>
        <w:t>SS</w:t>
      </w:r>
      <w:r>
        <w:rPr>
          <w:rFonts w:eastAsiaTheme="minorEastAsia"/>
          <w:lang w:val="en-US"/>
        </w:rPr>
        <w:t xml:space="preserve"> measures the gate capability of switching the ON regime at low voltage supply from </w:t>
      </w:r>
      <w:r>
        <w:rPr>
          <w:rFonts w:eastAsiaTheme="minorEastAsia"/>
          <w:i/>
          <w:iCs/>
          <w:lang w:val="en-US"/>
        </w:rPr>
        <w:t>V</w:t>
      </w:r>
      <w:r>
        <w:rPr>
          <w:rFonts w:eastAsiaTheme="minorEastAsia"/>
          <w:i/>
          <w:iCs/>
          <w:vertAlign w:val="subscript"/>
          <w:lang w:val="en-US"/>
        </w:rPr>
        <w:t>GS</w:t>
      </w:r>
      <w:r>
        <w:rPr>
          <w:rFonts w:eastAsiaTheme="minorEastAsia"/>
          <w:lang w:val="en-US"/>
        </w:rPr>
        <w:t xml:space="preserve">. Small value of </w:t>
      </w:r>
      <w:r>
        <w:rPr>
          <w:rFonts w:eastAsiaTheme="minorEastAsia"/>
          <w:i/>
          <w:iCs/>
          <w:lang w:val="en-US"/>
        </w:rPr>
        <w:t>SS</w:t>
      </w:r>
      <w:r>
        <w:rPr>
          <w:rFonts w:eastAsiaTheme="minorEastAsia"/>
          <w:lang w:val="en-US"/>
        </w:rPr>
        <w:t xml:space="preserve"> indicated that just a small change of the gate voltage </w:t>
      </w:r>
      <w:r w:rsidR="00041685">
        <w:rPr>
          <w:rFonts w:eastAsiaTheme="minorEastAsia"/>
          <w:lang w:val="en-US"/>
        </w:rPr>
        <w:t xml:space="preserve">is required to </w:t>
      </w:r>
      <w:del w:id="35" w:author="Ilaria Fratelli" w:date="2024-02-19T15:24:00Z">
        <w:r w:rsidR="00041685" w:rsidDel="004C59C3">
          <w:rPr>
            <w:rFonts w:eastAsiaTheme="minorEastAsia"/>
            <w:lang w:val="en-US"/>
          </w:rPr>
          <w:delText>obtain the</w:delText>
        </w:r>
      </w:del>
      <w:ins w:id="36" w:author="Ilaria Fratelli" w:date="2024-02-19T15:24:00Z">
        <w:r w:rsidR="004C59C3">
          <w:rPr>
            <w:rFonts w:eastAsiaTheme="minorEastAsia"/>
            <w:lang w:val="en-US"/>
          </w:rPr>
          <w:t>switch</w:t>
        </w:r>
      </w:ins>
      <w:r w:rsidR="00041685">
        <w:rPr>
          <w:rFonts w:eastAsiaTheme="minorEastAsia"/>
          <w:lang w:val="en-US"/>
        </w:rPr>
        <w:t xml:space="preserve"> ON </w:t>
      </w:r>
      <w:del w:id="37" w:author="Ilaria Fratelli" w:date="2024-02-19T15:24:00Z">
        <w:r w:rsidR="00041685" w:rsidDel="004C59C3">
          <w:rPr>
            <w:rFonts w:eastAsiaTheme="minorEastAsia"/>
            <w:lang w:val="en-US"/>
          </w:rPr>
          <w:delText>mode</w:delText>
        </w:r>
      </w:del>
      <w:ins w:id="38" w:author="Ilaria Fratelli" w:date="2024-02-19T15:24:00Z">
        <w:r w:rsidR="004C59C3">
          <w:rPr>
            <w:rFonts w:eastAsiaTheme="minorEastAsia"/>
            <w:lang w:val="en-US"/>
          </w:rPr>
          <w:t>the transistor</w:t>
        </w:r>
      </w:ins>
      <w:r w:rsidR="00041685">
        <w:rPr>
          <w:rFonts w:eastAsiaTheme="minorEastAsia"/>
          <w:lang w:val="en-US"/>
        </w:rPr>
        <w:t>.</w:t>
      </w:r>
      <w:r w:rsidR="007F4DF3">
        <w:rPr>
          <w:rFonts w:eastAsiaTheme="minorEastAsia"/>
          <w:lang w:val="en-US"/>
        </w:rPr>
        <w:t xml:space="preserve"> Supposing that in the </w:t>
      </w:r>
      <w:r w:rsidR="007F4DF3">
        <w:rPr>
          <w:rFonts w:eastAsiaTheme="minorEastAsia"/>
          <w:lang w:val="en-US"/>
        </w:rPr>
        <w:lastRenderedPageBreak/>
        <w:t xml:space="preserve">subthreshold region </w:t>
      </w:r>
      <w:r w:rsidR="007F4DF3">
        <w:rPr>
          <w:rFonts w:eastAsiaTheme="minorEastAsia"/>
          <w:i/>
          <w:iCs/>
          <w:lang w:val="en-US"/>
        </w:rPr>
        <w:t>I</w:t>
      </w:r>
      <w:r w:rsidR="007F4DF3">
        <w:rPr>
          <w:rFonts w:eastAsiaTheme="minorEastAsia"/>
          <w:i/>
          <w:iCs/>
          <w:vertAlign w:val="subscript"/>
          <w:lang w:val="en-US"/>
        </w:rPr>
        <w:t>DS</w:t>
      </w:r>
      <w:r w:rsidR="007F4DF3">
        <w:rPr>
          <w:rFonts w:eastAsiaTheme="minorEastAsia"/>
          <w:lang w:val="en-US"/>
        </w:rPr>
        <w:t xml:space="preserve"> increases exponentially, the subthreshold swing can be calculated according to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F4DF3" w:rsidRPr="003D3FDA" w14:paraId="083F696A" w14:textId="77777777" w:rsidTr="00843AA1">
        <w:tc>
          <w:tcPr>
            <w:tcW w:w="8642" w:type="dxa"/>
          </w:tcPr>
          <w:p w14:paraId="581CF6CC" w14:textId="54BD5FA0" w:rsidR="007F4DF3" w:rsidRPr="003D3FDA" w:rsidRDefault="007F4DF3" w:rsidP="008B1AE2">
            <w:pPr>
              <w:pStyle w:val="Caption"/>
              <w:ind w:firstLine="0"/>
            </w:pPr>
            <m:oMathPara>
              <m:oMath>
                <m:r>
                  <w:rPr>
                    <w:rFonts w:ascii="Cambria Math" w:hAnsi="Cambria Math"/>
                  </w:rPr>
                  <m:t xml:space="preserve">SS=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d</m:t>
                        </m:r>
                        <m:func>
                          <m:funcPr>
                            <m:ctrlPr>
                              <w:rPr>
                                <w:rFonts w:ascii="Cambria Math" w:hAnsi="Cambria Math"/>
                                <w:i/>
                                <w:iCs w:val="0"/>
                              </w:rPr>
                            </m:ctrlPr>
                          </m:funcPr>
                          <m:fName>
                            <m:r>
                              <m:rPr>
                                <m:sty m:val="p"/>
                              </m:rPr>
                              <w:rPr>
                                <w:rFonts w:ascii="Cambria Math" w:hAnsi="Cambria Math"/>
                              </w:rPr>
                              <m:t>log</m:t>
                            </m:r>
                          </m:fName>
                          <m:e>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DS</m:t>
                                    </m:r>
                                  </m:sub>
                                </m:sSub>
                              </m:e>
                            </m:d>
                          </m:e>
                        </m:func>
                      </m:num>
                      <m:den>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V</m:t>
                                </m:r>
                              </m:e>
                              <m:sub>
                                <m:r>
                                  <w:rPr>
                                    <w:rFonts w:ascii="Cambria Math" w:hAnsi="Cambria Math"/>
                                  </w:rPr>
                                  <m:t>GS</m:t>
                                </m:r>
                              </m:sub>
                            </m:sSub>
                          </m:e>
                        </m:d>
                      </m:den>
                    </m:f>
                  </m:den>
                </m:f>
                <m:r>
                  <w:rPr>
                    <w:rFonts w:ascii="Cambria Math" w:hAnsi="Cambria Math"/>
                  </w:rPr>
                  <m:t>=</m:t>
                </m:r>
                <m:func>
                  <m:funcPr>
                    <m:ctrlPr>
                      <w:rPr>
                        <w:rFonts w:ascii="Cambria Math" w:hAnsi="Cambria Math"/>
                        <w:i/>
                      </w:rPr>
                    </m:ctrlPr>
                  </m:funcPr>
                  <m:fName>
                    <m:r>
                      <m:rPr>
                        <m:sty m:val="p"/>
                      </m:rPr>
                      <w:rPr>
                        <w:rFonts w:ascii="Cambria Math" w:hAnsi="Cambria Math"/>
                      </w:rPr>
                      <m:t>l</m:t>
                    </m:r>
                    <m:r>
                      <w:del w:id="39" w:author="Ilaria Fratelli" w:date="2024-02-19T16:28:00Z">
                        <m:rPr>
                          <m:sty m:val="p"/>
                        </m:rPr>
                        <w:rPr>
                          <w:rFonts w:ascii="Cambria Math" w:hAnsi="Cambria Math"/>
                        </w:rPr>
                        <m:t>n</m:t>
                      </w:del>
                    </m:r>
                    <m:r>
                      <w:ins w:id="40" w:author="Ilaria Fratelli" w:date="2024-02-19T16:28:00Z">
                        <m:rPr>
                          <m:sty m:val="p"/>
                        </m:rPr>
                        <w:rPr>
                          <w:rFonts w:ascii="Cambria Math" w:hAnsi="Cambria Math"/>
                        </w:rPr>
                        <m:t>og</m:t>
                      </w:ins>
                    </m:r>
                  </m:fName>
                  <m:e>
                    <m:d>
                      <m:dPr>
                        <m:ctrlPr>
                          <w:rPr>
                            <w:rFonts w:ascii="Cambria Math" w:hAnsi="Cambria Math"/>
                            <w:i/>
                          </w:rPr>
                        </m:ctrlPr>
                      </m:dPr>
                      <m:e>
                        <m:r>
                          <w:rPr>
                            <w:rFonts w:ascii="Cambria Math" w:hAnsi="Cambria Math"/>
                          </w:rPr>
                          <m:t>10</m:t>
                        </m:r>
                      </m:e>
                    </m:d>
                  </m:e>
                </m:func>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q</m:t>
                    </m:r>
                  </m:den>
                </m:f>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e>
                </m:d>
              </m:oMath>
            </m:oMathPara>
          </w:p>
        </w:tc>
        <w:tc>
          <w:tcPr>
            <w:tcW w:w="986" w:type="dxa"/>
          </w:tcPr>
          <w:p w14:paraId="6A34D795" w14:textId="6A2D0A28" w:rsidR="007F4DF3" w:rsidRPr="003D3FDA" w:rsidRDefault="007F4DF3"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8</w:t>
            </w:r>
            <w:r w:rsidRPr="003D3FDA">
              <w:fldChar w:fldCharType="end"/>
            </w:r>
          </w:p>
        </w:tc>
      </w:tr>
    </w:tbl>
    <w:p w14:paraId="779FCDD3" w14:textId="4FF21E78" w:rsidR="006960DB" w:rsidRDefault="001B3DC2" w:rsidP="001B3DC2">
      <w:pPr>
        <w:ind w:firstLine="0"/>
        <w:rPr>
          <w:lang w:val="en-US"/>
        </w:rPr>
      </w:pPr>
      <w:r>
        <w:rPr>
          <w:lang w:val="en-US"/>
        </w:rPr>
        <w:tab/>
      </w:r>
    </w:p>
    <w:p w14:paraId="0025275F" w14:textId="3199EC44" w:rsidR="00DC5314" w:rsidRDefault="00843AA1" w:rsidP="00843AA1">
      <w:pPr>
        <w:ind w:firstLine="0"/>
        <w:rPr>
          <w:lang w:val="en-US"/>
        </w:rPr>
      </w:pPr>
      <w:r>
        <w:rPr>
          <w:lang w:val="en-US"/>
        </w:rPr>
        <w:t xml:space="preserve">where </w:t>
      </w:r>
      <w:r w:rsidR="00952C4F">
        <w:rPr>
          <w:i/>
          <w:iCs/>
          <w:lang w:val="en-US"/>
        </w:rPr>
        <w:t>C</w:t>
      </w:r>
      <w:r w:rsidR="00952C4F">
        <w:rPr>
          <w:i/>
          <w:iCs/>
          <w:vertAlign w:val="subscript"/>
          <w:lang w:val="en-US"/>
        </w:rPr>
        <w:t>D</w:t>
      </w:r>
      <w:r w:rsidR="00952C4F">
        <w:rPr>
          <w:i/>
          <w:iCs/>
          <w:lang w:val="en-US"/>
        </w:rPr>
        <w:t xml:space="preserve"> </w:t>
      </w:r>
      <w:r w:rsidR="00952C4F">
        <w:rPr>
          <w:lang w:val="en-US"/>
        </w:rPr>
        <w:t xml:space="preserve">is the depletion channel capacitance and </w:t>
      </w:r>
      <w:r w:rsidR="00952C4F">
        <w:rPr>
          <w:i/>
          <w:iCs/>
          <w:lang w:val="en-US"/>
        </w:rPr>
        <w:t xml:space="preserve">q </w:t>
      </w:r>
      <w:proofErr w:type="gramStart"/>
      <w:r w:rsidR="00952C4F">
        <w:rPr>
          <w:lang w:val="en-US"/>
        </w:rPr>
        <w:t>is</w:t>
      </w:r>
      <w:proofErr w:type="gramEnd"/>
      <w:r w:rsidR="00952C4F">
        <w:rPr>
          <w:lang w:val="en-US"/>
        </w:rPr>
        <w:t xml:space="preserve"> the elementary charge</w:t>
      </w:r>
      <w:sdt>
        <w:sdtPr>
          <w:rPr>
            <w:lang w:val="en-US"/>
          </w:rPr>
          <w:id w:val="1246917147"/>
          <w:citation/>
        </w:sdtPr>
        <w:sdtContent>
          <w:r w:rsidR="00676BBD">
            <w:rPr>
              <w:lang w:val="en-US"/>
            </w:rPr>
            <w:fldChar w:fldCharType="begin"/>
          </w:r>
          <w:r w:rsidR="00676BBD">
            <w:rPr>
              <w:lang w:val="en-US"/>
            </w:rPr>
            <w:instrText xml:space="preserve"> CITATION SMS07 \l 1033 </w:instrText>
          </w:r>
          <w:r w:rsidR="00676BBD">
            <w:rPr>
              <w:lang w:val="en-US"/>
            </w:rPr>
            <w:fldChar w:fldCharType="separate"/>
          </w:r>
          <w:r w:rsidR="00D33BFA">
            <w:rPr>
              <w:noProof/>
              <w:lang w:val="en-US"/>
            </w:rPr>
            <w:t xml:space="preserve"> (S.M. Sze, 2007)</w:t>
          </w:r>
          <w:r w:rsidR="00676BBD">
            <w:rPr>
              <w:lang w:val="en-US"/>
            </w:rPr>
            <w:fldChar w:fldCharType="end"/>
          </w:r>
        </w:sdtContent>
      </w:sdt>
      <w:r w:rsidR="00676BBD">
        <w:rPr>
          <w:lang w:val="en-US"/>
        </w:rPr>
        <w:t xml:space="preserve">, </w:t>
      </w:r>
      <w:sdt>
        <w:sdtPr>
          <w:rPr>
            <w:lang w:val="en-US"/>
          </w:rPr>
          <w:id w:val="-77750105"/>
          <w:citation/>
        </w:sdtPr>
        <w:sdtContent>
          <w:r w:rsidR="00676BBD">
            <w:rPr>
              <w:lang w:val="en-US"/>
            </w:rPr>
            <w:fldChar w:fldCharType="begin"/>
          </w:r>
          <w:r w:rsidR="00676BBD">
            <w:rPr>
              <w:lang w:val="en-US"/>
            </w:rPr>
            <w:instrText xml:space="preserve"> CITATION Sek21 \l 1033 </w:instrText>
          </w:r>
          <w:r w:rsidR="00676BBD">
            <w:rPr>
              <w:lang w:val="en-US"/>
            </w:rPr>
            <w:fldChar w:fldCharType="separate"/>
          </w:r>
          <w:r w:rsidR="00D33BFA">
            <w:rPr>
              <w:noProof/>
              <w:lang w:val="en-US"/>
            </w:rPr>
            <w:t>(al. S. B., 2021)</w:t>
          </w:r>
          <w:r w:rsidR="00676BBD">
            <w:rPr>
              <w:lang w:val="en-US"/>
            </w:rPr>
            <w:fldChar w:fldCharType="end"/>
          </w:r>
        </w:sdtContent>
      </w:sdt>
      <w:r w:rsidR="00676BBD">
        <w:rPr>
          <w:lang w:val="en-US"/>
        </w:rPr>
        <w:t xml:space="preserve">. </w:t>
      </w:r>
    </w:p>
    <w:p w14:paraId="18F11EC2" w14:textId="41BB4D06" w:rsidR="006960DB" w:rsidRDefault="00676BBD" w:rsidP="00DC5314">
      <w:pPr>
        <w:rPr>
          <w:rFonts w:eastAsiaTheme="minorEastAsia"/>
          <w:lang w:val="en-US"/>
        </w:rPr>
      </w:pPr>
      <w:r>
        <w:rPr>
          <w:lang w:val="en-US"/>
        </w:rPr>
        <w:t xml:space="preserve">For an ideal FET,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oMath>
      <w:r>
        <w:rPr>
          <w:rFonts w:eastAsiaTheme="minorEastAsia"/>
          <w:lang w:val="en-US"/>
        </w:rPr>
        <w:t xml:space="preserve"> in the subthreshold region and thus, </w:t>
      </w:r>
      <w:r>
        <w:rPr>
          <w:rFonts w:eastAsiaTheme="minorEastAsia"/>
          <w:i/>
          <w:iCs/>
          <w:lang w:val="en-US"/>
        </w:rPr>
        <w:t>SS</w:t>
      </w:r>
      <w:r>
        <w:rPr>
          <w:rFonts w:eastAsiaTheme="minorEastAsia"/>
          <w:lang w:val="en-US"/>
        </w:rPr>
        <w:t xml:space="preserve"> is ~60 mV/dec at room temperature. However, most thin-film FETs are fabricated on thick SiO</w:t>
      </w:r>
      <w:r>
        <w:rPr>
          <w:rFonts w:eastAsiaTheme="minorEastAsia"/>
          <w:vertAlign w:val="subscript"/>
          <w:lang w:val="en-US"/>
        </w:rPr>
        <w:t>2</w:t>
      </w:r>
      <w:r>
        <w:rPr>
          <w:rFonts w:eastAsiaTheme="minorEastAsia"/>
          <w:lang w:val="en-US"/>
        </w:rPr>
        <w:t xml:space="preserve"> substrates as insulating layers</w:t>
      </w:r>
      <w:r w:rsidR="00DC5314">
        <w:rPr>
          <w:rFonts w:eastAsiaTheme="minorEastAsia"/>
          <w:lang w:val="en-US"/>
        </w:rPr>
        <w:t xml:space="preserve">, with large interface trap density, resulting in large </w:t>
      </w:r>
      <w:r w:rsidR="00DC5314">
        <w:rPr>
          <w:rFonts w:eastAsiaTheme="minorEastAsia"/>
          <w:i/>
          <w:iCs/>
          <w:lang w:val="en-US"/>
        </w:rPr>
        <w:t>SS</w:t>
      </w:r>
      <w:r w:rsidR="00DC5314">
        <w:rPr>
          <w:rFonts w:eastAsiaTheme="minorEastAsia"/>
          <w:lang w:val="en-US"/>
        </w:rPr>
        <w:t xml:space="preserve"> values (~ a few hundred mV/dec). Although unrealistic in practical applications, also large values of </w:t>
      </w:r>
      <w:r w:rsidR="00DC5314">
        <w:rPr>
          <w:rFonts w:eastAsiaTheme="minorEastAsia"/>
          <w:i/>
          <w:iCs/>
          <w:lang w:val="en-US"/>
        </w:rPr>
        <w:t>C</w:t>
      </w:r>
      <w:r w:rsidR="00DC5314">
        <w:rPr>
          <w:rFonts w:eastAsiaTheme="minorEastAsia"/>
          <w:i/>
          <w:iCs/>
          <w:vertAlign w:val="subscript"/>
          <w:lang w:val="en-US"/>
        </w:rPr>
        <w:t>i</w:t>
      </w:r>
      <w:r w:rsidR="00DC5314">
        <w:rPr>
          <w:rFonts w:eastAsiaTheme="minorEastAsia"/>
          <w:lang w:val="en-US"/>
        </w:rPr>
        <w:t xml:space="preserve"> can be achieved by using ionic gated transistors, which reduces </w:t>
      </w:r>
      <w:r w:rsidR="00DC5314">
        <w:rPr>
          <w:rFonts w:eastAsiaTheme="minorEastAsia"/>
          <w:i/>
          <w:iCs/>
          <w:lang w:val="en-US"/>
        </w:rPr>
        <w:t>SS</w:t>
      </w:r>
      <w:r w:rsidR="00DC5314">
        <w:rPr>
          <w:rFonts w:eastAsiaTheme="minorEastAsia"/>
          <w:lang w:val="en-US"/>
        </w:rPr>
        <w:t xml:space="preserve"> close to 60 mV/dec and mobility reaching close to the limitation by phonon scattering, thus, making the ionic transistors efficient to quantitatively characterize the electronic properties of 2D materials. Besides, the interfacial traps between 2D channels and SiO</w:t>
      </w:r>
      <w:r w:rsidR="00DC5314">
        <w:rPr>
          <w:rFonts w:eastAsiaTheme="minorEastAsia"/>
          <w:vertAlign w:val="subscript"/>
          <w:lang w:val="en-US"/>
        </w:rPr>
        <w:t>2</w:t>
      </w:r>
      <w:r w:rsidR="00DC5314">
        <w:rPr>
          <w:rFonts w:eastAsiaTheme="minorEastAsia"/>
          <w:lang w:val="en-US"/>
        </w:rPr>
        <w:t xml:space="preserve"> also induce unwanted hysteresis in the transfer characteristics of a FET. This can be improved by stacking or encapsulating of the 2D materials with an insulating 2D material, such as hexagonal boron nitride (</w:t>
      </w:r>
      <w:proofErr w:type="spellStart"/>
      <w:r w:rsidR="00DC5314">
        <w:rPr>
          <w:rFonts w:eastAsiaTheme="minorEastAsia"/>
          <w:lang w:val="en-US"/>
        </w:rPr>
        <w:t>hBN</w:t>
      </w:r>
      <w:proofErr w:type="spellEnd"/>
      <w:r w:rsidR="00DC5314">
        <w:rPr>
          <w:rFonts w:eastAsiaTheme="minorEastAsia"/>
          <w:lang w:val="en-US"/>
        </w:rPr>
        <w:t xml:space="preserve">) </w:t>
      </w:r>
      <w:sdt>
        <w:sdtPr>
          <w:rPr>
            <w:rFonts w:eastAsiaTheme="minorEastAsia"/>
            <w:lang w:val="en-US"/>
          </w:rPr>
          <w:id w:val="720328977"/>
          <w:citation/>
        </w:sdtPr>
        <w:sdtContent>
          <w:r w:rsidR="00DC5314">
            <w:rPr>
              <w:rFonts w:eastAsiaTheme="minorEastAsia"/>
              <w:lang w:val="en-US"/>
            </w:rPr>
            <w:fldChar w:fldCharType="begin"/>
          </w:r>
          <w:r w:rsidR="00DC5314">
            <w:rPr>
              <w:rFonts w:eastAsiaTheme="minorEastAsia"/>
              <w:lang w:val="en-US"/>
            </w:rPr>
            <w:instrText xml:space="preserve"> CITATION Sek21 \l 1033 </w:instrText>
          </w:r>
          <w:r w:rsidR="00DC5314">
            <w:rPr>
              <w:rFonts w:eastAsiaTheme="minorEastAsia"/>
              <w:lang w:val="en-US"/>
            </w:rPr>
            <w:fldChar w:fldCharType="separate"/>
          </w:r>
          <w:r w:rsidR="00D33BFA" w:rsidRPr="00D33BFA">
            <w:rPr>
              <w:rFonts w:eastAsiaTheme="minorEastAsia"/>
              <w:noProof/>
              <w:lang w:val="en-US"/>
            </w:rPr>
            <w:t>(al. S. B., 2021)</w:t>
          </w:r>
          <w:r w:rsidR="00DC5314">
            <w:rPr>
              <w:rFonts w:eastAsiaTheme="minorEastAsia"/>
              <w:lang w:val="en-US"/>
            </w:rPr>
            <w:fldChar w:fldCharType="end"/>
          </w:r>
        </w:sdtContent>
      </w:sdt>
      <w:r w:rsidR="00DC5314">
        <w:rPr>
          <w:rFonts w:eastAsiaTheme="minorEastAsia"/>
          <w:lang w:val="en-US"/>
        </w:rPr>
        <w:t>.</w:t>
      </w:r>
    </w:p>
    <w:p w14:paraId="135E2352" w14:textId="77777777" w:rsidR="00505522" w:rsidRDefault="0022448B" w:rsidP="00DC5314">
      <w:pPr>
        <w:rPr>
          <w:rFonts w:eastAsiaTheme="minorEastAsia"/>
          <w:lang w:val="en-US"/>
        </w:rPr>
      </w:pPr>
      <w:r>
        <w:rPr>
          <w:rFonts w:eastAsiaTheme="minorEastAsia"/>
          <w:lang w:val="en-US"/>
        </w:rPr>
        <w:t>The final important electrical parameter of a FET is the ON/OFF ratio, defined as the ratio of the |</w:t>
      </w:r>
      <w:r>
        <w:rPr>
          <w:rFonts w:eastAsiaTheme="minorEastAsia"/>
          <w:i/>
          <w:iCs/>
          <w:lang w:val="en-US"/>
        </w:rPr>
        <w:t>I</w:t>
      </w:r>
      <w:r>
        <w:rPr>
          <w:rFonts w:eastAsiaTheme="minorEastAsia"/>
          <w:i/>
          <w:iCs/>
          <w:vertAlign w:val="subscript"/>
          <w:lang w:val="en-US"/>
        </w:rPr>
        <w:t>DS</w:t>
      </w:r>
      <w:r>
        <w:rPr>
          <w:rFonts w:eastAsiaTheme="minorEastAsia"/>
          <w:lang w:val="en-US"/>
        </w:rPr>
        <w:t xml:space="preserve">| in the ON-state and OFF-state. This is indicative of switching performance of the device between the conduction regimes </w:t>
      </w:r>
      <w:r w:rsidR="00EC3EF7">
        <w:rPr>
          <w:rFonts w:eastAsiaTheme="minorEastAsia"/>
          <w:lang w:val="en-US"/>
        </w:rPr>
        <w:t>and characterizes |</w:t>
      </w:r>
      <w:r w:rsidR="00EC3EF7">
        <w:rPr>
          <w:rFonts w:eastAsiaTheme="minorEastAsia"/>
          <w:i/>
          <w:iCs/>
          <w:lang w:val="en-US"/>
        </w:rPr>
        <w:t>I</w:t>
      </w:r>
      <w:r w:rsidR="00EC3EF7">
        <w:rPr>
          <w:rFonts w:eastAsiaTheme="minorEastAsia"/>
          <w:vertAlign w:val="subscript"/>
          <w:lang w:val="en-US"/>
        </w:rPr>
        <w:t>DS</w:t>
      </w:r>
      <w:r w:rsidR="00EC3EF7">
        <w:rPr>
          <w:rFonts w:eastAsiaTheme="minorEastAsia"/>
          <w:i/>
          <w:iCs/>
          <w:lang w:val="en-US"/>
        </w:rPr>
        <w:t xml:space="preserve">| </w:t>
      </w:r>
      <w:r w:rsidR="00EC3EF7">
        <w:rPr>
          <w:rFonts w:eastAsiaTheme="minorEastAsia"/>
          <w:lang w:val="en-US"/>
        </w:rPr>
        <w:t>amplification when the ON-state is induced</w:t>
      </w:r>
      <w:r w:rsidR="00505522">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505522" w:rsidRPr="003D3FDA" w14:paraId="6F409095" w14:textId="77777777" w:rsidTr="00505522">
        <w:tc>
          <w:tcPr>
            <w:tcW w:w="8642" w:type="dxa"/>
          </w:tcPr>
          <w:p w14:paraId="12115E2B" w14:textId="6AAD60B2" w:rsidR="00505522" w:rsidRPr="003D3FDA" w:rsidRDefault="00505522" w:rsidP="003625D9">
            <w:pPr>
              <w:pStyle w:val="Caption"/>
              <w:ind w:firstLine="0"/>
            </w:pPr>
            <m:oMathPara>
              <m:oMath>
                <m:f>
                  <m:fPr>
                    <m:type m:val="skw"/>
                    <m:ctrlPr>
                      <w:rPr>
                        <w:rFonts w:ascii="Cambria Math" w:hAnsi="Cambria Math"/>
                        <w:i/>
                      </w:rPr>
                    </m:ctrlPr>
                  </m:fPr>
                  <m:num>
                    <m:r>
                      <w:rPr>
                        <w:rFonts w:ascii="Cambria Math" w:hAnsi="Cambria Math"/>
                      </w:rPr>
                      <m:t>ON</m:t>
                    </m:r>
                  </m:num>
                  <m:den>
                    <m:r>
                      <w:rPr>
                        <w:rFonts w:ascii="Cambria Math" w:hAnsi="Cambria Math"/>
                      </w:rPr>
                      <m:t>OFF</m:t>
                    </m:r>
                  </m:den>
                </m:f>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ON</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OFF</m:t>
                            </m:r>
                          </m:sup>
                        </m:sSubSup>
                      </m:e>
                    </m:d>
                  </m:den>
                </m:f>
              </m:oMath>
            </m:oMathPara>
          </w:p>
        </w:tc>
        <w:tc>
          <w:tcPr>
            <w:tcW w:w="986" w:type="dxa"/>
          </w:tcPr>
          <w:p w14:paraId="3F565D28" w14:textId="5788FDC6" w:rsidR="00505522" w:rsidRPr="003D3FDA" w:rsidRDefault="00505522"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9</w:t>
            </w:r>
            <w:r w:rsidRPr="003D3FDA">
              <w:fldChar w:fldCharType="end"/>
            </w:r>
          </w:p>
        </w:tc>
      </w:tr>
    </w:tbl>
    <w:p w14:paraId="42B9D630" w14:textId="16D8B12A" w:rsidR="00505522" w:rsidRDefault="00505522" w:rsidP="00DC5314">
      <w:pPr>
        <w:rPr>
          <w:rFonts w:eastAsiaTheme="minorEastAsia"/>
          <w:lang w:val="en-US"/>
        </w:rPr>
      </w:pPr>
      <w:r>
        <w:rPr>
          <w:rFonts w:eastAsiaTheme="minorEastAsia"/>
          <w:lang w:val="en-US"/>
        </w:rPr>
        <w:t xml:space="preserve"> </w:t>
      </w:r>
    </w:p>
    <w:p w14:paraId="56B6C009" w14:textId="29231A6F" w:rsidR="00DC5314" w:rsidRDefault="00EC3EF7" w:rsidP="00DC5314">
      <w:pPr>
        <w:rPr>
          <w:rFonts w:eastAsiaTheme="minorEastAsia"/>
          <w:lang w:val="en-US"/>
        </w:rPr>
      </w:pPr>
      <w:del w:id="41" w:author="Mikhail Bandurist" w:date="2024-02-27T13:16:00Z" w16du:dateUtc="2024-02-27T12:16:00Z">
        <w:r w:rsidDel="00505522">
          <w:rPr>
            <w:rFonts w:eastAsiaTheme="minorEastAsia"/>
            <w:lang w:val="en-US"/>
          </w:rPr>
          <w:delText>.</w:delText>
        </w:r>
      </w:del>
      <w:r>
        <w:rPr>
          <w:rFonts w:eastAsiaTheme="minorEastAsia"/>
          <w:lang w:val="en-US"/>
        </w:rPr>
        <w:t xml:space="preserve"> Typical values of the ON/OFF ratio for thin-film FETs </w:t>
      </w:r>
      <w:del w:id="42" w:author="Ilaria Fratelli" w:date="2024-02-19T16:30:00Z">
        <w:r w:rsidDel="00C4738A">
          <w:rPr>
            <w:rFonts w:eastAsiaTheme="minorEastAsia"/>
            <w:lang w:val="en-US"/>
          </w:rPr>
          <w:delText xml:space="preserve">prepared </w:delText>
        </w:r>
      </w:del>
      <w:r>
        <w:rPr>
          <w:rFonts w:eastAsiaTheme="minorEastAsia"/>
          <w:lang w:val="en-US"/>
        </w:rPr>
        <w:t>vary in the range of 10</w:t>
      </w:r>
      <w:r>
        <w:rPr>
          <w:rFonts w:eastAsiaTheme="minorEastAsia"/>
          <w:vertAlign w:val="superscript"/>
          <w:lang w:val="en-US"/>
        </w:rPr>
        <w:t>6</w:t>
      </w:r>
      <w:r>
        <w:rPr>
          <w:rFonts w:eastAsiaTheme="minorEastAsia"/>
          <w:lang w:val="en-US"/>
        </w:rPr>
        <w:t xml:space="preserve"> – 10</w:t>
      </w:r>
      <w:r>
        <w:rPr>
          <w:rFonts w:eastAsiaTheme="minorEastAsia"/>
          <w:vertAlign w:val="superscript"/>
          <w:lang w:val="en-US"/>
        </w:rPr>
        <w:t xml:space="preserve">8 </w:t>
      </w:r>
      <w:sdt>
        <w:sdtPr>
          <w:rPr>
            <w:rFonts w:eastAsiaTheme="minorEastAsia"/>
            <w:vertAlign w:val="superscript"/>
            <w:lang w:val="en-US"/>
          </w:rPr>
          <w:id w:val="2035217002"/>
          <w:citation/>
        </w:sdtPr>
        <w:sdtContent>
          <w:r>
            <w:rPr>
              <w:rFonts w:eastAsiaTheme="minorEastAsia"/>
              <w:vertAlign w:val="superscript"/>
              <w:lang w:val="en-US"/>
            </w:rPr>
            <w:fldChar w:fldCharType="begin"/>
          </w:r>
          <w:r>
            <w:rPr>
              <w:rFonts w:eastAsiaTheme="minorEastAsia"/>
              <w:lang w:val="en-US"/>
            </w:rPr>
            <w:instrText xml:space="preserve"> CITATION Yun22 \l 1033 </w:instrText>
          </w:r>
          <w:r>
            <w:rPr>
              <w:rFonts w:eastAsiaTheme="minorEastAsia"/>
              <w:vertAlign w:val="superscript"/>
              <w:lang w:val="en-US"/>
            </w:rPr>
            <w:fldChar w:fldCharType="separate"/>
          </w:r>
          <w:r w:rsidR="00D33BFA" w:rsidRPr="00D33BFA">
            <w:rPr>
              <w:rFonts w:eastAsiaTheme="minorEastAsia"/>
              <w:noProof/>
              <w:lang w:val="en-US"/>
            </w:rPr>
            <w:t>(Yun Sun, 2022)</w:t>
          </w:r>
          <w:r>
            <w:rPr>
              <w:rFonts w:eastAsiaTheme="minorEastAsia"/>
              <w:vertAlign w:val="superscript"/>
              <w:lang w:val="en-US"/>
            </w:rPr>
            <w:fldChar w:fldCharType="end"/>
          </w:r>
        </w:sdtContent>
      </w:sdt>
      <w:r>
        <w:rPr>
          <w:rFonts w:eastAsiaTheme="minorEastAsia"/>
          <w:lang w:val="en-US"/>
        </w:rPr>
        <w:t>.</w:t>
      </w:r>
    </w:p>
    <w:p w14:paraId="630DD9A0" w14:textId="690B0A96" w:rsidR="00EC3EF7" w:rsidRPr="00261367" w:rsidRDefault="00914DAF" w:rsidP="00DC5314">
      <w:pPr>
        <w:rPr>
          <w:lang w:val="en-US"/>
        </w:rPr>
      </w:pPr>
      <w:r>
        <w:rPr>
          <w:lang w:val="en-US"/>
        </w:rPr>
        <w:t>In con</w:t>
      </w:r>
      <w:r w:rsidR="00261367">
        <w:rPr>
          <w:lang w:val="en-US"/>
        </w:rPr>
        <w:t xml:space="preserve">clusion, this section sums up the main electrical parameters of a thin-film FET, which are: mobility of charge carriers in the conductive layer µ, threshold voltage </w:t>
      </w:r>
      <w:r w:rsidR="00261367">
        <w:rPr>
          <w:i/>
          <w:iCs/>
          <w:lang w:val="en-US"/>
        </w:rPr>
        <w:t>V</w:t>
      </w:r>
      <w:r w:rsidR="00261367">
        <w:rPr>
          <w:i/>
          <w:iCs/>
          <w:vertAlign w:val="subscript"/>
          <w:lang w:val="en-US"/>
        </w:rPr>
        <w:t>th</w:t>
      </w:r>
      <w:r w:rsidR="00261367">
        <w:rPr>
          <w:lang w:val="en-US"/>
        </w:rPr>
        <w:t xml:space="preserve">, subthreshold swing </w:t>
      </w:r>
      <w:r w:rsidR="00261367">
        <w:rPr>
          <w:i/>
          <w:iCs/>
          <w:lang w:val="en-US"/>
        </w:rPr>
        <w:t>SS</w:t>
      </w:r>
      <w:r w:rsidR="00261367">
        <w:rPr>
          <w:lang w:val="en-US"/>
        </w:rPr>
        <w:t xml:space="preserve"> and ON/OFF ratio. In the experimental part, these parameters were calculated for each phototransistor used for X-ray detection and compared with the values from literature.</w:t>
      </w:r>
    </w:p>
    <w:p w14:paraId="6B3555F7" w14:textId="6C15EB65" w:rsidR="00FC5C82" w:rsidRDefault="00FC5C82" w:rsidP="00FC5C82">
      <w:pPr>
        <w:pStyle w:val="Heading2"/>
      </w:pPr>
      <w:bookmarkStart w:id="43" w:name="_Toc159207561"/>
      <w:r>
        <w:lastRenderedPageBreak/>
        <w:t xml:space="preserve">X-ray detection mechanism for </w:t>
      </w:r>
      <w:ins w:id="44" w:author="Ilaria Fratelli" w:date="2024-02-19T18:24:00Z">
        <w:r w:rsidR="001F7C6B">
          <w:t xml:space="preserve">semiconducting </w:t>
        </w:r>
      </w:ins>
      <w:r>
        <w:t>thin-film X-ray detectors</w:t>
      </w:r>
      <w:bookmarkEnd w:id="43"/>
    </w:p>
    <w:p w14:paraId="33881FCE" w14:textId="48D1B5E6" w:rsidR="006847E3" w:rsidRDefault="006847E3" w:rsidP="006847E3">
      <w:pPr>
        <w:rPr>
          <w:lang w:val="en-US"/>
        </w:rPr>
      </w:pPr>
      <w:r>
        <w:rPr>
          <w:lang w:val="en-US"/>
        </w:rPr>
        <w:t xml:space="preserve">As was mentioned in Chapter 1, the main outcome of the interaction of X-ray photons with a semiconductor is the creation of electron-hole pairs by photoelectric absorption or Compton effect. </w:t>
      </w:r>
      <w:ins w:id="45" w:author="Ilaria Fratelli" w:date="2024-02-19T16:33:00Z">
        <w:r w:rsidR="00C4738A">
          <w:rPr>
            <w:lang w:val="en-US"/>
          </w:rPr>
          <w:t>By a</w:t>
        </w:r>
      </w:ins>
      <w:del w:id="46" w:author="Ilaria Fratelli" w:date="2024-02-19T16:33:00Z">
        <w:r w:rsidDel="00C4738A">
          <w:rPr>
            <w:lang w:val="en-US"/>
          </w:rPr>
          <w:delText>A</w:delText>
        </w:r>
      </w:del>
      <w:r>
        <w:rPr>
          <w:lang w:val="en-US"/>
        </w:rPr>
        <w:t>pplying an electric field inside the semiconductor, it is possible to separate the electron-hole pairs and to collect the charges by the respective electrodes thus, measuring photocurrent. The magnitude of the maximum photocurrent can be described by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6847E3" w:rsidRPr="003D3FDA" w14:paraId="62491D62" w14:textId="77777777" w:rsidTr="006847E3">
        <w:tc>
          <w:tcPr>
            <w:tcW w:w="8642" w:type="dxa"/>
          </w:tcPr>
          <w:p w14:paraId="7F205913" w14:textId="0F36A677" w:rsidR="006847E3" w:rsidRPr="006847E3" w:rsidRDefault="00000000" w:rsidP="008B1AE2">
            <w:pPr>
              <w:pStyle w:val="Caption"/>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CC</m:t>
                    </m:r>
                  </m:sub>
                </m:sSub>
                <m:r>
                  <w:rPr>
                    <w:rFonts w:ascii="Cambria Math" w:hAnsi="Cambria Math"/>
                  </w:rPr>
                  <m:t>=</m:t>
                </m:r>
                <m:r>
                  <w:rPr>
                    <w:rFonts w:ascii="Cambria Math" w:hAnsi="Cambria Math"/>
                    <w:lang w:val="ru-RU"/>
                  </w:rPr>
                  <m:t>Ф</m:t>
                </m:r>
                <m:r>
                  <w:rPr>
                    <w:rFonts w:ascii="Cambria Math" w:hAnsi="Cambria Math"/>
                  </w:rPr>
                  <m:t>nq</m:t>
                </m:r>
              </m:oMath>
            </m:oMathPara>
          </w:p>
        </w:tc>
        <w:tc>
          <w:tcPr>
            <w:tcW w:w="986" w:type="dxa"/>
          </w:tcPr>
          <w:p w14:paraId="1706286A" w14:textId="3D672767" w:rsidR="006847E3" w:rsidRPr="003D3FDA" w:rsidRDefault="006847E3"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w:t>
            </w:r>
            <w:r w:rsidRPr="003D3FDA">
              <w:fldChar w:fldCharType="end"/>
            </w:r>
          </w:p>
        </w:tc>
      </w:tr>
    </w:tbl>
    <w:p w14:paraId="20C19CDD" w14:textId="6CC9DA7B" w:rsidR="006847E3" w:rsidRDefault="006847E3" w:rsidP="006847E3">
      <w:pPr>
        <w:ind w:firstLine="0"/>
        <w:rPr>
          <w:lang w:val="en-US"/>
        </w:rPr>
      </w:pPr>
      <w:r>
        <w:rPr>
          <w:lang w:val="en-US"/>
        </w:rPr>
        <w:t xml:space="preserve">where </w:t>
      </w:r>
      <w:r>
        <w:rPr>
          <w:i/>
          <w:iCs/>
          <w:lang w:val="en-US"/>
        </w:rPr>
        <w:t>q</w:t>
      </w:r>
      <w:r>
        <w:rPr>
          <w:lang w:val="en-US"/>
        </w:rPr>
        <w:t xml:space="preserve"> is the elementary charge, </w:t>
      </w:r>
      <w:r>
        <w:rPr>
          <w:i/>
          <w:iCs/>
          <w:lang w:val="ru-RU"/>
        </w:rPr>
        <w:t>Ф</w:t>
      </w:r>
      <w:r w:rsidRPr="006847E3">
        <w:rPr>
          <w:lang w:val="en-US"/>
        </w:rPr>
        <w:t xml:space="preserve"> </w:t>
      </w:r>
      <w:r w:rsidR="00C11C46">
        <w:rPr>
          <w:lang w:val="en-US"/>
        </w:rPr>
        <w:t xml:space="preserve">is the photon absorption rate, </w:t>
      </w:r>
      <w:r w:rsidR="00C11C46">
        <w:rPr>
          <w:i/>
          <w:iCs/>
          <w:lang w:val="en-US"/>
        </w:rPr>
        <w:t xml:space="preserve">n </w:t>
      </w:r>
      <w:r w:rsidR="00C11C46">
        <w:rPr>
          <w:lang w:val="en-US"/>
        </w:rPr>
        <w:t>is the number of generated electron-hole pairs per absorbed photon. The photon absorption rat</w:t>
      </w:r>
      <w:r w:rsidR="00E10177">
        <w:rPr>
          <w:lang w:val="en-US"/>
        </w:rPr>
        <w:t xml:space="preserve">e </w:t>
      </w:r>
      <w:r w:rsidR="00E10177">
        <w:rPr>
          <w:i/>
          <w:iCs/>
          <w:lang w:val="ru-RU"/>
        </w:rPr>
        <w:t>Ф</w:t>
      </w:r>
      <w:r w:rsidR="00E10177">
        <w:rPr>
          <w:lang w:val="en-US"/>
        </w:rPr>
        <w:t xml:space="preserve"> can be calculated according to the Lambert-Beer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E10177" w:rsidRPr="003D3FDA" w14:paraId="19A6E910" w14:textId="77777777" w:rsidTr="00E10177">
        <w:tc>
          <w:tcPr>
            <w:tcW w:w="8642" w:type="dxa"/>
          </w:tcPr>
          <w:p w14:paraId="09583871" w14:textId="451ADA8B" w:rsidR="00E10177" w:rsidRPr="00E10177" w:rsidRDefault="00E10177" w:rsidP="008B1AE2">
            <w:pPr>
              <w:pStyle w:val="Caption"/>
              <w:ind w:firstLine="0"/>
              <w:rPr>
                <w:lang w:val="ru-RU"/>
              </w:rPr>
            </w:pPr>
            <m:oMathPara>
              <m:oMath>
                <m:r>
                  <w:rPr>
                    <w:rFonts w:ascii="Cambria Math" w:hAnsi="Cambria Math"/>
                  </w:rPr>
                  <m:t xml:space="preserve">Ф= </m:t>
                </m:r>
                <m:sSub>
                  <m:sSubPr>
                    <m:ctrlPr>
                      <w:rPr>
                        <w:rFonts w:ascii="Cambria Math" w:hAnsi="Cambria Math"/>
                        <w:i/>
                      </w:rPr>
                    </m:ctrlPr>
                  </m:sSubPr>
                  <m:e>
                    <m:r>
                      <w:rPr>
                        <w:rFonts w:ascii="Cambria Math" w:hAnsi="Cambria Math"/>
                      </w:rPr>
                      <m:t>Ф</m:t>
                    </m:r>
                  </m:e>
                  <m:sub>
                    <m:r>
                      <w:rPr>
                        <w:rFonts w:ascii="Cambria Math" w:hAnsi="Cambria Math"/>
                      </w:rPr>
                      <m:t>0</m:t>
                    </m:r>
                  </m:sub>
                </m:sSub>
                <m:d>
                  <m:dPr>
                    <m:begChr m:val="["/>
                    <m:endChr m:val="]"/>
                    <m:ctrlPr>
                      <w:rPr>
                        <w:rFonts w:ascii="Cambria Math" w:hAnsi="Cambria Math"/>
                        <w:i/>
                      </w:rPr>
                    </m:ctrlPr>
                  </m:dPr>
                  <m:e>
                    <m:r>
                      <w:rPr>
                        <w:rFonts w:ascii="Cambria Math" w:hAnsi="Cambria Math"/>
                      </w:rPr>
                      <m:t>1-</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r>
                          <w:rPr>
                            <w:rFonts w:ascii="Cambria Math" w:hAnsi="Cambria Math"/>
                          </w:rPr>
                          <m:t>t</m:t>
                        </m:r>
                      </m:e>
                    </m:d>
                  </m:e>
                </m:d>
              </m:oMath>
            </m:oMathPara>
          </w:p>
        </w:tc>
        <w:tc>
          <w:tcPr>
            <w:tcW w:w="986" w:type="dxa"/>
          </w:tcPr>
          <w:p w14:paraId="1879F489" w14:textId="677F90C1" w:rsidR="00E10177" w:rsidRPr="003D3FDA" w:rsidRDefault="00E10177"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2</w:t>
            </w:r>
            <w:r w:rsidRPr="003D3FDA">
              <w:fldChar w:fldCharType="end"/>
            </w:r>
          </w:p>
        </w:tc>
      </w:tr>
    </w:tbl>
    <w:p w14:paraId="5C9AAB84" w14:textId="760D5DF3" w:rsidR="00E44CCE" w:rsidRDefault="00E10177" w:rsidP="00413D17">
      <w:pPr>
        <w:ind w:firstLine="0"/>
        <w:rPr>
          <w:lang w:val="en-US"/>
        </w:rPr>
      </w:pPr>
      <w:r>
        <w:rPr>
          <w:lang w:val="en-US"/>
        </w:rPr>
        <w:t xml:space="preserve"> where </w:t>
      </w:r>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0</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µ/ρ</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0</m:t>
            </m:r>
          </m:sub>
        </m:sSub>
      </m:oMath>
      <w:r w:rsidR="001D5EC9">
        <w:rPr>
          <w:rFonts w:eastAsiaTheme="minorEastAsia"/>
          <w:lang w:val="en-US"/>
        </w:rPr>
        <w:t xml:space="preserve"> is the linear attenuation coefficient, µ/ρ is the mass attenuation coefficient of the absorbing material</w:t>
      </w:r>
      <w:r w:rsidR="001D5EC9">
        <w:rPr>
          <w:lang w:val="en-US"/>
        </w:rPr>
        <w:t xml:space="preserve">, </w:t>
      </w:r>
      <w:r w:rsidR="001D5EC9" w:rsidRPr="001D5EC9">
        <w:rPr>
          <w:i/>
          <w:iCs/>
          <w:lang w:val="en-US"/>
        </w:rPr>
        <w:t>ρ</w:t>
      </w:r>
      <w:r w:rsidR="001D5EC9" w:rsidRPr="001D5EC9">
        <w:rPr>
          <w:i/>
          <w:iCs/>
          <w:vertAlign w:val="subscript"/>
          <w:lang w:val="en-US"/>
        </w:rPr>
        <w:t>0</w:t>
      </w:r>
      <w:r w:rsidR="001D5EC9">
        <w:rPr>
          <w:i/>
          <w:iCs/>
          <w:vertAlign w:val="subscript"/>
          <w:lang w:val="en-US"/>
        </w:rPr>
        <w:t xml:space="preserve"> </w:t>
      </w:r>
      <w:r w:rsidR="001D5EC9">
        <w:rPr>
          <w:lang w:val="en-US"/>
        </w:rPr>
        <w:t xml:space="preserve">is the absorber density, </w:t>
      </w:r>
      <w:r w:rsidR="001D5EC9">
        <w:rPr>
          <w:i/>
          <w:iCs/>
          <w:lang w:val="en-US"/>
        </w:rPr>
        <w:t>t</w:t>
      </w:r>
      <w:r w:rsidR="001D5EC9">
        <w:rPr>
          <w:lang w:val="en-US"/>
        </w:rPr>
        <w:t xml:space="preserve"> is the interaction length within the material and </w:t>
      </w:r>
      <w:r w:rsidR="001D5EC9">
        <w:rPr>
          <w:i/>
          <w:iCs/>
          <w:lang w:val="ru-RU"/>
        </w:rPr>
        <w:t>Ф</w:t>
      </w:r>
      <w:r w:rsidR="001D5EC9">
        <w:rPr>
          <w:i/>
          <w:iCs/>
          <w:vertAlign w:val="subscript"/>
          <w:lang w:val="en-US"/>
        </w:rPr>
        <w:t>0</w:t>
      </w:r>
      <w:r w:rsidR="001D5EC9">
        <w:rPr>
          <w:i/>
          <w:iCs/>
          <w:lang w:val="en-US"/>
        </w:rPr>
        <w:t xml:space="preserve"> </w:t>
      </w:r>
      <w:r w:rsidR="001D5EC9">
        <w:rPr>
          <w:lang w:val="en-US"/>
        </w:rPr>
        <w:t xml:space="preserve">is the incident photon flux </w:t>
      </w:r>
      <w:sdt>
        <w:sdtPr>
          <w:rPr>
            <w:lang w:val="en-US"/>
          </w:rPr>
          <w:id w:val="88896043"/>
          <w:citation/>
        </w:sdtPr>
        <w:sdtContent>
          <w:r w:rsidR="001D5EC9">
            <w:rPr>
              <w:lang w:val="en-US"/>
            </w:rPr>
            <w:fldChar w:fldCharType="begin"/>
          </w:r>
          <w:r w:rsidR="001D5EC9">
            <w:rPr>
              <w:lang w:val="en-US"/>
            </w:rPr>
            <w:instrText xml:space="preserve"> CITATION Basa \l 1033 </w:instrText>
          </w:r>
          <w:r w:rsidR="001D5EC9">
            <w:rPr>
              <w:lang w:val="en-US"/>
            </w:rPr>
            <w:fldChar w:fldCharType="separate"/>
          </w:r>
          <w:r w:rsidR="00D33BFA">
            <w:rPr>
              <w:noProof/>
              <w:lang w:val="en-US"/>
            </w:rPr>
            <w:t>(Laura Basiricò A. C., 2021)</w:t>
          </w:r>
          <w:r w:rsidR="001D5EC9">
            <w:rPr>
              <w:lang w:val="en-US"/>
            </w:rPr>
            <w:fldChar w:fldCharType="end"/>
          </w:r>
        </w:sdtContent>
      </w:sdt>
      <w:r w:rsidR="001D5EC9">
        <w:rPr>
          <w:lang w:val="en-US"/>
        </w:rPr>
        <w:t xml:space="preserve">. </w:t>
      </w:r>
    </w:p>
    <w:p w14:paraId="5C005A72" w14:textId="56031A36" w:rsidR="00EC2018" w:rsidRDefault="00EC2018" w:rsidP="00EC2018">
      <w:pPr>
        <w:pStyle w:val="Heading3"/>
      </w:pPr>
      <w:bookmarkStart w:id="47" w:name="_Toc159207562"/>
      <w:r>
        <w:t>Charge collection and Photoconductive gain</w:t>
      </w:r>
      <w:bookmarkEnd w:id="47"/>
    </w:p>
    <w:p w14:paraId="6B8361B8" w14:textId="77777777" w:rsidR="00AB485B" w:rsidRDefault="00AB485B" w:rsidP="00AB485B">
      <w:pPr>
        <w:keepNext/>
      </w:pPr>
      <w:r>
        <w:rPr>
          <w:noProof/>
          <w:lang w:val="en-US"/>
        </w:rPr>
        <w:drawing>
          <wp:inline distT="0" distB="0" distL="0" distR="0" wp14:anchorId="200F4321" wp14:editId="49D64A9F">
            <wp:extent cx="5113046" cy="1918854"/>
            <wp:effectExtent l="0" t="0" r="0" b="5715"/>
            <wp:docPr id="329565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9535" cy="1932548"/>
                    </a:xfrm>
                    <a:prstGeom prst="rect">
                      <a:avLst/>
                    </a:prstGeom>
                    <a:noFill/>
                    <a:ln>
                      <a:noFill/>
                    </a:ln>
                  </pic:spPr>
                </pic:pic>
              </a:graphicData>
            </a:graphic>
          </wp:inline>
        </w:drawing>
      </w:r>
    </w:p>
    <w:p w14:paraId="6FA82032" w14:textId="262225F9" w:rsidR="00AB485B" w:rsidRPr="0018710E" w:rsidRDefault="00AB485B" w:rsidP="00AB485B">
      <w:pPr>
        <w:pStyle w:val="Caption"/>
        <w:rPr>
          <w:sz w:val="22"/>
          <w:szCs w:val="22"/>
        </w:rPr>
      </w:pPr>
      <w:r w:rsidRPr="0018710E">
        <w:rPr>
          <w:sz w:val="22"/>
          <w:szCs w:val="22"/>
        </w:rPr>
        <w:t xml:space="preserve">Figure </w:t>
      </w:r>
      <w:r w:rsidR="00305105">
        <w:rPr>
          <w:sz w:val="22"/>
          <w:szCs w:val="22"/>
        </w:rPr>
        <w:fldChar w:fldCharType="begin"/>
      </w:r>
      <w:r w:rsidR="00305105">
        <w:rPr>
          <w:sz w:val="22"/>
          <w:szCs w:val="22"/>
        </w:rPr>
        <w:instrText xml:space="preserve"> STYLEREF 1 \s </w:instrText>
      </w:r>
      <w:r w:rsidR="00305105">
        <w:rPr>
          <w:sz w:val="22"/>
          <w:szCs w:val="22"/>
        </w:rPr>
        <w:fldChar w:fldCharType="separate"/>
      </w:r>
      <w:r w:rsidR="00305105">
        <w:rPr>
          <w:noProof/>
          <w:sz w:val="22"/>
          <w:szCs w:val="22"/>
        </w:rPr>
        <w:t>2</w:t>
      </w:r>
      <w:r w:rsidR="00305105">
        <w:rPr>
          <w:sz w:val="22"/>
          <w:szCs w:val="22"/>
        </w:rPr>
        <w:fldChar w:fldCharType="end"/>
      </w:r>
      <w:r w:rsidR="00305105">
        <w:rPr>
          <w:sz w:val="22"/>
          <w:szCs w:val="22"/>
        </w:rPr>
        <w:t>.</w:t>
      </w:r>
      <w:r w:rsidR="00305105">
        <w:rPr>
          <w:sz w:val="22"/>
          <w:szCs w:val="22"/>
        </w:rPr>
        <w:fldChar w:fldCharType="begin"/>
      </w:r>
      <w:r w:rsidR="00305105">
        <w:rPr>
          <w:sz w:val="22"/>
          <w:szCs w:val="22"/>
        </w:rPr>
        <w:instrText xml:space="preserve"> SEQ Figure \* ARABIC \s 1 </w:instrText>
      </w:r>
      <w:r w:rsidR="00305105">
        <w:rPr>
          <w:sz w:val="22"/>
          <w:szCs w:val="22"/>
        </w:rPr>
        <w:fldChar w:fldCharType="separate"/>
      </w:r>
      <w:r w:rsidR="00305105">
        <w:rPr>
          <w:noProof/>
          <w:sz w:val="22"/>
          <w:szCs w:val="22"/>
        </w:rPr>
        <w:t>4</w:t>
      </w:r>
      <w:r w:rsidR="00305105">
        <w:rPr>
          <w:sz w:val="22"/>
          <w:szCs w:val="22"/>
        </w:rPr>
        <w:fldChar w:fldCharType="end"/>
      </w:r>
      <w:r w:rsidRPr="0018710E">
        <w:rPr>
          <w:sz w:val="22"/>
          <w:szCs w:val="22"/>
        </w:rPr>
        <w:t xml:space="preserve"> Schematics for the direct X-ray detection processes: (</w:t>
      </w:r>
      <w:r w:rsidRPr="0018710E">
        <w:rPr>
          <w:b/>
          <w:bCs/>
          <w:sz w:val="22"/>
          <w:szCs w:val="22"/>
        </w:rPr>
        <w:t>a</w:t>
      </w:r>
      <w:r w:rsidRPr="0018710E">
        <w:rPr>
          <w:sz w:val="22"/>
          <w:szCs w:val="22"/>
        </w:rPr>
        <w:t>) Charge collection in photodiode architecture; (</w:t>
      </w:r>
      <w:r w:rsidRPr="0018710E">
        <w:rPr>
          <w:b/>
          <w:bCs/>
          <w:sz w:val="22"/>
          <w:szCs w:val="22"/>
        </w:rPr>
        <w:t>b</w:t>
      </w:r>
      <w:r w:rsidRPr="0018710E">
        <w:rPr>
          <w:sz w:val="22"/>
          <w:szCs w:val="22"/>
        </w:rPr>
        <w:t>) Photoconductive gain in photoconductor architecture; (</w:t>
      </w:r>
      <w:r w:rsidRPr="0018710E">
        <w:rPr>
          <w:b/>
          <w:bCs/>
          <w:sz w:val="22"/>
          <w:szCs w:val="22"/>
        </w:rPr>
        <w:t>c</w:t>
      </w:r>
      <w:r w:rsidRPr="0018710E">
        <w:rPr>
          <w:sz w:val="22"/>
          <w:szCs w:val="22"/>
        </w:rPr>
        <w:t xml:space="preserve">) Photoconductive gain in phototransistor architecture </w:t>
      </w:r>
      <w:sdt>
        <w:sdtPr>
          <w:rPr>
            <w:sz w:val="22"/>
            <w:szCs w:val="22"/>
          </w:rPr>
          <w:id w:val="634995267"/>
          <w:citation/>
        </w:sdtPr>
        <w:sdtContent>
          <w:r w:rsidRPr="0018710E">
            <w:rPr>
              <w:sz w:val="22"/>
              <w:szCs w:val="22"/>
            </w:rPr>
            <w:fldChar w:fldCharType="begin"/>
          </w:r>
          <w:r w:rsidRPr="0018710E">
            <w:rPr>
              <w:sz w:val="22"/>
              <w:szCs w:val="22"/>
            </w:rPr>
            <w:instrText xml:space="preserve"> CITATION Basa \l 1033 </w:instrText>
          </w:r>
          <w:r w:rsidRPr="0018710E">
            <w:rPr>
              <w:sz w:val="22"/>
              <w:szCs w:val="22"/>
            </w:rPr>
            <w:fldChar w:fldCharType="separate"/>
          </w:r>
          <w:r w:rsidR="00D33BFA" w:rsidRPr="00D33BFA">
            <w:rPr>
              <w:noProof/>
              <w:sz w:val="22"/>
              <w:szCs w:val="22"/>
            </w:rPr>
            <w:t>(Laura Basiricò A. C., 2021)</w:t>
          </w:r>
          <w:r w:rsidRPr="0018710E">
            <w:rPr>
              <w:sz w:val="22"/>
              <w:szCs w:val="22"/>
            </w:rPr>
            <w:fldChar w:fldCharType="end"/>
          </w:r>
        </w:sdtContent>
      </w:sdt>
      <w:r w:rsidRPr="0018710E">
        <w:rPr>
          <w:sz w:val="22"/>
          <w:szCs w:val="22"/>
        </w:rPr>
        <w:t>.</w:t>
      </w:r>
    </w:p>
    <w:p w14:paraId="5F56314B" w14:textId="77777777" w:rsidR="0018710E" w:rsidRPr="0018710E" w:rsidRDefault="0018710E" w:rsidP="0018710E">
      <w:pPr>
        <w:rPr>
          <w:lang w:val="en-US"/>
        </w:rPr>
      </w:pPr>
    </w:p>
    <w:p w14:paraId="1CE2FD2D" w14:textId="303C16AA" w:rsidR="004C7302" w:rsidRDefault="0074179B" w:rsidP="004C7302">
      <w:pPr>
        <w:rPr>
          <w:lang w:val="en-US"/>
        </w:rPr>
      </w:pPr>
      <w:commentRangeStart w:id="48"/>
      <w:r>
        <w:rPr>
          <w:lang w:val="en-US"/>
        </w:rPr>
        <w:t xml:space="preserve">For </w:t>
      </w:r>
      <w:del w:id="49" w:author="Ilaria Fratelli" w:date="2024-02-19T16:34:00Z">
        <w:r w:rsidDel="00C4738A">
          <w:rPr>
            <w:lang w:val="en-US"/>
          </w:rPr>
          <w:delText xml:space="preserve">2D </w:delText>
        </w:r>
      </w:del>
      <w:r>
        <w:rPr>
          <w:lang w:val="en-US"/>
        </w:rPr>
        <w:t>organic semiconductors</w:t>
      </w:r>
      <w:commentRangeEnd w:id="48"/>
      <w:r w:rsidR="00C4738A">
        <w:rPr>
          <w:rStyle w:val="CommentReference"/>
        </w:rPr>
        <w:commentReference w:id="48"/>
      </w:r>
      <w:r>
        <w:rPr>
          <w:lang w:val="en-US"/>
        </w:rPr>
        <w:t>, the X-ray detection mechanism includes two simultaneous processes</w:t>
      </w:r>
      <w:r w:rsidR="00CB1E25">
        <w:rPr>
          <w:lang w:val="en-US"/>
        </w:rPr>
        <w:t xml:space="preserve"> (Fig. 2.4)</w:t>
      </w:r>
      <w:r>
        <w:rPr>
          <w:lang w:val="en-US"/>
        </w:rPr>
        <w:t xml:space="preserve">. Charge collection was already introduced in Chapter 1 regarding X-ray detectors based on inorganic semiconductors. Similarly for organic semiconductors, when X-ray radiation directly impinges on the active channel, X-ray photons create electron-hole pairs, which are then separated by an applied electric field and thus, additional charge carriers are collected by the electrodes. In order for the charge carriers to reach the collecting electrodes, it is important that the </w:t>
      </w:r>
      <w:r>
        <w:rPr>
          <w:lang w:val="en-US"/>
        </w:rPr>
        <w:lastRenderedPageBreak/>
        <w:t xml:space="preserve">recombination time is sufficiently high and that the density of traps is low. Consequently, charge collection mechanism is dominant for 2D organic semiconductors of high purity and homogeneity </w:t>
      </w:r>
      <w:sdt>
        <w:sdtPr>
          <w:rPr>
            <w:lang w:val="en-US"/>
          </w:rPr>
          <w:id w:val="-917330445"/>
          <w:citation/>
        </w:sdtPr>
        <w:sdtContent>
          <w:r>
            <w:rPr>
              <w:lang w:val="en-US"/>
            </w:rPr>
            <w:fldChar w:fldCharType="begin"/>
          </w:r>
          <w:r>
            <w:rPr>
              <w:lang w:val="en-US"/>
            </w:rPr>
            <w:instrText xml:space="preserve"> CITATION Basa \l 1033 </w:instrText>
          </w:r>
          <w:r>
            <w:rPr>
              <w:lang w:val="en-US"/>
            </w:rPr>
            <w:fldChar w:fldCharType="separate"/>
          </w:r>
          <w:r w:rsidR="00D33BFA">
            <w:rPr>
              <w:noProof/>
              <w:lang w:val="en-US"/>
            </w:rPr>
            <w:t>(Laura Basiricò A. C., 2021)</w:t>
          </w:r>
          <w:r>
            <w:rPr>
              <w:lang w:val="en-US"/>
            </w:rPr>
            <w:fldChar w:fldCharType="end"/>
          </w:r>
        </w:sdtContent>
      </w:sdt>
      <w:r>
        <w:rPr>
          <w:lang w:val="en-US"/>
        </w:rPr>
        <w:t>.</w:t>
      </w:r>
    </w:p>
    <w:p w14:paraId="4E73CE44" w14:textId="2D8F1F10" w:rsidR="0074179B" w:rsidRDefault="0074179B" w:rsidP="004C7302">
      <w:pPr>
        <w:rPr>
          <w:lang w:val="en-US"/>
        </w:rPr>
      </w:pPr>
      <w:r>
        <w:rPr>
          <w:lang w:val="en-US"/>
        </w:rPr>
        <w:t xml:space="preserve">The second mechanism introduces </w:t>
      </w:r>
      <w:r>
        <w:rPr>
          <w:i/>
          <w:iCs/>
          <w:lang w:val="en-US"/>
        </w:rPr>
        <w:t>photoconductive gain</w:t>
      </w:r>
      <w:r w:rsidR="00CB1E25">
        <w:rPr>
          <w:i/>
          <w:iCs/>
          <w:lang w:val="en-US"/>
        </w:rPr>
        <w:t xml:space="preserve"> </w:t>
      </w:r>
      <w:r w:rsidR="00CB1E25">
        <w:rPr>
          <w:lang w:val="en-US"/>
        </w:rPr>
        <w:t>(Fig. 2.4 (</w:t>
      </w:r>
      <w:proofErr w:type="spellStart"/>
      <w:proofErr w:type="gramStart"/>
      <w:r w:rsidR="00CB1E25">
        <w:rPr>
          <w:lang w:val="en-US"/>
        </w:rPr>
        <w:t>b,c</w:t>
      </w:r>
      <w:proofErr w:type="spellEnd"/>
      <w:proofErr w:type="gramEnd"/>
      <w:r w:rsidR="00CB1E25">
        <w:rPr>
          <w:lang w:val="en-US"/>
        </w:rPr>
        <w:t>), Fig. 2.5)</w:t>
      </w:r>
      <w:r>
        <w:rPr>
          <w:lang w:val="en-US"/>
        </w:rPr>
        <w:t xml:space="preserve"> </w:t>
      </w:r>
      <w:r w:rsidR="00EC2018">
        <w:rPr>
          <w:lang w:val="en-US"/>
        </w:rPr>
        <w:t>and occurs along with the charge collection process</w:t>
      </w:r>
      <w:r w:rsidR="00E44CCE">
        <w:rPr>
          <w:lang w:val="en-US"/>
        </w:rPr>
        <w:t>.</w:t>
      </w:r>
      <w:r w:rsidR="00413D17">
        <w:rPr>
          <w:lang w:val="en-US"/>
        </w:rPr>
        <w:t xml:space="preserve"> </w:t>
      </w:r>
      <w:r w:rsidR="00EC2018">
        <w:rPr>
          <w:lang w:val="en-US"/>
        </w:rPr>
        <w:t>This</w:t>
      </w:r>
      <w:r w:rsidR="00413D17">
        <w:rPr>
          <w:lang w:val="en-US"/>
        </w:rPr>
        <w:t xml:space="preserve"> mechanism amplifies the photogenerated current by the factor </w:t>
      </w:r>
      <w:r w:rsidR="00413D17">
        <w:rPr>
          <w:i/>
          <w:iCs/>
          <w:lang w:val="en-US"/>
        </w:rPr>
        <w:t>G</w:t>
      </w:r>
      <w:r w:rsidR="00413D17">
        <w:rPr>
          <w:lang w:val="en-US"/>
        </w:rPr>
        <w:t xml:space="preserve">, leading to the photo-to-electrical efficiency exceeding 100 % and providing high sensitivity to the X-ray radiation. Photoconductive gain mechanism occurs when radiation-generated, free charge carriers accumulate and pass several times through the semiconductor active channel before recombination sets in. This amplification process is activated by the trapping of </w:t>
      </w:r>
      <w:r w:rsidR="00413D17" w:rsidRPr="00375C28">
        <w:rPr>
          <w:lang w:val="en-US"/>
        </w:rPr>
        <w:t>minority</w:t>
      </w:r>
      <w:r w:rsidR="00413D17">
        <w:rPr>
          <w:i/>
          <w:iCs/>
          <w:lang w:val="en-US"/>
        </w:rPr>
        <w:t xml:space="preserve"> </w:t>
      </w:r>
      <w:r w:rsidR="00413D17">
        <w:rPr>
          <w:lang w:val="en-US"/>
        </w:rPr>
        <w:t xml:space="preserve">charge carriers during their migration in the semiconductor under the applied field. The factor </w:t>
      </w:r>
      <w:r w:rsidR="00413D17">
        <w:rPr>
          <w:i/>
          <w:iCs/>
          <w:lang w:val="en-US"/>
        </w:rPr>
        <w:t>G</w:t>
      </w:r>
      <w:r w:rsidR="00413D17">
        <w:rPr>
          <w:lang w:val="en-US"/>
        </w:rPr>
        <w:t xml:space="preserve"> can be expressed as the ratio between the recombination time </w:t>
      </w:r>
      <w:proofErr w:type="spellStart"/>
      <w:r w:rsidR="00413D17" w:rsidRPr="00413D17">
        <w:rPr>
          <w:i/>
          <w:iCs/>
          <w:lang w:val="en-US"/>
        </w:rPr>
        <w:t>τ</w:t>
      </w:r>
      <w:r w:rsidR="00413D17" w:rsidRPr="00413D17">
        <w:rPr>
          <w:i/>
          <w:iCs/>
          <w:vertAlign w:val="subscript"/>
          <w:lang w:val="en-US"/>
        </w:rPr>
        <w:t>r</w:t>
      </w:r>
      <w:proofErr w:type="spellEnd"/>
      <w:r w:rsidR="00413D17">
        <w:rPr>
          <w:lang w:val="en-US"/>
        </w:rPr>
        <w:t xml:space="preserve"> – characteristic of the trap states, and the transit time </w:t>
      </w:r>
      <w:proofErr w:type="spellStart"/>
      <w:r w:rsidR="00413D17" w:rsidRPr="00413D17">
        <w:rPr>
          <w:i/>
          <w:iCs/>
          <w:lang w:val="en-US"/>
        </w:rPr>
        <w:t>τ</w:t>
      </w:r>
      <w:r w:rsidR="00413D17" w:rsidRPr="00413D17">
        <w:rPr>
          <w:i/>
          <w:iCs/>
          <w:vertAlign w:val="subscript"/>
          <w:lang w:val="en-US"/>
        </w:rPr>
        <w:t>tr</w:t>
      </w:r>
      <w:proofErr w:type="spellEnd"/>
      <w:r w:rsidR="00413D17">
        <w:rPr>
          <w:lang w:val="en-US"/>
        </w:rPr>
        <w:t xml:space="preserve"> of free moving carriers: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413D17" w:rsidRPr="003D3FDA" w14:paraId="63E4D720" w14:textId="77777777" w:rsidTr="00322398">
        <w:tc>
          <w:tcPr>
            <w:tcW w:w="8642" w:type="dxa"/>
          </w:tcPr>
          <w:p w14:paraId="7EB41608" w14:textId="2E091032" w:rsidR="00413D17" w:rsidRPr="003D3FDA" w:rsidRDefault="00413D17" w:rsidP="008B1AE2">
            <w:pPr>
              <w:pStyle w:val="Caption"/>
              <w:ind w:firstLine="0"/>
            </w:pPr>
            <m:oMathPara>
              <m:oMath>
                <m:r>
                  <w:rPr>
                    <w:rFonts w:ascii="Cambria Math" w:hAnsi="Cambria Math"/>
                  </w:rPr>
                  <m:t xml:space="preserve">G= </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m:t>
                        </m:r>
                      </m:sub>
                    </m:sSub>
                  </m:num>
                  <m:den>
                    <m:sSub>
                      <m:sSubPr>
                        <m:ctrlPr>
                          <w:rPr>
                            <w:rFonts w:ascii="Cambria Math" w:hAnsi="Cambria Math"/>
                            <w:i/>
                          </w:rPr>
                        </m:ctrlPr>
                      </m:sSubPr>
                      <m:e>
                        <m:r>
                          <w:rPr>
                            <w:rFonts w:ascii="Cambria Math" w:hAnsi="Cambria Math"/>
                          </w:rPr>
                          <m:t>τ</m:t>
                        </m:r>
                      </m:e>
                      <m:sub>
                        <m:r>
                          <w:rPr>
                            <w:rFonts w:ascii="Cambria Math" w:hAnsi="Cambria Math"/>
                          </w:rPr>
                          <m:t>tr</m:t>
                        </m:r>
                      </m:sub>
                    </m:sSub>
                  </m:den>
                </m:f>
                <m:r>
                  <w:rPr>
                    <w:rFonts w:ascii="Cambria Math" w:hAnsi="Cambria Math"/>
                  </w:rPr>
                  <m:t xml:space="preserve">= </m:t>
                </m:r>
                <m:f>
                  <m:fPr>
                    <m:ctrlPr>
                      <w:rPr>
                        <w:rFonts w:ascii="Cambria Math" w:hAnsi="Cambria Math"/>
                        <w:i/>
                      </w:rPr>
                    </m:ctrlPr>
                  </m:fPr>
                  <m:num>
                    <m:r>
                      <w:rPr>
                        <w:rFonts w:ascii="Cambria Math" w:hAnsi="Cambria Math"/>
                      </w:rPr>
                      <m:t>μV</m:t>
                    </m:r>
                    <m:sSub>
                      <m:sSubPr>
                        <m:ctrlPr>
                          <w:rPr>
                            <w:rFonts w:ascii="Cambria Math" w:hAnsi="Cambria Math"/>
                            <w:i/>
                          </w:rPr>
                        </m:ctrlPr>
                      </m:sSubPr>
                      <m:e>
                        <m:r>
                          <w:rPr>
                            <w:rFonts w:ascii="Cambria Math" w:hAnsi="Cambria Math"/>
                          </w:rPr>
                          <m:t>τ</m:t>
                        </m:r>
                      </m:e>
                      <m:sub>
                        <m:r>
                          <w:rPr>
                            <w:rFonts w:ascii="Cambria Math" w:hAnsi="Cambria Math"/>
                          </w:rPr>
                          <m:t>r</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tc>
        <w:tc>
          <w:tcPr>
            <w:tcW w:w="986" w:type="dxa"/>
          </w:tcPr>
          <w:p w14:paraId="5DBE2D83" w14:textId="239B97EC" w:rsidR="00413D17" w:rsidRPr="003D3FDA" w:rsidRDefault="00413D17"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11</w:t>
            </w:r>
            <w:r w:rsidRPr="003D3FDA">
              <w:fldChar w:fldCharType="end"/>
            </w:r>
          </w:p>
        </w:tc>
      </w:tr>
    </w:tbl>
    <w:p w14:paraId="6DE0A762" w14:textId="493804A3" w:rsidR="001D5EC9" w:rsidRDefault="00CB1E25" w:rsidP="006847E3">
      <w:pPr>
        <w:ind w:firstLine="0"/>
        <w:rPr>
          <w:lang w:val="en-US"/>
        </w:rPr>
      </w:pPr>
      <w:r>
        <w:rPr>
          <w:noProof/>
        </w:rPr>
        <mc:AlternateContent>
          <mc:Choice Requires="wps">
            <w:drawing>
              <wp:anchor distT="0" distB="0" distL="114300" distR="114300" simplePos="0" relativeHeight="251693056" behindDoc="0" locked="0" layoutInCell="1" allowOverlap="1" wp14:anchorId="2A84D1B7" wp14:editId="43EE1753">
                <wp:simplePos x="0" y="0"/>
                <wp:positionH relativeFrom="margin">
                  <wp:align>right</wp:align>
                </wp:positionH>
                <wp:positionV relativeFrom="paragraph">
                  <wp:posOffset>3745865</wp:posOffset>
                </wp:positionV>
                <wp:extent cx="6109335" cy="635"/>
                <wp:effectExtent l="0" t="0" r="5715" b="0"/>
                <wp:wrapTopAndBottom/>
                <wp:docPr id="1985107968" name="Text Box 1"/>
                <wp:cNvGraphicFramePr/>
                <a:graphic xmlns:a="http://schemas.openxmlformats.org/drawingml/2006/main">
                  <a:graphicData uri="http://schemas.microsoft.com/office/word/2010/wordprocessingShape">
                    <wps:wsp>
                      <wps:cNvSpPr txBox="1"/>
                      <wps:spPr>
                        <a:xfrm>
                          <a:off x="0" y="0"/>
                          <a:ext cx="6109855" cy="635"/>
                        </a:xfrm>
                        <a:prstGeom prst="rect">
                          <a:avLst/>
                        </a:prstGeom>
                        <a:solidFill>
                          <a:prstClr val="white"/>
                        </a:solidFill>
                        <a:ln>
                          <a:noFill/>
                        </a:ln>
                      </wps:spPr>
                      <wps:txbx>
                        <w:txbxContent>
                          <w:p w14:paraId="546F5D2A" w14:textId="662908AE" w:rsidR="00EB7833" w:rsidRPr="00CB1E25" w:rsidRDefault="00EB7833" w:rsidP="00CB1E25">
                            <w:pPr>
                              <w:pStyle w:val="Caption"/>
                              <w:rPr>
                                <w:rFonts w:eastAsiaTheme="minorHAnsi"/>
                                <w:noProof/>
                                <w:sz w:val="22"/>
                                <w:szCs w:val="22"/>
                              </w:rPr>
                            </w:pPr>
                            <w:r w:rsidRPr="00CB1E25">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Pr>
                                <w:noProof/>
                                <w:sz w:val="22"/>
                                <w:szCs w:val="22"/>
                              </w:rPr>
                              <w:t>5</w:t>
                            </w:r>
                            <w:r>
                              <w:rPr>
                                <w:sz w:val="22"/>
                                <w:szCs w:val="22"/>
                              </w:rPr>
                              <w:fldChar w:fldCharType="end"/>
                            </w:r>
                            <w:r w:rsidRPr="00CB1E25">
                              <w:rPr>
                                <w:sz w:val="22"/>
                                <w:szCs w:val="22"/>
                              </w:rPr>
                              <w:t xml:space="preserve"> Schematics of the process of modulation of the conductivity induced by X-rays exposure of TIPS-pentacene thin films: (</w:t>
                            </w:r>
                            <w:r w:rsidRPr="00CB1E25">
                              <w:rPr>
                                <w:b/>
                                <w:bCs/>
                                <w:i/>
                                <w:iCs w:val="0"/>
                                <w:sz w:val="22"/>
                                <w:szCs w:val="22"/>
                              </w:rPr>
                              <w:t>left</w:t>
                            </w:r>
                            <w:r w:rsidRPr="00CB1E25">
                              <w:rPr>
                                <w:sz w:val="22"/>
                                <w:szCs w:val="22"/>
                              </w:rPr>
                              <w:t>) in the dark (absence of X-rays) the conductivity is due to the intrinsic carriers; (</w:t>
                            </w:r>
                            <w:r w:rsidRPr="00CB1E25">
                              <w:rPr>
                                <w:b/>
                                <w:bCs/>
                                <w:i/>
                                <w:iCs w:val="0"/>
                                <w:sz w:val="22"/>
                                <w:szCs w:val="22"/>
                              </w:rPr>
                              <w:t>right</w:t>
                            </w:r>
                            <w:r w:rsidRPr="00CB1E25">
                              <w:rPr>
                                <w:sz w:val="22"/>
                                <w:szCs w:val="22"/>
                              </w:rPr>
                              <w:t>) under X-ray radiation: (</w:t>
                            </w:r>
                            <w:r w:rsidRPr="00CB1E25">
                              <w:rPr>
                                <w:b/>
                                <w:bCs/>
                                <w:sz w:val="22"/>
                                <w:szCs w:val="22"/>
                              </w:rPr>
                              <w:t>1</w:t>
                            </w:r>
                            <w:r w:rsidRPr="00CB1E25">
                              <w:rPr>
                                <w:sz w:val="22"/>
                                <w:szCs w:val="22"/>
                              </w:rPr>
                              <w:t>) additional electrons are generated; after generation holes drift along the electric field until they reach the collecting electrode while (</w:t>
                            </w:r>
                            <w:r w:rsidRPr="00CB1E25">
                              <w:rPr>
                                <w:b/>
                                <w:bCs/>
                                <w:sz w:val="22"/>
                                <w:szCs w:val="22"/>
                              </w:rPr>
                              <w:t>2</w:t>
                            </w:r>
                            <w:r w:rsidRPr="00CB1E25">
                              <w:rPr>
                                <w:sz w:val="22"/>
                                <w:szCs w:val="22"/>
                              </w:rPr>
                              <w:t>) electrons remain trapped in deep trap states withing the organic material. (</w:t>
                            </w:r>
                            <w:r w:rsidRPr="00CB1E25">
                              <w:rPr>
                                <w:b/>
                                <w:bCs/>
                                <w:sz w:val="22"/>
                                <w:szCs w:val="22"/>
                              </w:rPr>
                              <w:t>3</w:t>
                            </w:r>
                            <w:r w:rsidRPr="00CB1E25">
                              <w:rPr>
                                <w:sz w:val="22"/>
                                <w:szCs w:val="22"/>
                              </w:rPr>
                              <w:t>) To guarantee charge neutrality, holes are continuously emitted from the injecting electrode. AS a consequence, for each electron-hole pair created, more than one hole contributes to the photocurrent leading to the photoconductive gain effect. (</w:t>
                            </w:r>
                            <w:r w:rsidRPr="00CB1E25">
                              <w:rPr>
                                <w:b/>
                                <w:bCs/>
                                <w:sz w:val="22"/>
                                <w:szCs w:val="22"/>
                              </w:rPr>
                              <w:t>4</w:t>
                            </w:r>
                            <w:r w:rsidRPr="00CB1E25">
                              <w:rPr>
                                <w:sz w:val="22"/>
                                <w:szCs w:val="22"/>
                              </w:rPr>
                              <w:t xml:space="preserve">) Recombination process takes place, counterbalancing the charge photogeneration in the steady-state </w:t>
                            </w:r>
                            <w:sdt>
                              <w:sdtPr>
                                <w:rPr>
                                  <w:sz w:val="22"/>
                                  <w:szCs w:val="22"/>
                                </w:rPr>
                                <w:id w:val="410127235"/>
                                <w:citation/>
                              </w:sdtPr>
                              <w:sdtContent>
                                <w:r w:rsidRPr="00CB1E25">
                                  <w:rPr>
                                    <w:sz w:val="22"/>
                                    <w:szCs w:val="22"/>
                                  </w:rPr>
                                  <w:fldChar w:fldCharType="begin"/>
                                </w:r>
                                <w:r w:rsidRPr="00CB1E25">
                                  <w:rPr>
                                    <w:sz w:val="22"/>
                                    <w:szCs w:val="22"/>
                                  </w:rPr>
                                  <w:instrText xml:space="preserve"> CITATION Lau16 \l 1033 </w:instrText>
                                </w:r>
                                <w:r w:rsidRPr="00CB1E25">
                                  <w:rPr>
                                    <w:sz w:val="22"/>
                                    <w:szCs w:val="22"/>
                                  </w:rPr>
                                  <w:fldChar w:fldCharType="separate"/>
                                </w:r>
                                <w:r w:rsidRPr="00D33BFA">
                                  <w:rPr>
                                    <w:noProof/>
                                    <w:sz w:val="22"/>
                                    <w:szCs w:val="22"/>
                                  </w:rPr>
                                  <w:t>(Laura Basiricò A. C., 2016)</w:t>
                                </w:r>
                                <w:r w:rsidRPr="00CB1E25">
                                  <w:rPr>
                                    <w:sz w:val="22"/>
                                    <w:szCs w:val="22"/>
                                  </w:rPr>
                                  <w:fldChar w:fldCharType="end"/>
                                </w:r>
                              </w:sdtContent>
                            </w:sdt>
                            <w:r w:rsidRPr="00CB1E25">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84D1B7" id="_x0000_s1027" type="#_x0000_t202" style="position:absolute;left:0;text-align:left;margin-left:429.85pt;margin-top:294.95pt;width:481.05pt;height:.05pt;z-index:251693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" stroked="f">
                <v:textbox style="mso-fit-shape-to-text:t" inset="0,0,0,0">
                  <w:txbxContent>
                    <w:p w14:paraId="546F5D2A" w14:textId="662908AE" w:rsidR="00EB7833" w:rsidRPr="00CB1E25" w:rsidRDefault="00EB7833" w:rsidP="00CB1E25">
                      <w:pPr>
                        <w:pStyle w:val="Caption"/>
                        <w:rPr>
                          <w:rFonts w:eastAsiaTheme="minorHAnsi"/>
                          <w:noProof/>
                          <w:sz w:val="22"/>
                          <w:szCs w:val="22"/>
                        </w:rPr>
                      </w:pPr>
                      <w:r w:rsidRPr="00CB1E25">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Pr>
                          <w:noProof/>
                          <w:sz w:val="22"/>
                          <w:szCs w:val="22"/>
                        </w:rPr>
                        <w:t>5</w:t>
                      </w:r>
                      <w:r>
                        <w:rPr>
                          <w:sz w:val="22"/>
                          <w:szCs w:val="22"/>
                        </w:rPr>
                        <w:fldChar w:fldCharType="end"/>
                      </w:r>
                      <w:r w:rsidRPr="00CB1E25">
                        <w:rPr>
                          <w:sz w:val="22"/>
                          <w:szCs w:val="22"/>
                        </w:rPr>
                        <w:t xml:space="preserve"> Schematics of the process of modulation of the conductivity induced by X-rays exposure of TIPS-pentacene thin films: (</w:t>
                      </w:r>
                      <w:r w:rsidRPr="00CB1E25">
                        <w:rPr>
                          <w:b/>
                          <w:bCs/>
                          <w:i/>
                          <w:iCs w:val="0"/>
                          <w:sz w:val="22"/>
                          <w:szCs w:val="22"/>
                        </w:rPr>
                        <w:t>left</w:t>
                      </w:r>
                      <w:r w:rsidRPr="00CB1E25">
                        <w:rPr>
                          <w:sz w:val="22"/>
                          <w:szCs w:val="22"/>
                        </w:rPr>
                        <w:t>) in the dark (absence of X-rays) the conductivity is due to the intrinsic carriers; (</w:t>
                      </w:r>
                      <w:r w:rsidRPr="00CB1E25">
                        <w:rPr>
                          <w:b/>
                          <w:bCs/>
                          <w:i/>
                          <w:iCs w:val="0"/>
                          <w:sz w:val="22"/>
                          <w:szCs w:val="22"/>
                        </w:rPr>
                        <w:t>right</w:t>
                      </w:r>
                      <w:r w:rsidRPr="00CB1E25">
                        <w:rPr>
                          <w:sz w:val="22"/>
                          <w:szCs w:val="22"/>
                        </w:rPr>
                        <w:t>) under X-ray radiation: (</w:t>
                      </w:r>
                      <w:r w:rsidRPr="00CB1E25">
                        <w:rPr>
                          <w:b/>
                          <w:bCs/>
                          <w:sz w:val="22"/>
                          <w:szCs w:val="22"/>
                        </w:rPr>
                        <w:t>1</w:t>
                      </w:r>
                      <w:r w:rsidRPr="00CB1E25">
                        <w:rPr>
                          <w:sz w:val="22"/>
                          <w:szCs w:val="22"/>
                        </w:rPr>
                        <w:t>) additional electrons are generated; after generation holes drift along the electric field until they reach the collecting electrode while (</w:t>
                      </w:r>
                      <w:r w:rsidRPr="00CB1E25">
                        <w:rPr>
                          <w:b/>
                          <w:bCs/>
                          <w:sz w:val="22"/>
                          <w:szCs w:val="22"/>
                        </w:rPr>
                        <w:t>2</w:t>
                      </w:r>
                      <w:r w:rsidRPr="00CB1E25">
                        <w:rPr>
                          <w:sz w:val="22"/>
                          <w:szCs w:val="22"/>
                        </w:rPr>
                        <w:t>) electrons remain trapped in deep trap states withing the organic material. (</w:t>
                      </w:r>
                      <w:r w:rsidRPr="00CB1E25">
                        <w:rPr>
                          <w:b/>
                          <w:bCs/>
                          <w:sz w:val="22"/>
                          <w:szCs w:val="22"/>
                        </w:rPr>
                        <w:t>3</w:t>
                      </w:r>
                      <w:r w:rsidRPr="00CB1E25">
                        <w:rPr>
                          <w:sz w:val="22"/>
                          <w:szCs w:val="22"/>
                        </w:rPr>
                        <w:t>) To guarantee charge neutrality, holes are continuously emitted from the injecting electrode. AS a consequence, for each electron-hole pair created, more than one hole contributes to the photocurrent leading to the photoconductive gain effect. (</w:t>
                      </w:r>
                      <w:r w:rsidRPr="00CB1E25">
                        <w:rPr>
                          <w:b/>
                          <w:bCs/>
                          <w:sz w:val="22"/>
                          <w:szCs w:val="22"/>
                        </w:rPr>
                        <w:t>4</w:t>
                      </w:r>
                      <w:r w:rsidRPr="00CB1E25">
                        <w:rPr>
                          <w:sz w:val="22"/>
                          <w:szCs w:val="22"/>
                        </w:rPr>
                        <w:t xml:space="preserve">) Recombination process takes place, counterbalancing the charge photogeneration in the steady-state </w:t>
                      </w:r>
                      <w:sdt>
                        <w:sdtPr>
                          <w:rPr>
                            <w:sz w:val="22"/>
                            <w:szCs w:val="22"/>
                          </w:rPr>
                          <w:id w:val="410127235"/>
                          <w:citation/>
                        </w:sdtPr>
                        <w:sdtContent>
                          <w:r w:rsidRPr="00CB1E25">
                            <w:rPr>
                              <w:sz w:val="22"/>
                              <w:szCs w:val="22"/>
                            </w:rPr>
                            <w:fldChar w:fldCharType="begin"/>
                          </w:r>
                          <w:r w:rsidRPr="00CB1E25">
                            <w:rPr>
                              <w:sz w:val="22"/>
                              <w:szCs w:val="22"/>
                            </w:rPr>
                            <w:instrText xml:space="preserve"> CITATION Lau16 \l 1033 </w:instrText>
                          </w:r>
                          <w:r w:rsidRPr="00CB1E25">
                            <w:rPr>
                              <w:sz w:val="22"/>
                              <w:szCs w:val="22"/>
                            </w:rPr>
                            <w:fldChar w:fldCharType="separate"/>
                          </w:r>
                          <w:r w:rsidRPr="00D33BFA">
                            <w:rPr>
                              <w:noProof/>
                              <w:sz w:val="22"/>
                              <w:szCs w:val="22"/>
                            </w:rPr>
                            <w:t>(Laura Basiricò A. C., 2016)</w:t>
                          </w:r>
                          <w:r w:rsidRPr="00CB1E25">
                            <w:rPr>
                              <w:sz w:val="22"/>
                              <w:szCs w:val="22"/>
                            </w:rPr>
                            <w:fldChar w:fldCharType="end"/>
                          </w:r>
                        </w:sdtContent>
                      </w:sdt>
                      <w:r w:rsidRPr="00CB1E25">
                        <w:rPr>
                          <w:sz w:val="22"/>
                          <w:szCs w:val="22"/>
                        </w:rPr>
                        <w:t>.</w:t>
                      </w:r>
                    </w:p>
                  </w:txbxContent>
                </v:textbox>
                <w10:wrap type="topAndBottom" anchorx="margin"/>
              </v:shape>
            </w:pict>
          </mc:Fallback>
        </mc:AlternateContent>
      </w:r>
      <w:r>
        <w:rPr>
          <w:noProof/>
          <w:lang w:val="en-US"/>
        </w:rPr>
        <w:drawing>
          <wp:anchor distT="0" distB="0" distL="114300" distR="114300" simplePos="0" relativeHeight="251691008" behindDoc="0" locked="0" layoutInCell="1" allowOverlap="1" wp14:anchorId="72216579" wp14:editId="2DDB0531">
            <wp:simplePos x="0" y="0"/>
            <wp:positionH relativeFrom="margin">
              <wp:align>center</wp:align>
            </wp:positionH>
            <wp:positionV relativeFrom="paragraph">
              <wp:posOffset>1127356</wp:posOffset>
            </wp:positionV>
            <wp:extent cx="5354955" cy="2562860"/>
            <wp:effectExtent l="0" t="0" r="0" b="8890"/>
            <wp:wrapTopAndBottom/>
            <wp:docPr id="49149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4955" cy="2562860"/>
                    </a:xfrm>
                    <a:prstGeom prst="rect">
                      <a:avLst/>
                    </a:prstGeom>
                    <a:noFill/>
                    <a:ln>
                      <a:noFill/>
                    </a:ln>
                  </pic:spPr>
                </pic:pic>
              </a:graphicData>
            </a:graphic>
          </wp:anchor>
        </w:drawing>
      </w:r>
      <w:r w:rsidR="00322398">
        <w:rPr>
          <w:lang w:val="en-US"/>
        </w:rPr>
        <w:t xml:space="preserve">where </w:t>
      </w:r>
      <w:r w:rsidR="00322398">
        <w:rPr>
          <w:i/>
          <w:iCs/>
          <w:lang w:val="en-US"/>
        </w:rPr>
        <w:t>L</w:t>
      </w:r>
      <w:r w:rsidR="00322398">
        <w:rPr>
          <w:lang w:val="en-US"/>
        </w:rPr>
        <w:t xml:space="preserve"> is the channel width, </w:t>
      </w:r>
      <w:r w:rsidR="00322398" w:rsidRPr="00322398">
        <w:rPr>
          <w:i/>
          <w:iCs/>
          <w:lang w:val="en-US"/>
        </w:rPr>
        <w:t>µ</w:t>
      </w:r>
      <w:r w:rsidR="00322398">
        <w:rPr>
          <w:lang w:val="en-US"/>
        </w:rPr>
        <w:t xml:space="preserve"> is the charge carrier mobility and </w:t>
      </w:r>
      <w:r w:rsidR="00322398">
        <w:rPr>
          <w:i/>
          <w:iCs/>
          <w:lang w:val="en-US"/>
        </w:rPr>
        <w:t>V</w:t>
      </w:r>
      <w:r w:rsidR="00322398">
        <w:rPr>
          <w:lang w:val="en-US"/>
        </w:rPr>
        <w:t xml:space="preserve"> is the applied bias across the active channel. </w:t>
      </w:r>
      <w:proofErr w:type="spellStart"/>
      <w:r w:rsidR="00375C28">
        <w:rPr>
          <w:i/>
          <w:iCs/>
          <w:lang w:val="en-US"/>
        </w:rPr>
        <w:t>τ</w:t>
      </w:r>
      <w:r w:rsidR="00375C28">
        <w:rPr>
          <w:i/>
          <w:iCs/>
          <w:vertAlign w:val="subscript"/>
          <w:lang w:val="en-US"/>
        </w:rPr>
        <w:t>r</w:t>
      </w:r>
      <w:proofErr w:type="spellEnd"/>
      <w:r w:rsidR="00375C28">
        <w:rPr>
          <w:lang w:val="en-US"/>
        </w:rPr>
        <w:t xml:space="preserve"> and </w:t>
      </w:r>
      <w:proofErr w:type="spellStart"/>
      <w:r w:rsidR="00375C28">
        <w:rPr>
          <w:i/>
          <w:iCs/>
          <w:lang w:val="en-US"/>
        </w:rPr>
        <w:t>τ</w:t>
      </w:r>
      <w:r w:rsidR="00375C28">
        <w:rPr>
          <w:i/>
          <w:iCs/>
          <w:vertAlign w:val="subscript"/>
          <w:lang w:val="en-US"/>
        </w:rPr>
        <w:t>tr</w:t>
      </w:r>
      <w:proofErr w:type="spellEnd"/>
      <w:r w:rsidR="00375C28">
        <w:rPr>
          <w:i/>
          <w:iCs/>
          <w:vertAlign w:val="subscript"/>
          <w:lang w:val="en-US"/>
        </w:rPr>
        <w:softHyphen/>
      </w:r>
      <w:r w:rsidR="00375C28">
        <w:rPr>
          <w:lang w:val="en-US"/>
        </w:rPr>
        <w:t xml:space="preserve"> represent respectively the time of recombination of the </w:t>
      </w:r>
      <w:r w:rsidR="00375C28" w:rsidRPr="00375C28">
        <w:rPr>
          <w:i/>
          <w:iCs/>
          <w:lang w:val="en-US"/>
        </w:rPr>
        <w:t>minority</w:t>
      </w:r>
      <w:r w:rsidR="00375C28">
        <w:rPr>
          <w:lang w:val="en-US"/>
        </w:rPr>
        <w:t xml:space="preserve"> charge carriers trapped in the active layer, that is, the minority carrier lifetime in a trap, and the transit time of the </w:t>
      </w:r>
      <w:r w:rsidR="00375C28">
        <w:rPr>
          <w:i/>
          <w:iCs/>
          <w:lang w:val="en-US"/>
        </w:rPr>
        <w:t>majority</w:t>
      </w:r>
      <w:r w:rsidR="00375C28">
        <w:rPr>
          <w:lang w:val="en-US"/>
        </w:rPr>
        <w:t xml:space="preserve"> carrier to travel across the active channel of the detector </w:t>
      </w:r>
      <w:sdt>
        <w:sdtPr>
          <w:rPr>
            <w:lang w:val="en-US"/>
          </w:rPr>
          <w:id w:val="-1768146690"/>
          <w:citation/>
        </w:sdtPr>
        <w:sdtContent>
          <w:r w:rsidR="00375C28">
            <w:rPr>
              <w:lang w:val="en-US"/>
            </w:rPr>
            <w:fldChar w:fldCharType="begin"/>
          </w:r>
          <w:r w:rsidR="00375C28">
            <w:rPr>
              <w:lang w:val="en-US"/>
            </w:rPr>
            <w:instrText xml:space="preserve"> CITATION Basa \l 1033 </w:instrText>
          </w:r>
          <w:r w:rsidR="00375C28">
            <w:rPr>
              <w:lang w:val="en-US"/>
            </w:rPr>
            <w:fldChar w:fldCharType="separate"/>
          </w:r>
          <w:r w:rsidR="00D33BFA">
            <w:rPr>
              <w:noProof/>
              <w:lang w:val="en-US"/>
            </w:rPr>
            <w:t>(Laura Basiricò A. C., 2021)</w:t>
          </w:r>
          <w:r w:rsidR="00375C28">
            <w:rPr>
              <w:lang w:val="en-US"/>
            </w:rPr>
            <w:fldChar w:fldCharType="end"/>
          </w:r>
        </w:sdtContent>
      </w:sdt>
      <w:r w:rsidR="00375C28">
        <w:rPr>
          <w:lang w:val="en-US"/>
        </w:rPr>
        <w:t xml:space="preserve">. </w:t>
      </w:r>
    </w:p>
    <w:p w14:paraId="40BBF07B" w14:textId="73A730D5" w:rsidR="00CB1E25" w:rsidRDefault="00CB1E25" w:rsidP="006847E3">
      <w:pPr>
        <w:ind w:firstLine="0"/>
        <w:rPr>
          <w:lang w:val="en-US"/>
        </w:rPr>
      </w:pPr>
    </w:p>
    <w:p w14:paraId="57F2C8F1" w14:textId="68D19A8A" w:rsidR="00F911D3" w:rsidRDefault="00822FFD" w:rsidP="00F911D3">
      <w:pPr>
        <w:rPr>
          <w:rFonts w:eastAsiaTheme="minorEastAsia"/>
          <w:lang w:val="en-US"/>
        </w:rPr>
      </w:pPr>
      <w:r>
        <w:rPr>
          <w:lang w:val="en-US"/>
        </w:rPr>
        <w:t>The photoconductive gain mechanism has been proposed to interpret high sensitivity in thin-film organic photoconductors based on solution processed bis-(</w:t>
      </w:r>
      <w:proofErr w:type="spellStart"/>
      <w:proofErr w:type="gramStart"/>
      <w:r>
        <w:rPr>
          <w:lang w:val="en-US"/>
        </w:rPr>
        <w:t>triisopropylsilylethynyl</w:t>
      </w:r>
      <w:proofErr w:type="spellEnd"/>
      <w:r>
        <w:rPr>
          <w:lang w:val="en-US"/>
        </w:rPr>
        <w:t>)pentacene</w:t>
      </w:r>
      <w:proofErr w:type="gramEnd"/>
      <w:r>
        <w:rPr>
          <w:lang w:val="en-US"/>
        </w:rPr>
        <w:t xml:space="preserve"> (TIPS-pentacene) and derivatives </w:t>
      </w:r>
      <w:sdt>
        <w:sdtPr>
          <w:rPr>
            <w:lang w:val="en-US"/>
          </w:rPr>
          <w:id w:val="-379246333"/>
          <w:citation/>
        </w:sdtPr>
        <w:sdtContent>
          <w:r>
            <w:rPr>
              <w:lang w:val="en-US"/>
            </w:rPr>
            <w:fldChar w:fldCharType="begin"/>
          </w:r>
          <w:r>
            <w:rPr>
              <w:lang w:val="en-US"/>
            </w:rPr>
            <w:instrText xml:space="preserve"> CITATION Lau16 \l 1033 </w:instrText>
          </w:r>
          <w:r>
            <w:rPr>
              <w:lang w:val="en-US"/>
            </w:rPr>
            <w:fldChar w:fldCharType="separate"/>
          </w:r>
          <w:r w:rsidR="00D33BFA">
            <w:rPr>
              <w:noProof/>
              <w:lang w:val="en-US"/>
            </w:rPr>
            <w:t>(Laura Basiricò A. C., 2016)</w:t>
          </w:r>
          <w:r>
            <w:rPr>
              <w:lang w:val="en-US"/>
            </w:rPr>
            <w:fldChar w:fldCharType="end"/>
          </w:r>
        </w:sdtContent>
      </w:sdt>
      <w:r>
        <w:rPr>
          <w:lang w:val="en-US"/>
        </w:rPr>
        <w:t>. As was mentioned in Chapter 1, the c</w:t>
      </w:r>
      <w:r w:rsidR="00F911D3">
        <w:rPr>
          <w:lang w:val="en-US"/>
        </w:rPr>
        <w:t>ross</w:t>
      </w:r>
      <w:r>
        <w:rPr>
          <w:lang w:val="en-US"/>
        </w:rPr>
        <w:t xml:space="preserve">-section of photoelectric absorption is proportional to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n</m:t>
            </m:r>
          </m:sup>
        </m:sSup>
      </m:oMath>
      <w:r>
        <w:rPr>
          <w:lang w:val="en-US"/>
        </w:rPr>
        <w:t xml:space="preserve">, </w:t>
      </w:r>
      <w:r w:rsidR="00F911D3">
        <w:rPr>
          <w:lang w:val="en-US"/>
        </w:rPr>
        <w:t xml:space="preserve">where </w:t>
      </w:r>
      <m:oMath>
        <m:r>
          <w:rPr>
            <w:rFonts w:ascii="Cambria Math" w:hAnsi="Cambria Math"/>
            <w:lang w:val="en-US"/>
          </w:rPr>
          <m:t>4&lt;n&lt;5,</m:t>
        </m:r>
      </m:oMath>
      <w:r w:rsidR="00F911D3">
        <w:rPr>
          <w:rFonts w:eastAsiaTheme="minorEastAsia"/>
          <w:lang w:val="en-US"/>
        </w:rPr>
        <w:t xml:space="preserve"> as well as Compton scattering is linearly proportional to </w:t>
      </w:r>
      <w:r w:rsidR="00F911D3">
        <w:rPr>
          <w:rFonts w:eastAsiaTheme="minorEastAsia"/>
          <w:i/>
          <w:iCs/>
          <w:lang w:val="en-US"/>
        </w:rPr>
        <w:t>Z</w:t>
      </w:r>
      <w:r w:rsidR="00F911D3">
        <w:rPr>
          <w:rFonts w:eastAsiaTheme="minorEastAsia"/>
          <w:lang w:val="en-US"/>
        </w:rPr>
        <w:t xml:space="preserve">. As a result, materials with high atomic number </w:t>
      </w:r>
      <w:r w:rsidR="00F911D3">
        <w:rPr>
          <w:rFonts w:eastAsiaTheme="minorEastAsia"/>
          <w:i/>
          <w:iCs/>
          <w:lang w:val="en-US"/>
        </w:rPr>
        <w:t>Z</w:t>
      </w:r>
      <w:r w:rsidR="00F911D3">
        <w:rPr>
          <w:rFonts w:eastAsiaTheme="minorEastAsia"/>
          <w:lang w:val="en-US"/>
        </w:rPr>
        <w:t xml:space="preserve"> perform more efficient interaction with X-ray photons and therefore, possess high sensitivity. On the other hand, organic thin-film X-ray detectors are based on semiconductors with both low atomic number and interaction volume, which leads to extremely low absorption of X-rays. </w:t>
      </w:r>
    </w:p>
    <w:p w14:paraId="2E86D4A0" w14:textId="570345D8" w:rsidR="00A767E5" w:rsidRPr="00CB1E25" w:rsidRDefault="00F911D3" w:rsidP="00CB1E25">
      <w:pPr>
        <w:rPr>
          <w:rFonts w:eastAsiaTheme="minorEastAsia"/>
          <w:lang w:val="en-US"/>
        </w:rPr>
      </w:pPr>
      <w:r>
        <w:rPr>
          <w:rFonts w:eastAsiaTheme="minorEastAsia"/>
          <w:lang w:val="en-US"/>
        </w:rPr>
        <w:t xml:space="preserve">Approximately 0.0015 % of incident radiation was absorbed by 100 nm thick TIPS-pentacene films. As a result, due to low photon absorption, the obtained photocurrent was calculated to be </w:t>
      </w:r>
      <m:oMath>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CC</m:t>
                </m:r>
              </m:sub>
              <m:sup>
                <m:r>
                  <w:rPr>
                    <w:rFonts w:ascii="Cambria Math" w:eastAsiaTheme="minorEastAsia" w:hAnsi="Cambria Math"/>
                    <w:lang w:val="en-US"/>
                  </w:rPr>
                  <m:t>max</m:t>
                </m:r>
              </m:sup>
            </m:sSubSup>
          </m:e>
        </m:d>
        <m:r>
          <w:rPr>
            <w:rFonts w:ascii="Cambria Math" w:eastAsiaTheme="minorEastAsia" w:hAnsi="Cambria Math"/>
            <w:lang w:val="en-US"/>
          </w:rPr>
          <m:t xml:space="preserve">&lt;2 </m:t>
        </m:r>
      </m:oMath>
      <w:r w:rsidR="002124AE">
        <w:rPr>
          <w:rFonts w:eastAsiaTheme="minorEastAsia"/>
          <w:lang w:val="en-US"/>
        </w:rPr>
        <w:t xml:space="preserve">pA. At the same time, the observed photocurrent was about two orders of magnitude higher than the theoretical value </w:t>
      </w:r>
      <w:sdt>
        <w:sdtPr>
          <w:rPr>
            <w:rFonts w:eastAsiaTheme="minorEastAsia"/>
            <w:lang w:val="en-US"/>
          </w:rPr>
          <w:id w:val="-2098624836"/>
          <w:citation/>
        </w:sdtPr>
        <w:sdtContent>
          <w:r w:rsidR="002124AE">
            <w:rPr>
              <w:rFonts w:eastAsiaTheme="minorEastAsia"/>
              <w:lang w:val="en-US"/>
            </w:rPr>
            <w:fldChar w:fldCharType="begin"/>
          </w:r>
          <w:r w:rsidR="002124AE">
            <w:rPr>
              <w:rFonts w:eastAsiaTheme="minorEastAsia"/>
              <w:lang w:val="en-US"/>
            </w:rPr>
            <w:instrText xml:space="preserve"> CITATION Lau16 \l 1033 </w:instrText>
          </w:r>
          <w:r w:rsidR="002124AE">
            <w:rPr>
              <w:rFonts w:eastAsiaTheme="minorEastAsia"/>
              <w:lang w:val="en-US"/>
            </w:rPr>
            <w:fldChar w:fldCharType="separate"/>
          </w:r>
          <w:r w:rsidR="00D33BFA" w:rsidRPr="00D33BFA">
            <w:rPr>
              <w:rFonts w:eastAsiaTheme="minorEastAsia"/>
              <w:noProof/>
              <w:lang w:val="en-US"/>
            </w:rPr>
            <w:t>(Laura Basiricò A. C., 2016)</w:t>
          </w:r>
          <w:r w:rsidR="002124AE">
            <w:rPr>
              <w:rFonts w:eastAsiaTheme="minorEastAsia"/>
              <w:lang w:val="en-US"/>
            </w:rPr>
            <w:fldChar w:fldCharType="end"/>
          </w:r>
        </w:sdtContent>
      </w:sdt>
      <w:r w:rsidR="002124AE">
        <w:rPr>
          <w:rFonts w:eastAsiaTheme="minorEastAsia"/>
          <w:lang w:val="en-US"/>
        </w:rPr>
        <w:t xml:space="preserve">. It means that some amplification mechanism must be involved. </w:t>
      </w:r>
    </w:p>
    <w:p w14:paraId="711114F6" w14:textId="2F1BAF9C" w:rsidR="00EC2018" w:rsidRDefault="002124AE" w:rsidP="002124AE">
      <w:pPr>
        <w:rPr>
          <w:lang w:val="en-US"/>
        </w:rPr>
      </w:pPr>
      <w:r>
        <w:rPr>
          <w:lang w:val="en-US"/>
        </w:rPr>
        <w:t xml:space="preserve">Since TIPS-pentacene is a </w:t>
      </w:r>
      <w:r>
        <w:rPr>
          <w:i/>
          <w:iCs/>
          <w:lang w:val="en-US"/>
        </w:rPr>
        <w:t>p</w:t>
      </w:r>
      <w:r>
        <w:rPr>
          <w:lang w:val="en-US"/>
        </w:rPr>
        <w:t xml:space="preserve">-type semiconductor, a different </w:t>
      </w:r>
      <w:proofErr w:type="spellStart"/>
      <w:r>
        <w:rPr>
          <w:lang w:val="en-US"/>
        </w:rPr>
        <w:t>behaviou</w:t>
      </w:r>
      <w:r w:rsidR="00781F41">
        <w:rPr>
          <w:lang w:val="en-US"/>
        </w:rPr>
        <w:t>r</w:t>
      </w:r>
      <w:proofErr w:type="spellEnd"/>
      <w:r w:rsidR="00781F41">
        <w:rPr>
          <w:lang w:val="en-US"/>
        </w:rPr>
        <w:t xml:space="preserve"> can be assumed for photogenerated holes and electrons. Holes drift along the active layer reaching the collecting electrode, while electrons get trapped and act as “doping centers”. Due to the ohmic nature of the electrical contacts, charge neutrality is sustained in the active channel. Therefore, for each hole collected by the electrode, another hole is injected in the channel. As a result, for one electron-hole pair created, more than one hole contributes to the X-ray induced photocurrent before recombination takes place. Such amplification phenomenon results in the photoconductive gain</w:t>
      </w:r>
      <w:r w:rsidR="00A767E5">
        <w:rPr>
          <w:lang w:val="en-US"/>
        </w:rPr>
        <w:t xml:space="preserve"> </w:t>
      </w:r>
      <w:sdt>
        <w:sdtPr>
          <w:rPr>
            <w:lang w:val="en-US"/>
          </w:rPr>
          <w:id w:val="939805957"/>
          <w:citation/>
        </w:sdtPr>
        <w:sdtContent>
          <w:r w:rsidR="00A767E5">
            <w:rPr>
              <w:lang w:val="en-US"/>
            </w:rPr>
            <w:fldChar w:fldCharType="begin"/>
          </w:r>
          <w:r w:rsidR="00A767E5">
            <w:rPr>
              <w:lang w:val="en-US"/>
            </w:rPr>
            <w:instrText xml:space="preserve"> CITATION Basa \l 1033 </w:instrText>
          </w:r>
          <w:r w:rsidR="00A767E5">
            <w:rPr>
              <w:lang w:val="en-US"/>
            </w:rPr>
            <w:fldChar w:fldCharType="separate"/>
          </w:r>
          <w:r w:rsidR="00D33BFA">
            <w:rPr>
              <w:noProof/>
              <w:lang w:val="en-US"/>
            </w:rPr>
            <w:t>(Laura Basiricò A. C., 2021)</w:t>
          </w:r>
          <w:r w:rsidR="00A767E5">
            <w:rPr>
              <w:lang w:val="en-US"/>
            </w:rPr>
            <w:fldChar w:fldCharType="end"/>
          </w:r>
        </w:sdtContent>
      </w:sdt>
      <w:r w:rsidR="00A767E5">
        <w:rPr>
          <w:lang w:val="en-US"/>
        </w:rPr>
        <w:t>.</w:t>
      </w:r>
    </w:p>
    <w:p w14:paraId="068C0091" w14:textId="29DB9A9E" w:rsidR="002276AF" w:rsidRDefault="00F8294F" w:rsidP="00806411">
      <w:pPr>
        <w:rPr>
          <w:lang w:val="en-US"/>
        </w:rPr>
      </w:pPr>
      <w:r>
        <w:rPr>
          <w:lang w:val="en-US"/>
        </w:rPr>
        <w:t xml:space="preserve">Besides photoconductors, phototransistors based on organic semiconductor thin films have also been demonstrated to detect X-rays with high sensitivity due to enhancement of the photoconductive gain effect through the gate polarization (Fig. 2.3 (c)). As mentioned in the previous section, the gate voltage sweeps to progressively switch on the conductive channel in the transistor, that is, towards more negative/positive values of </w:t>
      </w:r>
      <w:r>
        <w:rPr>
          <w:i/>
          <w:iCs/>
          <w:lang w:val="en-US"/>
        </w:rPr>
        <w:t>V</w:t>
      </w:r>
      <w:r>
        <w:rPr>
          <w:i/>
          <w:iCs/>
          <w:vertAlign w:val="subscript"/>
          <w:lang w:val="en-US"/>
        </w:rPr>
        <w:t>GS</w:t>
      </w:r>
      <w:r>
        <w:rPr>
          <w:lang w:val="en-US"/>
        </w:rPr>
        <w:t xml:space="preserve"> for </w:t>
      </w:r>
      <w:r>
        <w:rPr>
          <w:i/>
          <w:iCs/>
          <w:lang w:val="en-US"/>
        </w:rPr>
        <w:t>p-</w:t>
      </w:r>
      <w:r>
        <w:rPr>
          <w:lang w:val="en-US"/>
        </w:rPr>
        <w:t>type/</w:t>
      </w:r>
      <w:r>
        <w:rPr>
          <w:i/>
          <w:iCs/>
          <w:lang w:val="en-US"/>
        </w:rPr>
        <w:t>n</w:t>
      </w:r>
      <w:r>
        <w:rPr>
          <w:lang w:val="en-US"/>
        </w:rPr>
        <w:t xml:space="preserve">-type semiconductor, the charge density in the transistor’s active channel increases, leading to the enhancement of minority </w:t>
      </w:r>
      <w:proofErr w:type="gramStart"/>
      <w:r>
        <w:rPr>
          <w:lang w:val="en-US"/>
        </w:rPr>
        <w:t>carriers</w:t>
      </w:r>
      <w:proofErr w:type="gramEnd"/>
      <w:r>
        <w:rPr>
          <w:lang w:val="en-US"/>
        </w:rPr>
        <w:t xml:space="preserve"> accumulation and majority carriers conduction. Furthermore, majority charge carriers are more easily injected</w:t>
      </w:r>
      <w:r w:rsidR="00806411">
        <w:rPr>
          <w:lang w:val="en-US"/>
        </w:rPr>
        <w:t xml:space="preserve"> from the electrodes due to the lowering of the contact resistance. Therefore, in over-threshold condition </w:t>
      </w:r>
      <w:proofErr w:type="spellStart"/>
      <w:r w:rsidR="00806411" w:rsidRPr="00806411">
        <w:rPr>
          <w:i/>
          <w:iCs/>
          <w:lang w:val="en-US"/>
        </w:rPr>
        <w:t>τ</w:t>
      </w:r>
      <w:r w:rsidR="00806411">
        <w:rPr>
          <w:i/>
          <w:iCs/>
          <w:vertAlign w:val="subscript"/>
          <w:lang w:val="en-US"/>
        </w:rPr>
        <w:t>tr</w:t>
      </w:r>
      <w:proofErr w:type="spellEnd"/>
      <w:r w:rsidR="00806411">
        <w:rPr>
          <w:lang w:val="en-US"/>
        </w:rPr>
        <w:t xml:space="preserve"> decreases, which leads to the increase of the photoconductive gain </w:t>
      </w:r>
      <w:r w:rsidR="00806411">
        <w:rPr>
          <w:i/>
          <w:iCs/>
          <w:lang w:val="en-US"/>
        </w:rPr>
        <w:t>G</w:t>
      </w:r>
      <w:r w:rsidR="00806411">
        <w:rPr>
          <w:lang w:val="en-US"/>
        </w:rPr>
        <w:t xml:space="preserve"> </w:t>
      </w:r>
      <w:sdt>
        <w:sdtPr>
          <w:rPr>
            <w:lang w:val="en-US"/>
          </w:rPr>
          <w:id w:val="-345408351"/>
          <w:citation/>
        </w:sdtPr>
        <w:sdtContent>
          <w:r w:rsidR="00806411">
            <w:rPr>
              <w:lang w:val="en-US"/>
            </w:rPr>
            <w:fldChar w:fldCharType="begin"/>
          </w:r>
          <w:r w:rsidR="00806411">
            <w:rPr>
              <w:lang w:val="en-US"/>
            </w:rPr>
            <w:instrText xml:space="preserve"> CITATION Basa \l 1033 </w:instrText>
          </w:r>
          <w:r w:rsidR="00806411">
            <w:rPr>
              <w:lang w:val="en-US"/>
            </w:rPr>
            <w:fldChar w:fldCharType="separate"/>
          </w:r>
          <w:r w:rsidR="00D33BFA">
            <w:rPr>
              <w:noProof/>
              <w:lang w:val="en-US"/>
            </w:rPr>
            <w:t>(Laura Basiricò A. C., 2021)</w:t>
          </w:r>
          <w:r w:rsidR="00806411">
            <w:rPr>
              <w:lang w:val="en-US"/>
            </w:rPr>
            <w:fldChar w:fldCharType="end"/>
          </w:r>
        </w:sdtContent>
      </w:sdt>
      <w:r w:rsidR="00806411">
        <w:rPr>
          <w:lang w:val="en-US"/>
        </w:rPr>
        <w:t>.</w:t>
      </w:r>
    </w:p>
    <w:p w14:paraId="137E3836" w14:textId="031F7C11" w:rsidR="002276AF" w:rsidRDefault="001F7C6B" w:rsidP="002276AF">
      <w:pPr>
        <w:pStyle w:val="Heading2"/>
      </w:pPr>
      <w:bookmarkStart w:id="50" w:name="_Toc159207563"/>
      <w:ins w:id="51" w:author="Ilaria Fratelli" w:date="2024-02-19T18:24:00Z">
        <w:r>
          <w:lastRenderedPageBreak/>
          <w:t xml:space="preserve">X-ray </w:t>
        </w:r>
      </w:ins>
      <w:r w:rsidR="00055337">
        <w:t>Sensitivity</w:t>
      </w:r>
      <w:bookmarkEnd w:id="50"/>
    </w:p>
    <w:p w14:paraId="7089A95B" w14:textId="69A793C4" w:rsidR="00806411" w:rsidRDefault="005F1DBD" w:rsidP="00806411">
      <w:pPr>
        <w:rPr>
          <w:lang w:val="en-US"/>
        </w:rPr>
      </w:pPr>
      <w:r>
        <w:rPr>
          <w:lang w:val="en-US"/>
        </w:rPr>
        <w:t xml:space="preserve">As was discussed in previous chapters, an X-ray detector’s efficiency performance is determined by numerous parameters, such as the atomic number </w:t>
      </w:r>
      <w:r>
        <w:rPr>
          <w:i/>
          <w:iCs/>
          <w:lang w:val="en-US"/>
        </w:rPr>
        <w:t>Z</w:t>
      </w:r>
      <w:r>
        <w:rPr>
          <w:lang w:val="en-US"/>
        </w:rPr>
        <w:t xml:space="preserve"> of the semiconductor, its band gap energy and bulk resistivity. Nonetheless, from a technological standpoint, </w:t>
      </w:r>
      <w:ins w:id="52" w:author="Ilaria Fratelli" w:date="2024-02-19T16:49:00Z">
        <w:r w:rsidR="005500B2">
          <w:rPr>
            <w:lang w:val="en-US"/>
          </w:rPr>
          <w:t xml:space="preserve">hereafter </w:t>
        </w:r>
      </w:ins>
      <w:r>
        <w:rPr>
          <w:lang w:val="en-US"/>
        </w:rPr>
        <w:t xml:space="preserve">our attention </w:t>
      </w:r>
      <w:del w:id="53" w:author="Ilaria Fratelli" w:date="2024-02-19T16:49:00Z">
        <w:r w:rsidDel="009D2AFB">
          <w:rPr>
            <w:lang w:val="en-US"/>
          </w:rPr>
          <w:delText>below centers</w:delText>
        </w:r>
      </w:del>
      <w:ins w:id="54" w:author="Ilaria Fratelli" w:date="2024-02-19T16:49:00Z">
        <w:r w:rsidR="009D2AFB">
          <w:rPr>
            <w:lang w:val="en-US"/>
          </w:rPr>
          <w:t>focuses</w:t>
        </w:r>
      </w:ins>
      <w:r>
        <w:rPr>
          <w:lang w:val="en-US"/>
        </w:rPr>
        <w:t xml:space="preserve"> on </w:t>
      </w:r>
      <w:r w:rsidR="00970919">
        <w:rPr>
          <w:lang w:val="en-US"/>
        </w:rPr>
        <w:t xml:space="preserve">the </w:t>
      </w:r>
      <w:r w:rsidRPr="009E330D">
        <w:rPr>
          <w:i/>
          <w:iCs/>
          <w:lang w:val="en-US"/>
        </w:rPr>
        <w:t>sensitivity</w:t>
      </w:r>
      <w:r>
        <w:rPr>
          <w:lang w:val="en-US"/>
        </w:rPr>
        <w:t xml:space="preserve"> of </w:t>
      </w:r>
      <w:del w:id="55" w:author="Ilaria Fratelli" w:date="2024-02-19T16:49:00Z">
        <w:r w:rsidDel="009D2AFB">
          <w:rPr>
            <w:lang w:val="en-US"/>
          </w:rPr>
          <w:delText>an active channel of a phototransistor</w:delText>
        </w:r>
      </w:del>
      <w:ins w:id="56" w:author="Ilaria Fratelli" w:date="2024-02-19T16:49:00Z">
        <w:r w:rsidR="009D2AFB">
          <w:rPr>
            <w:lang w:val="en-US"/>
          </w:rPr>
          <w:t>the detector</w:t>
        </w:r>
      </w:ins>
      <w:r w:rsidR="00970919">
        <w:rPr>
          <w:lang w:val="en-US"/>
        </w:rPr>
        <w:t xml:space="preserve">. This parameter will further serve as the benchmark for evaluation of the efficiency of our device. </w:t>
      </w:r>
    </w:p>
    <w:p w14:paraId="5D85BA1A" w14:textId="0F210560" w:rsidR="006D04FD" w:rsidRDefault="009E330D" w:rsidP="006D04FD">
      <w:pPr>
        <w:rPr>
          <w:lang w:val="en-US"/>
        </w:rPr>
      </w:pPr>
      <w:r>
        <w:rPr>
          <w:lang w:val="en-US"/>
        </w:rPr>
        <w:t xml:space="preserve">The sensitivity of an X-ray detector </w:t>
      </w:r>
      <w:r w:rsidR="008609CB">
        <w:rPr>
          <w:lang w:val="en-US"/>
        </w:rPr>
        <w:t xml:space="preserve">is denoted by </w:t>
      </w:r>
      <w:r w:rsidR="008609CB">
        <w:rPr>
          <w:i/>
          <w:iCs/>
          <w:lang w:val="en-US"/>
        </w:rPr>
        <w:t>S</w:t>
      </w:r>
      <w:r w:rsidR="008609CB">
        <w:rPr>
          <w:lang w:val="en-US"/>
        </w:rPr>
        <w:t xml:space="preserve"> and characterizes the ability of a detector to react to certain amount of X-ray </w:t>
      </w:r>
      <w:del w:id="57" w:author="Ilaria Fratelli" w:date="2024-02-19T16:50:00Z">
        <w:r w:rsidR="008609CB" w:rsidDel="009D2AFB">
          <w:rPr>
            <w:lang w:val="en-US"/>
          </w:rPr>
          <w:delText xml:space="preserve">radiation </w:delText>
        </w:r>
      </w:del>
      <w:r w:rsidR="008609CB">
        <w:rPr>
          <w:lang w:val="en-US"/>
        </w:rPr>
        <w:t xml:space="preserve">by generating photocurrent in the active channel. Although there are several formulas describing sensitivity, the </w:t>
      </w:r>
      <w:r w:rsidR="00FC691E">
        <w:rPr>
          <w:lang w:val="en-US"/>
        </w:rPr>
        <w:t xml:space="preserve">basic method to calculate </w:t>
      </w:r>
      <w:r w:rsidR="00FC691E">
        <w:rPr>
          <w:i/>
          <w:iCs/>
          <w:lang w:val="en-US"/>
        </w:rPr>
        <w:t>S</w:t>
      </w:r>
      <w:r w:rsidR="008609CB">
        <w:rPr>
          <w:lang w:val="en-US"/>
        </w:rPr>
        <w:t xml:space="preserve"> is</w:t>
      </w:r>
      <w:r w:rsidR="00FC691E">
        <w:rPr>
          <w:lang w:val="en-US"/>
        </w:rPr>
        <w:t xml:space="preserve"> based on the dependence of photocurrent |</w:t>
      </w:r>
      <w:r w:rsidR="00FC691E">
        <w:rPr>
          <w:i/>
          <w:iCs/>
          <w:lang w:val="en-US"/>
        </w:rPr>
        <w:t>I</w:t>
      </w:r>
      <w:r w:rsidR="00FC691E">
        <w:rPr>
          <w:i/>
          <w:iCs/>
          <w:vertAlign w:val="subscript"/>
          <w:lang w:val="en-US"/>
        </w:rPr>
        <w:t>PH</w:t>
      </w:r>
      <w:r w:rsidR="00FC691E">
        <w:rPr>
          <w:lang w:val="en-US"/>
        </w:rPr>
        <w:t xml:space="preserve">| on dose rate </w:t>
      </w:r>
      <w:r w:rsidR="00FC691E">
        <w:rPr>
          <w:i/>
          <w:iCs/>
          <w:lang w:val="en-US"/>
        </w:rPr>
        <w:t>DR</w:t>
      </w:r>
      <w:r w:rsidR="00FC691E">
        <w:rPr>
          <w:lang w:val="en-US"/>
        </w:rPr>
        <w:t xml:space="preserve">. First, one has to measure the photocurrent created by incident X-ray </w:t>
      </w:r>
      <w:del w:id="58" w:author="Ilaria Fratelli" w:date="2024-02-19T16:50:00Z">
        <w:r w:rsidR="00FC691E" w:rsidDel="009D2AFB">
          <w:rPr>
            <w:lang w:val="en-US"/>
          </w:rPr>
          <w:delText xml:space="preserve">radiation </w:delText>
        </w:r>
      </w:del>
      <w:r w:rsidR="00FC691E">
        <w:rPr>
          <w:lang w:val="en-US"/>
        </w:rPr>
        <w:t>with certain dose rate.</w:t>
      </w:r>
      <w:r w:rsidR="001434C9">
        <w:rPr>
          <w:lang w:val="en-US"/>
        </w:rPr>
        <w:t xml:space="preserve"> Typically, the photocurrent is the difference between the current </w:t>
      </w:r>
      <w:r w:rsidR="001434C9">
        <w:rPr>
          <w:i/>
          <w:iCs/>
          <w:lang w:val="en-US"/>
        </w:rPr>
        <w:t>I</w:t>
      </w:r>
      <w:r w:rsidR="001434C9">
        <w:rPr>
          <w:i/>
          <w:iCs/>
          <w:vertAlign w:val="subscript"/>
          <w:lang w:val="en-US"/>
        </w:rPr>
        <w:t>X-ray</w:t>
      </w:r>
      <w:r w:rsidR="001434C9">
        <w:rPr>
          <w:lang w:val="en-US"/>
        </w:rPr>
        <w:t xml:space="preserve"> across the active channel during X-ray radiation and the current </w:t>
      </w:r>
      <w:proofErr w:type="spellStart"/>
      <w:r w:rsidR="001434C9">
        <w:rPr>
          <w:i/>
          <w:iCs/>
          <w:lang w:val="en-US"/>
        </w:rPr>
        <w:t>I</w:t>
      </w:r>
      <w:r w:rsidR="001434C9">
        <w:rPr>
          <w:i/>
          <w:iCs/>
          <w:vertAlign w:val="subscript"/>
          <w:lang w:val="en-US"/>
        </w:rPr>
        <w:t>dark</w:t>
      </w:r>
      <w:proofErr w:type="spellEnd"/>
      <w:r w:rsidR="001434C9">
        <w:rPr>
          <w:lang w:val="en-US"/>
        </w:rPr>
        <w:t>, when the radiation is absent. The entity of dose rate is the amount of X-ray radiation energy per unit mass of the absorber material and per unit second of irradiation.</w:t>
      </w:r>
      <w:r w:rsidR="00FC691E">
        <w:rPr>
          <w:lang w:val="en-US"/>
        </w:rPr>
        <w:t xml:space="preserve"> Then, once several values of |</w:t>
      </w:r>
      <w:r w:rsidR="00FC691E">
        <w:rPr>
          <w:i/>
          <w:iCs/>
          <w:lang w:val="en-US"/>
        </w:rPr>
        <w:t>I</w:t>
      </w:r>
      <w:r w:rsidR="00FC691E">
        <w:rPr>
          <w:i/>
          <w:iCs/>
          <w:vertAlign w:val="subscript"/>
          <w:lang w:val="en-US"/>
        </w:rPr>
        <w:t>PH</w:t>
      </w:r>
      <w:r w:rsidR="00FC691E">
        <w:rPr>
          <w:lang w:val="en-US"/>
        </w:rPr>
        <w:t xml:space="preserve">| at different </w:t>
      </w:r>
      <w:r w:rsidR="00FC691E">
        <w:rPr>
          <w:i/>
          <w:iCs/>
          <w:lang w:val="en-US"/>
        </w:rPr>
        <w:t>DR</w:t>
      </w:r>
      <w:r w:rsidR="00FC691E">
        <w:rPr>
          <w:lang w:val="en-US"/>
        </w:rPr>
        <w:t xml:space="preserve"> are obtained, the resulting plot is fitted with linear function. </w:t>
      </w:r>
      <w:r w:rsidR="004C3B1B">
        <w:rPr>
          <w:lang w:val="en-US"/>
        </w:rPr>
        <w:t xml:space="preserve">Finally, sensitivity is defined </w:t>
      </w:r>
      <w:del w:id="59" w:author="Ilaria Fratelli" w:date="2024-02-19T16:51:00Z">
        <w:r w:rsidR="004C3B1B" w:rsidDel="009D2AFB">
          <w:rPr>
            <w:lang w:val="en-US"/>
          </w:rPr>
          <w:delText>as the slope, or equally, t</w:delText>
        </w:r>
      </w:del>
      <w:ins w:id="60" w:author="Ilaria Fratelli" w:date="2024-02-19T16:51:00Z">
        <w:r w:rsidR="009D2AFB">
          <w:rPr>
            <w:lang w:val="en-US"/>
          </w:rPr>
          <w:t>t</w:t>
        </w:r>
      </w:ins>
      <w:r w:rsidR="004C3B1B">
        <w:rPr>
          <w:lang w:val="en-US"/>
        </w:rPr>
        <w:t>he derivative, of the linear plot</w:t>
      </w:r>
      <w:r w:rsidR="008F1CD2">
        <w:rPr>
          <w:lang w:val="en-US"/>
        </w:rPr>
        <w:t xml:space="preserve"> </w:t>
      </w:r>
      <w:sdt>
        <w:sdtPr>
          <w:rPr>
            <w:lang w:val="en-US"/>
          </w:rPr>
          <w:id w:val="-445931214"/>
          <w:citation/>
        </w:sdtPr>
        <w:sdtContent>
          <w:r w:rsidR="008F1CD2">
            <w:rPr>
              <w:lang w:val="en-US"/>
            </w:rPr>
            <w:fldChar w:fldCharType="begin"/>
          </w:r>
          <w:r w:rsidR="008F1CD2">
            <w:rPr>
              <w:lang w:val="en-US"/>
            </w:rPr>
            <w:instrText xml:space="preserve"> CITATION Basa \l 1033 </w:instrText>
          </w:r>
          <w:r w:rsidR="008F1CD2">
            <w:rPr>
              <w:lang w:val="en-US"/>
            </w:rPr>
            <w:fldChar w:fldCharType="separate"/>
          </w:r>
          <w:r w:rsidR="00D33BFA">
            <w:rPr>
              <w:noProof/>
              <w:lang w:val="en-US"/>
            </w:rPr>
            <w:t>(Laura Basiricò A. C., 2021)</w:t>
          </w:r>
          <w:r w:rsidR="008F1CD2">
            <w:rPr>
              <w:lang w:val="en-US"/>
            </w:rPr>
            <w:fldChar w:fldCharType="end"/>
          </w:r>
        </w:sdtContent>
      </w:sdt>
      <w:r w:rsidR="004C3B1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0947D0" w:rsidRPr="003D3FDA" w14:paraId="40332303" w14:textId="77777777" w:rsidTr="006D04FD">
        <w:tc>
          <w:tcPr>
            <w:tcW w:w="8642" w:type="dxa"/>
          </w:tcPr>
          <w:p w14:paraId="459C077F" w14:textId="5D696F82" w:rsidR="000947D0" w:rsidRPr="003D3FDA" w:rsidRDefault="000947D0" w:rsidP="008B1AE2">
            <w:pPr>
              <w:pStyle w:val="Caption"/>
              <w:ind w:firstLine="0"/>
            </w:pPr>
            <m:oMathPara>
              <m:oMath>
                <m:r>
                  <w:rPr>
                    <w:rFonts w:ascii="Cambria Math" w:hAnsi="Cambria Math"/>
                  </w:rPr>
                  <m:t xml:space="preserve">S= </m:t>
                </m:r>
                <m:f>
                  <m:fPr>
                    <m:ctrlPr>
                      <w:rPr>
                        <w:rFonts w:ascii="Cambria Math" w:hAnsi="Cambria Math"/>
                        <w:i/>
                      </w:rPr>
                    </m:ctrlPr>
                  </m:fPr>
                  <m:num>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PH</m:t>
                            </m:r>
                          </m:sub>
                        </m:sSub>
                      </m:e>
                    </m:d>
                  </m:num>
                  <m:den>
                    <m:r>
                      <w:rPr>
                        <w:rFonts w:ascii="Cambria Math" w:hAnsi="Cambria Math"/>
                      </w:rPr>
                      <m:t>dDR</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PH</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X-ray</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dark</m:t>
                        </m:r>
                      </m:sub>
                    </m:sSub>
                  </m:e>
                </m:d>
              </m:oMath>
            </m:oMathPara>
          </w:p>
        </w:tc>
        <w:tc>
          <w:tcPr>
            <w:tcW w:w="986" w:type="dxa"/>
          </w:tcPr>
          <w:p w14:paraId="0DD85B4C" w14:textId="2F84BA2C" w:rsidR="000947D0" w:rsidRPr="003D3FDA" w:rsidRDefault="000947D0"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12</w:t>
            </w:r>
            <w:r w:rsidRPr="003D3FDA">
              <w:fldChar w:fldCharType="end"/>
            </w:r>
          </w:p>
        </w:tc>
      </w:tr>
    </w:tbl>
    <w:p w14:paraId="00A8EB3D" w14:textId="689CF704" w:rsidR="0052308A" w:rsidRDefault="0052308A" w:rsidP="006D04FD">
      <w:pPr>
        <w:rPr>
          <w:lang w:val="en-US"/>
        </w:rPr>
      </w:pPr>
      <w:r>
        <w:rPr>
          <w:lang w:val="en-US"/>
        </w:rPr>
        <w:t>However, often it is more convenient to study the sensitivity of a thin-film detector without being tied to the geometry of the active channel and with focusing only of the semiconductor properties. In this case, it is common to calculate sensitivity per unit area or per unit volume of the active channel: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52308A" w:rsidRPr="003D3FDA" w14:paraId="6F56D6BF" w14:textId="77777777" w:rsidTr="00580D3B">
        <w:tc>
          <w:tcPr>
            <w:tcW w:w="8642" w:type="dxa"/>
          </w:tcPr>
          <w:p w14:paraId="7045E76E" w14:textId="252E72B1" w:rsidR="0052308A" w:rsidRPr="003D3FDA" w:rsidRDefault="00000000" w:rsidP="008B1AE2">
            <w:pPr>
              <w:pStyle w:val="Caption"/>
              <w:ind w:firstLine="0"/>
            </w:pPr>
            <m:oMathPara>
              <m:oMath>
                <m:f>
                  <m:fPr>
                    <m:ctrlPr>
                      <w:rPr>
                        <w:rFonts w:ascii="Cambria Math" w:hAnsi="Cambria Math"/>
                        <w:i/>
                      </w:rPr>
                    </m:ctrlPr>
                  </m:fPr>
                  <m:num>
                    <m:r>
                      <w:rPr>
                        <w:rFonts w:ascii="Cambria Math" w:hAnsi="Cambria Math"/>
                      </w:rPr>
                      <m:t>S</m:t>
                    </m:r>
                  </m:num>
                  <m:den>
                    <m:r>
                      <w:rPr>
                        <w:rFonts w:ascii="Cambria Math" w:hAnsi="Cambria Math"/>
                      </w:rPr>
                      <m:t>Area</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PH</m:t>
                            </m:r>
                          </m:sub>
                        </m:sSub>
                      </m:e>
                    </m:d>
                  </m:num>
                  <m:den>
                    <m:r>
                      <w:rPr>
                        <w:rFonts w:ascii="Cambria Math" w:hAnsi="Cambria Math"/>
                      </w:rPr>
                      <m:t>dDR</m:t>
                    </m:r>
                  </m:den>
                </m:f>
              </m:oMath>
            </m:oMathPara>
          </w:p>
        </w:tc>
        <w:tc>
          <w:tcPr>
            <w:tcW w:w="986" w:type="dxa"/>
          </w:tcPr>
          <w:p w14:paraId="44CC5E9F" w14:textId="12DD6224" w:rsidR="0052308A" w:rsidRPr="003D3FDA" w:rsidRDefault="0052308A"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13</w:t>
            </w:r>
            <w:r w:rsidRPr="003D3FDA">
              <w:fldChar w:fldCharType="end"/>
            </w:r>
          </w:p>
        </w:tc>
      </w:tr>
    </w:tbl>
    <w:p w14:paraId="32100C15" w14:textId="77777777" w:rsidR="0052308A" w:rsidRDefault="0052308A" w:rsidP="0052308A">
      <w:pPr>
        <w:ind w:firstLine="0"/>
        <w:rPr>
          <w:lang w:val="en-US"/>
        </w:rPr>
      </w:pPr>
      <w:r>
        <w:rPr>
          <w:lang w:val="en-US"/>
        </w:rPr>
        <w: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52308A" w:rsidRPr="003D3FDA" w14:paraId="2F2E7643" w14:textId="77777777" w:rsidTr="00580D3B">
        <w:tc>
          <w:tcPr>
            <w:tcW w:w="8642" w:type="dxa"/>
          </w:tcPr>
          <w:p w14:paraId="6197918B" w14:textId="4C76C050" w:rsidR="0052308A" w:rsidRPr="003D3FDA" w:rsidRDefault="00000000" w:rsidP="008B1AE2">
            <w:pPr>
              <w:pStyle w:val="Caption"/>
              <w:ind w:firstLine="0"/>
            </w:pPr>
            <m:oMathPara>
              <m:oMath>
                <m:f>
                  <m:fPr>
                    <m:ctrlPr>
                      <w:rPr>
                        <w:rFonts w:ascii="Cambria Math" w:hAnsi="Cambria Math"/>
                        <w:i/>
                      </w:rPr>
                    </m:ctrlPr>
                  </m:fPr>
                  <m:num>
                    <m:r>
                      <w:rPr>
                        <w:rFonts w:ascii="Cambria Math" w:hAnsi="Cambria Math"/>
                      </w:rPr>
                      <m:t>S</m:t>
                    </m:r>
                  </m:num>
                  <m:den>
                    <m:r>
                      <w:rPr>
                        <w:rFonts w:ascii="Cambria Math" w:hAnsi="Cambria Math"/>
                      </w:rPr>
                      <m:t>Volume</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PH</m:t>
                            </m:r>
                          </m:sub>
                        </m:sSub>
                      </m:e>
                    </m:d>
                  </m:num>
                  <m:den>
                    <m:r>
                      <w:rPr>
                        <w:rFonts w:ascii="Cambria Math" w:hAnsi="Cambria Math"/>
                      </w:rPr>
                      <m:t>dDR</m:t>
                    </m:r>
                  </m:den>
                </m:f>
              </m:oMath>
            </m:oMathPara>
          </w:p>
        </w:tc>
        <w:tc>
          <w:tcPr>
            <w:tcW w:w="986" w:type="dxa"/>
          </w:tcPr>
          <w:p w14:paraId="0EB775CA" w14:textId="3CF713B5" w:rsidR="0052308A" w:rsidRPr="003D3FDA" w:rsidRDefault="0052308A"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14</w:t>
            </w:r>
            <w:r w:rsidRPr="003D3FDA">
              <w:fldChar w:fldCharType="end"/>
            </w:r>
          </w:p>
        </w:tc>
      </w:tr>
    </w:tbl>
    <w:p w14:paraId="69FF1C89" w14:textId="0B5E2407" w:rsidR="004C3B1B" w:rsidRPr="00580D3B" w:rsidRDefault="0052308A" w:rsidP="00645190">
      <w:pPr>
        <w:ind w:firstLine="0"/>
        <w:rPr>
          <w:lang w:val="en-US"/>
        </w:rPr>
      </w:pPr>
      <w:r>
        <w:rPr>
          <w:lang w:val="en-US"/>
        </w:rPr>
        <w:t xml:space="preserve">where </w:t>
      </w:r>
      <w:r>
        <w:rPr>
          <w:i/>
          <w:iCs/>
          <w:lang w:val="en-US"/>
        </w:rPr>
        <w:t xml:space="preserve">A </w:t>
      </w:r>
      <w:r>
        <w:rPr>
          <w:lang w:val="en-US"/>
        </w:rPr>
        <w:t xml:space="preserve">and </w:t>
      </w:r>
      <w:r>
        <w:rPr>
          <w:i/>
          <w:iCs/>
          <w:lang w:val="en-US"/>
        </w:rPr>
        <w:t>V</w:t>
      </w:r>
      <w:r>
        <w:rPr>
          <w:lang w:val="en-US"/>
        </w:rPr>
        <w:t xml:space="preserve"> are the respectively area and the volume of the active channel.</w:t>
      </w:r>
      <w:r w:rsidR="00580D3B">
        <w:rPr>
          <w:lang w:val="en-US"/>
        </w:rPr>
        <w:t xml:space="preserve"> </w:t>
      </w:r>
      <w:r w:rsidR="005158B5">
        <w:rPr>
          <w:lang w:val="en-US"/>
        </w:rPr>
        <w:t>The SI</w:t>
      </w:r>
      <w:r w:rsidR="0021152F">
        <w:rPr>
          <w:lang w:val="en-US"/>
        </w:rPr>
        <w:t xml:space="preserve"> unit of photocurrent is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PH</m:t>
                </m:r>
              </m:sub>
            </m:sSub>
          </m:e>
        </m:d>
        <m:r>
          <w:rPr>
            <w:rFonts w:ascii="Cambria Math" w:hAnsi="Cambria Math"/>
            <w:lang w:val="en-US"/>
          </w:rPr>
          <m:t xml:space="preserve">=A= </m:t>
        </m:r>
        <m:f>
          <m:fPr>
            <m:type m:val="skw"/>
            <m:ctrlPr>
              <w:rPr>
                <w:rFonts w:ascii="Cambria Math" w:hAnsi="Cambria Math"/>
                <w:i/>
                <w:lang w:val="en-US"/>
              </w:rPr>
            </m:ctrlPr>
          </m:fPr>
          <m:num>
            <m:r>
              <w:rPr>
                <w:rFonts w:ascii="Cambria Math" w:hAnsi="Cambria Math"/>
                <w:lang w:val="en-US"/>
              </w:rPr>
              <m:t>C</m:t>
            </m:r>
          </m:num>
          <m:den>
            <m:r>
              <w:rPr>
                <w:rFonts w:ascii="Cambria Math" w:hAnsi="Cambria Math"/>
                <w:lang w:val="en-US"/>
              </w:rPr>
              <m:t>s</m:t>
            </m:r>
          </m:den>
        </m:f>
      </m:oMath>
      <w:r w:rsidR="00055337">
        <w:rPr>
          <w:rFonts w:eastAsiaTheme="minorEastAsia"/>
          <w:lang w:val="en-US"/>
        </w:rPr>
        <w:t xml:space="preserve">, the SI unit of dose rate is </w:t>
      </w:r>
      <m:oMath>
        <m:d>
          <m:dPr>
            <m:begChr m:val="["/>
            <m:endChr m:val="]"/>
            <m:ctrlPr>
              <w:rPr>
                <w:rFonts w:ascii="Cambria Math" w:eastAsiaTheme="minorEastAsia" w:hAnsi="Cambria Math"/>
                <w:i/>
                <w:lang w:val="en-US"/>
              </w:rPr>
            </m:ctrlPr>
          </m:dPr>
          <m:e>
            <m:r>
              <w:rPr>
                <w:rFonts w:ascii="Cambria Math" w:eastAsiaTheme="minorEastAsia" w:hAnsi="Cambria Math"/>
                <w:lang w:val="en-US"/>
              </w:rPr>
              <m:t>DR</m:t>
            </m:r>
          </m:e>
        </m:d>
        <m:r>
          <w:rPr>
            <w:rFonts w:ascii="Cambria Math" w:eastAsiaTheme="minorEastAsia" w:hAnsi="Cambria Math"/>
            <w:lang w:val="en-US"/>
          </w:rPr>
          <m:t xml:space="preserve">= </m:t>
        </m:r>
        <m:f>
          <m:fPr>
            <m:type m:val="skw"/>
            <m:ctrlPr>
              <w:rPr>
                <w:rFonts w:ascii="Cambria Math" w:eastAsiaTheme="minorEastAsia" w:hAnsi="Cambria Math"/>
                <w:i/>
                <w:lang w:val="en-US"/>
              </w:rPr>
            </m:ctrlPr>
          </m:fPr>
          <m:num>
            <m:r>
              <w:rPr>
                <w:rFonts w:ascii="Cambria Math" w:eastAsiaTheme="minorEastAsia" w:hAnsi="Cambria Math"/>
                <w:lang w:val="en-US"/>
              </w:rPr>
              <m:t>Gy</m:t>
            </m:r>
          </m:num>
          <m:den>
            <m:r>
              <w:rPr>
                <w:rFonts w:ascii="Cambria Math" w:eastAsiaTheme="minorEastAsia" w:hAnsi="Cambria Math"/>
                <w:lang w:val="en-US"/>
              </w:rPr>
              <m:t>s</m:t>
            </m:r>
          </m:den>
        </m:f>
      </m:oMath>
      <w:r w:rsidR="00055337">
        <w:rPr>
          <w:rFonts w:eastAsiaTheme="minorEastAsia"/>
          <w:lang w:val="en-US"/>
        </w:rPr>
        <w:t xml:space="preserve">, therefore the SI unit of sensitivity is </w:t>
      </w:r>
      <m:oMath>
        <m:d>
          <m:dPr>
            <m:begChr m:val="["/>
            <m:endChr m:val="]"/>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PH</m:t>
                    </m:r>
                  </m:sub>
                </m:sSub>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DR</m:t>
                </m:r>
              </m:e>
            </m:d>
          </m:den>
        </m:f>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Gy</m:t>
            </m:r>
          </m:den>
        </m:f>
      </m:oMath>
      <w:r w:rsidR="00055337">
        <w:rPr>
          <w:rFonts w:eastAsiaTheme="minorEastAsia"/>
          <w:lang w:val="en-US"/>
        </w:rPr>
        <w:t>.</w:t>
      </w:r>
      <w:r w:rsidR="00580D3B">
        <w:rPr>
          <w:rFonts w:eastAsiaTheme="minorEastAsia"/>
          <w:lang w:val="en-US"/>
        </w:rPr>
        <w:t xml:space="preserve"> For the case of sensitivity per unit area or unit volume, the unit </w:t>
      </w:r>
      <w:r w:rsidR="00645190">
        <w:rPr>
          <w:rFonts w:eastAsiaTheme="minorEastAsia"/>
          <w:lang w:val="en-US"/>
        </w:rPr>
        <w:t>is usually expressed as:</w:t>
      </w:r>
      <w:r w:rsidR="00580D3B">
        <w:rPr>
          <w:rFonts w:eastAsiaTheme="minorEastAsia"/>
          <w:lang w:val="en-US"/>
        </w:rPr>
        <w:t xml:space="preserve">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Area</m:t>
                </m:r>
              </m:den>
            </m:f>
          </m:e>
        </m:d>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Gy∙</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2</m:t>
                </m:r>
              </m:sup>
            </m:sSup>
          </m:den>
        </m:f>
      </m:oMath>
      <w:r w:rsidR="00C5144E">
        <w:rPr>
          <w:rFonts w:eastAsiaTheme="minorEastAsia"/>
          <w:lang w:val="en-US"/>
        </w:rPr>
        <w:t xml:space="preserve"> ,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Volume</m:t>
                </m:r>
              </m:den>
            </m:f>
          </m:e>
        </m:d>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Gy∙</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3</m:t>
                </m:r>
              </m:sup>
            </m:sSup>
          </m:den>
        </m:f>
      </m:oMath>
      <w:r w:rsidR="00C5144E">
        <w:rPr>
          <w:rFonts w:eastAsiaTheme="minorEastAsia"/>
          <w:lang w:val="en-US"/>
        </w:rPr>
        <w:t>.</w:t>
      </w:r>
    </w:p>
    <w:p w14:paraId="7B6C5798" w14:textId="0BA543B8" w:rsidR="00055337" w:rsidRDefault="00645190" w:rsidP="006D04FD">
      <w:pPr>
        <w:rPr>
          <w:lang w:val="en-US"/>
        </w:rPr>
      </w:pPr>
      <w:r>
        <w:rPr>
          <w:lang w:val="en-US"/>
        </w:rPr>
        <w:lastRenderedPageBreak/>
        <w:t>It is mentioning that d</w:t>
      </w:r>
      <w:r w:rsidR="007035BB">
        <w:rPr>
          <w:lang w:val="en-US"/>
        </w:rPr>
        <w:t>ose rate is inversely proportional to the square of distance from an X-ray source</w:t>
      </w:r>
      <w:r w:rsidR="00C5144E">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5144E" w:rsidRPr="003D3FDA" w14:paraId="72354D0B" w14:textId="77777777" w:rsidTr="00C5144E">
        <w:tc>
          <w:tcPr>
            <w:tcW w:w="8642" w:type="dxa"/>
          </w:tcPr>
          <w:p w14:paraId="184C762F" w14:textId="7448B652" w:rsidR="00C5144E" w:rsidRPr="003D3FDA" w:rsidRDefault="00C5144E" w:rsidP="008B1AE2">
            <w:pPr>
              <w:pStyle w:val="Caption"/>
              <w:ind w:firstLine="0"/>
            </w:pPr>
            <m:oMathPara>
              <m:oMath>
                <m:r>
                  <w:rPr>
                    <w:rFonts w:ascii="Cambria Math" w:hAnsi="Cambria Math"/>
                  </w:rPr>
                  <m:t xml:space="preserve">DR= </m:t>
                </m:r>
                <m:f>
                  <m:fPr>
                    <m:ctrlPr>
                      <w:rPr>
                        <w:rFonts w:ascii="Cambria Math" w:hAnsi="Cambria Math"/>
                        <w:i/>
                      </w:rPr>
                    </m:ctrlPr>
                  </m:fPr>
                  <m:num>
                    <m:r>
                      <w:rPr>
                        <w:rFonts w:ascii="Cambria Math" w:hAnsi="Cambria Math"/>
                      </w:rPr>
                      <m:t>const</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tc>
        <w:tc>
          <w:tcPr>
            <w:tcW w:w="986" w:type="dxa"/>
          </w:tcPr>
          <w:p w14:paraId="485EA6E4" w14:textId="3C4C9827" w:rsidR="00C5144E" w:rsidRPr="003D3FDA" w:rsidRDefault="00C5144E"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15</w:t>
            </w:r>
            <w:r w:rsidRPr="003D3FDA">
              <w:fldChar w:fldCharType="end"/>
            </w:r>
          </w:p>
        </w:tc>
      </w:tr>
    </w:tbl>
    <w:p w14:paraId="676DE32E" w14:textId="542258CD" w:rsidR="00C5144E" w:rsidRDefault="00C5144E" w:rsidP="00C5144E">
      <w:pPr>
        <w:ind w:firstLine="0"/>
        <w:rPr>
          <w:lang w:val="en-US"/>
        </w:rPr>
      </w:pPr>
      <w:r>
        <w:rPr>
          <w:lang w:val="en-US"/>
        </w:rPr>
        <w:t>Consequently, while using an X-ray source for measuring the sensitivity of a thin-film detector, the dose rate must be properly calibrated accordingly to the distance between the X-ray source and the device. For example, if one knows the dose rate</w:t>
      </w:r>
      <w:r w:rsidR="008077E5">
        <w:rPr>
          <w:lang w:val="en-US"/>
        </w:rPr>
        <w:t xml:space="preserve"> </w:t>
      </w:r>
      <w:r w:rsidR="008077E5">
        <w:rPr>
          <w:i/>
          <w:iCs/>
          <w:lang w:val="en-US"/>
        </w:rPr>
        <w:t>DR</w:t>
      </w:r>
      <w:r w:rsidR="008077E5">
        <w:rPr>
          <w:i/>
          <w:iCs/>
          <w:vertAlign w:val="subscript"/>
          <w:lang w:val="en-US"/>
        </w:rPr>
        <w:t>1</w:t>
      </w:r>
      <w:r>
        <w:rPr>
          <w:lang w:val="en-US"/>
        </w:rPr>
        <w:t xml:space="preserve"> at distance </w:t>
      </w:r>
      <w:r>
        <w:rPr>
          <w:i/>
          <w:iCs/>
          <w:lang w:val="en-US"/>
        </w:rPr>
        <w:t>r</w:t>
      </w:r>
      <w:r>
        <w:rPr>
          <w:i/>
          <w:iCs/>
          <w:vertAlign w:val="subscript"/>
          <w:lang w:val="en-US"/>
        </w:rPr>
        <w:t>1</w:t>
      </w:r>
      <w:r>
        <w:rPr>
          <w:lang w:val="en-US"/>
        </w:rPr>
        <w:t xml:space="preserve"> from the source, the dose rate </w:t>
      </w:r>
      <w:r w:rsidR="008077E5">
        <w:rPr>
          <w:i/>
          <w:iCs/>
          <w:lang w:val="en-US"/>
        </w:rPr>
        <w:t>DR</w:t>
      </w:r>
      <w:r w:rsidR="008077E5">
        <w:rPr>
          <w:i/>
          <w:iCs/>
          <w:vertAlign w:val="subscript"/>
          <w:lang w:val="en-US"/>
        </w:rPr>
        <w:t>2</w:t>
      </w:r>
      <w:r w:rsidR="008077E5">
        <w:rPr>
          <w:i/>
          <w:iCs/>
          <w:lang w:val="en-US"/>
        </w:rPr>
        <w:t xml:space="preserve"> </w:t>
      </w:r>
      <w:r>
        <w:rPr>
          <w:lang w:val="en-US"/>
        </w:rPr>
        <w:t xml:space="preserve">at distance </w:t>
      </w:r>
      <w:r>
        <w:rPr>
          <w:i/>
          <w:iCs/>
          <w:lang w:val="en-US"/>
        </w:rPr>
        <w:t>r</w:t>
      </w:r>
      <w:r>
        <w:rPr>
          <w:i/>
          <w:iCs/>
          <w:vertAlign w:val="subscript"/>
          <w:lang w:val="en-US"/>
        </w:rPr>
        <w:t>2</w:t>
      </w:r>
      <w:r>
        <w:rPr>
          <w:lang w:val="en-US"/>
        </w:rPr>
        <w:t xml:space="preserve"> can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8077E5" w:rsidRPr="003D3FDA" w14:paraId="7FA008D5" w14:textId="77777777" w:rsidTr="008077E5">
        <w:tc>
          <w:tcPr>
            <w:tcW w:w="8642" w:type="dxa"/>
          </w:tcPr>
          <w:p w14:paraId="066F68EB" w14:textId="5C239D83" w:rsidR="008077E5" w:rsidRPr="003D3FDA" w:rsidRDefault="00000000" w:rsidP="008B1AE2">
            <w:pPr>
              <w:pStyle w:val="Caption"/>
              <w:ind w:firstLine="0"/>
            </w:pPr>
            <m:oMathPara>
              <m:oMath>
                <m:sSub>
                  <m:sSubPr>
                    <m:ctrlPr>
                      <w:rPr>
                        <w:rFonts w:ascii="Cambria Math" w:hAnsi="Cambria Math"/>
                        <w:i/>
                      </w:rPr>
                    </m:ctrlPr>
                  </m:sSubPr>
                  <m:e>
                    <m:r>
                      <w:rPr>
                        <w:rFonts w:ascii="Cambria Math" w:hAnsi="Cambria Math"/>
                      </w:rPr>
                      <m:t>DR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1</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e>
                  <m:sup>
                    <m:r>
                      <w:rPr>
                        <w:rFonts w:ascii="Cambria Math" w:hAnsi="Cambria Math"/>
                      </w:rPr>
                      <m:t>2</m:t>
                    </m:r>
                  </m:sup>
                </m:sSup>
              </m:oMath>
            </m:oMathPara>
          </w:p>
        </w:tc>
        <w:tc>
          <w:tcPr>
            <w:tcW w:w="986" w:type="dxa"/>
          </w:tcPr>
          <w:p w14:paraId="7B18C08E" w14:textId="78B73B50" w:rsidR="008077E5" w:rsidRPr="003D3FDA" w:rsidRDefault="008077E5" w:rsidP="008B1AE2">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16</w:t>
            </w:r>
            <w:r w:rsidRPr="003D3FDA">
              <w:fldChar w:fldCharType="end"/>
            </w:r>
          </w:p>
        </w:tc>
      </w:tr>
      <w:tr w:rsidR="004A64CD" w:rsidRPr="003D3FDA" w14:paraId="3E3AA7E1" w14:textId="77777777" w:rsidTr="008077E5">
        <w:tc>
          <w:tcPr>
            <w:tcW w:w="8642" w:type="dxa"/>
          </w:tcPr>
          <w:p w14:paraId="24C9A403" w14:textId="77777777" w:rsidR="004A64CD" w:rsidRDefault="004A64CD" w:rsidP="008B1AE2">
            <w:pPr>
              <w:pStyle w:val="Caption"/>
              <w:ind w:firstLine="0"/>
              <w:rPr>
                <w:rFonts w:eastAsia="Calibri" w:cs="Times New Roman"/>
              </w:rPr>
            </w:pPr>
          </w:p>
          <w:p w14:paraId="013D83F8" w14:textId="77777777" w:rsidR="004A64CD" w:rsidRDefault="004A64CD" w:rsidP="004A64CD">
            <w:pPr>
              <w:rPr>
                <w:lang w:val="en-US"/>
              </w:rPr>
            </w:pPr>
          </w:p>
          <w:p w14:paraId="28A5584F" w14:textId="77777777" w:rsidR="004A64CD" w:rsidRPr="004A64CD" w:rsidRDefault="004A64CD" w:rsidP="004A64CD">
            <w:pPr>
              <w:rPr>
                <w:lang w:val="en-US"/>
              </w:rPr>
            </w:pPr>
          </w:p>
        </w:tc>
        <w:tc>
          <w:tcPr>
            <w:tcW w:w="986" w:type="dxa"/>
          </w:tcPr>
          <w:p w14:paraId="6A3995F4" w14:textId="77777777" w:rsidR="004A64CD" w:rsidRPr="003D3FDA" w:rsidRDefault="004A64CD" w:rsidP="008B1AE2">
            <w:pPr>
              <w:pStyle w:val="Caption"/>
              <w:ind w:firstLine="0"/>
            </w:pPr>
          </w:p>
        </w:tc>
      </w:tr>
    </w:tbl>
    <w:p w14:paraId="7C0136D6" w14:textId="2E0C75F0" w:rsidR="00BD472B" w:rsidRDefault="00BD472B" w:rsidP="00BD472B">
      <w:pPr>
        <w:pStyle w:val="Heading2"/>
      </w:pPr>
      <w:bookmarkStart w:id="61" w:name="_Toc159207564"/>
      <w:del w:id="62" w:author="Ilaria Fratelli" w:date="2024-02-19T18:23:00Z">
        <w:r w:rsidDel="001F7C6B">
          <w:delText>Examples of sensitivity of some o</w:delText>
        </w:r>
      </w:del>
      <w:ins w:id="63" w:author="Ilaria Fratelli" w:date="2024-02-19T18:23:00Z">
        <w:r w:rsidR="001F7C6B">
          <w:t>O</w:t>
        </w:r>
      </w:ins>
      <w:r>
        <w:t>rganic</w:t>
      </w:r>
      <w:r w:rsidR="004A64CD">
        <w:t xml:space="preserve"> and hybrid</w:t>
      </w:r>
      <w:r>
        <w:t xml:space="preserve"> semiconductor</w:t>
      </w:r>
      <w:ins w:id="64" w:author="Ilaria Fratelli" w:date="2024-02-19T18:23:00Z">
        <w:r w:rsidR="001F7C6B">
          <w:t>-based X-ray detectors: State of the Art</w:t>
        </w:r>
      </w:ins>
      <w:del w:id="65" w:author="Ilaria Fratelli" w:date="2024-02-19T18:23:00Z">
        <w:r w:rsidDel="001F7C6B">
          <w:delText>s</w:delText>
        </w:r>
      </w:del>
      <w:bookmarkEnd w:id="61"/>
    </w:p>
    <w:p w14:paraId="3BFD2D88" w14:textId="77777777" w:rsidR="004A64CD" w:rsidRPr="004A64CD" w:rsidRDefault="004A64CD" w:rsidP="004A64CD">
      <w:pPr>
        <w:rPr>
          <w:lang w:val="en-US"/>
        </w:rPr>
      </w:pPr>
    </w:p>
    <w:p w14:paraId="41DAD97A" w14:textId="77777777" w:rsidR="00C84DBE" w:rsidRDefault="005D1A3A">
      <w:pPr>
        <w:keepNext/>
        <w:jc w:val="center"/>
        <w:pPrChange w:id="66" w:author="Ilaria Fratelli" w:date="2024-02-19T16:53:00Z">
          <w:pPr>
            <w:keepNext/>
          </w:pPr>
        </w:pPrChange>
      </w:pPr>
      <w:r>
        <w:rPr>
          <w:noProof/>
          <w:lang w:val="en-US"/>
        </w:rPr>
        <w:drawing>
          <wp:inline distT="0" distB="0" distL="0" distR="0" wp14:anchorId="3D4BAD0C" wp14:editId="06702301">
            <wp:extent cx="3186546" cy="2569202"/>
            <wp:effectExtent l="0" t="0" r="0" b="3175"/>
            <wp:docPr id="202727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4551" cy="2583719"/>
                    </a:xfrm>
                    <a:prstGeom prst="rect">
                      <a:avLst/>
                    </a:prstGeom>
                    <a:noFill/>
                    <a:ln>
                      <a:noFill/>
                    </a:ln>
                  </pic:spPr>
                </pic:pic>
              </a:graphicData>
            </a:graphic>
          </wp:inline>
        </w:drawing>
      </w:r>
    </w:p>
    <w:p w14:paraId="1CCD8D39" w14:textId="0A863B2A" w:rsidR="005D1A3A" w:rsidRPr="00C84DBE" w:rsidRDefault="00C84DBE" w:rsidP="00C84DBE">
      <w:pPr>
        <w:pStyle w:val="Caption"/>
        <w:rPr>
          <w:sz w:val="22"/>
          <w:szCs w:val="22"/>
        </w:rPr>
      </w:pPr>
      <w:commentRangeStart w:id="67"/>
      <w:r w:rsidRPr="00C84DBE">
        <w:rPr>
          <w:sz w:val="22"/>
          <w:szCs w:val="22"/>
        </w:rPr>
        <w:t xml:space="preserve">Figure </w:t>
      </w:r>
      <w:r w:rsidR="00305105">
        <w:rPr>
          <w:sz w:val="22"/>
          <w:szCs w:val="22"/>
        </w:rPr>
        <w:fldChar w:fldCharType="begin"/>
      </w:r>
      <w:r w:rsidR="00305105">
        <w:rPr>
          <w:sz w:val="22"/>
          <w:szCs w:val="22"/>
        </w:rPr>
        <w:instrText xml:space="preserve"> STYLEREF 1 \s </w:instrText>
      </w:r>
      <w:r w:rsidR="00305105">
        <w:rPr>
          <w:sz w:val="22"/>
          <w:szCs w:val="22"/>
        </w:rPr>
        <w:fldChar w:fldCharType="separate"/>
      </w:r>
      <w:r w:rsidR="00305105">
        <w:rPr>
          <w:noProof/>
          <w:sz w:val="22"/>
          <w:szCs w:val="22"/>
        </w:rPr>
        <w:t>2</w:t>
      </w:r>
      <w:r w:rsidR="00305105">
        <w:rPr>
          <w:sz w:val="22"/>
          <w:szCs w:val="22"/>
        </w:rPr>
        <w:fldChar w:fldCharType="end"/>
      </w:r>
      <w:r w:rsidR="00305105">
        <w:rPr>
          <w:sz w:val="22"/>
          <w:szCs w:val="22"/>
        </w:rPr>
        <w:t>.</w:t>
      </w:r>
      <w:r w:rsidR="00305105">
        <w:rPr>
          <w:sz w:val="22"/>
          <w:szCs w:val="22"/>
        </w:rPr>
        <w:fldChar w:fldCharType="begin"/>
      </w:r>
      <w:r w:rsidR="00305105">
        <w:rPr>
          <w:sz w:val="22"/>
          <w:szCs w:val="22"/>
        </w:rPr>
        <w:instrText xml:space="preserve"> SEQ Figure \* ARABIC \s 1 </w:instrText>
      </w:r>
      <w:r w:rsidR="00305105">
        <w:rPr>
          <w:sz w:val="22"/>
          <w:szCs w:val="22"/>
        </w:rPr>
        <w:fldChar w:fldCharType="separate"/>
      </w:r>
      <w:r w:rsidR="00305105">
        <w:rPr>
          <w:noProof/>
          <w:sz w:val="22"/>
          <w:szCs w:val="22"/>
        </w:rPr>
        <w:t>6</w:t>
      </w:r>
      <w:r w:rsidR="00305105">
        <w:rPr>
          <w:sz w:val="22"/>
          <w:szCs w:val="22"/>
        </w:rPr>
        <w:fldChar w:fldCharType="end"/>
      </w:r>
      <w:r w:rsidRPr="00C84DBE">
        <w:rPr>
          <w:sz w:val="22"/>
          <w:szCs w:val="22"/>
        </w:rPr>
        <w:t xml:space="preserve"> </w:t>
      </w:r>
      <w:commentRangeEnd w:id="67"/>
      <w:r w:rsidR="009D2AFB">
        <w:rPr>
          <w:rStyle w:val="CommentReference"/>
          <w:rFonts w:eastAsiaTheme="minorHAnsi"/>
          <w:iCs w:val="0"/>
          <w:color w:val="auto"/>
          <w:lang w:val="en-GB"/>
        </w:rPr>
        <w:commentReference w:id="67"/>
      </w:r>
      <w:r w:rsidRPr="00C84DBE">
        <w:rPr>
          <w:sz w:val="22"/>
          <w:szCs w:val="22"/>
        </w:rPr>
        <w:t>Comparison of top sensitivity for organic and perovskite-based detectors (Laura Basiricò A. C., 2021).</w:t>
      </w:r>
    </w:p>
    <w:p w14:paraId="410ECEF6" w14:textId="77777777" w:rsidR="00C84DBE" w:rsidRPr="00C84DBE" w:rsidRDefault="00C84DBE" w:rsidP="00C84DBE">
      <w:pPr>
        <w:rPr>
          <w:lang w:val="en-US"/>
        </w:rPr>
      </w:pPr>
    </w:p>
    <w:p w14:paraId="57FA005D" w14:textId="4AE073AB" w:rsidR="00D44CCB" w:rsidRDefault="00EF6FB1" w:rsidP="00CB1E25">
      <w:pPr>
        <w:rPr>
          <w:lang w:val="en-US"/>
        </w:rPr>
      </w:pPr>
      <w:r>
        <w:rPr>
          <w:lang w:val="en-US"/>
        </w:rPr>
        <w:t xml:space="preserve">To estimate the </w:t>
      </w:r>
      <w:r w:rsidR="00D44CCB">
        <w:rPr>
          <w:lang w:val="en-US"/>
        </w:rPr>
        <w:t xml:space="preserve">performance of different thin-film direct X-ray detectors, from large multitude of organic and hybrid semiconductors we will regard several </w:t>
      </w:r>
      <w:commentRangeStart w:id="68"/>
      <w:r w:rsidR="00D44CCB">
        <w:rPr>
          <w:lang w:val="en-US"/>
        </w:rPr>
        <w:t>2D</w:t>
      </w:r>
      <w:commentRangeEnd w:id="68"/>
      <w:r w:rsidR="009D2AFB">
        <w:rPr>
          <w:rStyle w:val="CommentReference"/>
        </w:rPr>
        <w:commentReference w:id="68"/>
      </w:r>
      <w:r w:rsidR="00D44CCB">
        <w:rPr>
          <w:lang w:val="en-US"/>
        </w:rPr>
        <w:t xml:space="preserve"> materials that are currently under investigation. When it comes to thin-film photovoltaics, among the most prominent are perovskite-based X-ray detectors. Recent studies on such devices have been primarily concentrated on </w:t>
      </w:r>
      <w:r w:rsidR="00D44CCB">
        <w:rPr>
          <w:lang w:val="en-US"/>
        </w:rPr>
        <w:lastRenderedPageBreak/>
        <w:t>identifying technological approaches to improve film thickness, specifically radiation absorption, at the same time ensuring a sufficient µτ product to uphold optimal charge collection efficiency. The highest sensitivity reported for a perovskite-based detector was found to be 1.22 × 10</w:t>
      </w:r>
      <w:r w:rsidR="00D44CCB">
        <w:rPr>
          <w:vertAlign w:val="superscript"/>
          <w:lang w:val="en-US"/>
        </w:rPr>
        <w:t>5</w:t>
      </w:r>
      <w:r w:rsidR="00D44CCB">
        <w:rPr>
          <w:lang w:val="en-US"/>
        </w:rPr>
        <w:t xml:space="preserve"> µC/(Gy·cm</w:t>
      </w:r>
      <w:r w:rsidR="00D44CCB">
        <w:rPr>
          <w:vertAlign w:val="superscript"/>
          <w:lang w:val="en-US"/>
        </w:rPr>
        <w:t>2</w:t>
      </w:r>
      <w:r w:rsidR="00D44CCB">
        <w:rPr>
          <w:lang w:val="en-US"/>
        </w:rPr>
        <w:t xml:space="preserve">) for </w:t>
      </w:r>
      <w:proofErr w:type="gramStart"/>
      <w:r w:rsidR="00D44CCB">
        <w:rPr>
          <w:lang w:val="en-US"/>
        </w:rPr>
        <w:t>a</w:t>
      </w:r>
      <w:proofErr w:type="gramEnd"/>
      <w:r w:rsidR="00D44CCB">
        <w:rPr>
          <w:lang w:val="en-US"/>
        </w:rPr>
        <w:t xml:space="preserve"> 800 µm thick MAPbI</w:t>
      </w:r>
      <w:r w:rsidR="00D44CCB">
        <w:rPr>
          <w:vertAlign w:val="subscript"/>
          <w:lang w:val="en-US"/>
        </w:rPr>
        <w:t>3</w:t>
      </w:r>
      <w:r w:rsidR="00D44CCB">
        <w:rPr>
          <w:lang w:val="en-US"/>
        </w:rPr>
        <w:t xml:space="preserve"> wafer fabricated by a heating-assisted press method </w:t>
      </w:r>
      <w:commentRangeStart w:id="69"/>
      <w:sdt>
        <w:sdtPr>
          <w:rPr>
            <w:lang w:val="en-US"/>
          </w:rPr>
          <w:id w:val="-1467655165"/>
          <w:citation/>
        </w:sdtPr>
        <w:sdtContent>
          <w:r w:rsidR="00D44CCB">
            <w:rPr>
              <w:lang w:val="en-US"/>
            </w:rPr>
            <w:fldChar w:fldCharType="begin"/>
          </w:r>
          <w:r w:rsidR="00D44CCB">
            <w:rPr>
              <w:lang w:val="en-US"/>
            </w:rPr>
            <w:instrText xml:space="preserve"> CITATION Basa \l 1033 </w:instrText>
          </w:r>
          <w:r w:rsidR="00D44CCB">
            <w:rPr>
              <w:lang w:val="en-US"/>
            </w:rPr>
            <w:fldChar w:fldCharType="separate"/>
          </w:r>
          <w:r w:rsidR="00D33BFA">
            <w:rPr>
              <w:noProof/>
              <w:lang w:val="en-US"/>
            </w:rPr>
            <w:t>(Laura Basiricò A. C., 2021)</w:t>
          </w:r>
          <w:r w:rsidR="00D44CCB">
            <w:rPr>
              <w:lang w:val="en-US"/>
            </w:rPr>
            <w:fldChar w:fldCharType="end"/>
          </w:r>
        </w:sdtContent>
      </w:sdt>
      <w:r w:rsidR="00D44CCB">
        <w:rPr>
          <w:lang w:val="en-US"/>
        </w:rPr>
        <w:t>.</w:t>
      </w:r>
      <w:commentRangeEnd w:id="69"/>
      <w:r w:rsidR="009D2AFB">
        <w:rPr>
          <w:rStyle w:val="CommentReference"/>
        </w:rPr>
        <w:commentReference w:id="69"/>
      </w:r>
    </w:p>
    <w:p w14:paraId="11FB1B02" w14:textId="6D7EB0C7" w:rsidR="00D44CCB" w:rsidRPr="004A64CD" w:rsidRDefault="00D44CCB" w:rsidP="00BD472B">
      <w:pPr>
        <w:rPr>
          <w:lang w:val="en-US"/>
        </w:rPr>
      </w:pPr>
      <w:r>
        <w:rPr>
          <w:lang w:val="en-US"/>
        </w:rPr>
        <w:t>Another example of a direct thin-film organic X-ray detector is based on bis-</w:t>
      </w:r>
      <w:r w:rsidR="000B55F0">
        <w:rPr>
          <w:lang w:val="en-US"/>
        </w:rPr>
        <w:t>(</w:t>
      </w:r>
      <w:proofErr w:type="spellStart"/>
      <w:r w:rsidR="000B55F0">
        <w:rPr>
          <w:lang w:val="en-US"/>
        </w:rPr>
        <w:t>triisopropylsilylethynyl</w:t>
      </w:r>
      <w:proofErr w:type="spellEnd"/>
      <w:r w:rsidR="000B55F0">
        <w:rPr>
          <w:lang w:val="en-US"/>
        </w:rPr>
        <w:t>)pentacene (TIPS-pentacene) with the photoconductor architecture. The device was fabricated while drop casting onto flexible poly(</w:t>
      </w:r>
      <w:proofErr w:type="spellStart"/>
      <w:r w:rsidR="000B55F0">
        <w:rPr>
          <w:lang w:val="en-US"/>
        </w:rPr>
        <w:t>ethyleneterephtalate</w:t>
      </w:r>
      <w:proofErr w:type="spellEnd"/>
      <w:r w:rsidR="000B55F0">
        <w:rPr>
          <w:lang w:val="en-US"/>
        </w:rPr>
        <w:t>) (PET) substrate. While biasing the X-ray detector with 0.2 V, the highest sensitivity value was evaluated as 77 × 10</w:t>
      </w:r>
      <w:r w:rsidR="000B55F0">
        <w:rPr>
          <w:vertAlign w:val="superscript"/>
          <w:lang w:val="en-US"/>
        </w:rPr>
        <w:t>3</w:t>
      </w:r>
      <w:r w:rsidR="000B55F0">
        <w:rPr>
          <w:lang w:val="en-US"/>
        </w:rPr>
        <w:t xml:space="preserve"> </w:t>
      </w:r>
      <w:proofErr w:type="spellStart"/>
      <w:r w:rsidR="000B55F0">
        <w:rPr>
          <w:lang w:val="en-US"/>
        </w:rPr>
        <w:t>nC</w:t>
      </w:r>
      <w:proofErr w:type="spellEnd"/>
      <w:r w:rsidR="000B55F0">
        <w:rPr>
          <w:lang w:val="en-US"/>
        </w:rPr>
        <w:t>/(mGy·cm</w:t>
      </w:r>
      <w:r w:rsidR="000B55F0">
        <w:rPr>
          <w:vertAlign w:val="superscript"/>
          <w:lang w:val="en-US"/>
        </w:rPr>
        <w:t>3</w:t>
      </w:r>
      <w:r w:rsidR="000B55F0">
        <w:rPr>
          <w:lang w:val="en-US"/>
        </w:rPr>
        <w:t>)</w:t>
      </w:r>
      <w:sdt>
        <w:sdtPr>
          <w:rPr>
            <w:lang w:val="en-US"/>
          </w:rPr>
          <w:id w:val="1973946631"/>
          <w:citation/>
        </w:sdtPr>
        <w:sdtContent>
          <w:r w:rsidR="005D1A3A">
            <w:rPr>
              <w:lang w:val="en-US"/>
            </w:rPr>
            <w:fldChar w:fldCharType="begin"/>
          </w:r>
          <w:r w:rsidR="005D1A3A">
            <w:rPr>
              <w:lang w:val="en-US"/>
            </w:rPr>
            <w:instrText xml:space="preserve"> CITATION Lau16 \l 1033 </w:instrText>
          </w:r>
          <w:r w:rsidR="005D1A3A">
            <w:rPr>
              <w:lang w:val="en-US"/>
            </w:rPr>
            <w:fldChar w:fldCharType="separate"/>
          </w:r>
          <w:r w:rsidR="00D33BFA">
            <w:rPr>
              <w:noProof/>
              <w:lang w:val="en-US"/>
            </w:rPr>
            <w:t xml:space="preserve"> (Laura Basiricò A. C., 2016)</w:t>
          </w:r>
          <w:r w:rsidR="005D1A3A">
            <w:rPr>
              <w:lang w:val="en-US"/>
            </w:rPr>
            <w:fldChar w:fldCharType="end"/>
          </w:r>
        </w:sdtContent>
      </w:sdt>
      <w:r w:rsidR="005D1A3A">
        <w:rPr>
          <w:lang w:val="en-US"/>
        </w:rPr>
        <w:t>.</w:t>
      </w:r>
      <w:r w:rsidR="004A64CD">
        <w:rPr>
          <w:lang w:val="en-US"/>
        </w:rPr>
        <w:t xml:space="preserve"> On the other hand</w:t>
      </w:r>
      <w:r w:rsidR="004A64CD" w:rsidRPr="004A64CD">
        <w:rPr>
          <w:lang w:val="en-US"/>
        </w:rPr>
        <w:t xml:space="preserve">, in </w:t>
      </w:r>
      <w:sdt>
        <w:sdtPr>
          <w:rPr>
            <w:lang w:val="en-US"/>
          </w:rPr>
          <w:id w:val="1596971206"/>
          <w:citation/>
        </w:sdtPr>
        <w:sdtContent>
          <w:r w:rsidR="004A64CD" w:rsidRPr="004A64CD">
            <w:rPr>
              <w:lang w:val="en-US"/>
            </w:rPr>
            <w:fldChar w:fldCharType="begin"/>
          </w:r>
          <w:r w:rsidR="004A64CD" w:rsidRPr="004A64CD">
            <w:rPr>
              <w:lang w:val="en-US"/>
            </w:rPr>
            <w:instrText xml:space="preserve"> CITATION Iné20 \l 1033 </w:instrText>
          </w:r>
          <w:r w:rsidR="004A64CD" w:rsidRPr="004A64CD">
            <w:rPr>
              <w:lang w:val="en-US"/>
            </w:rPr>
            <w:fldChar w:fldCharType="separate"/>
          </w:r>
          <w:r w:rsidR="00D33BFA">
            <w:rPr>
              <w:noProof/>
              <w:lang w:val="en-US"/>
            </w:rPr>
            <w:t>(Inés Temiño, 2020)</w:t>
          </w:r>
          <w:r w:rsidR="004A64CD" w:rsidRPr="004A64CD">
            <w:rPr>
              <w:lang w:val="en-US"/>
            </w:rPr>
            <w:fldChar w:fldCharType="end"/>
          </w:r>
        </w:sdtContent>
      </w:sdt>
      <w:r w:rsidR="004A64CD" w:rsidRPr="004A64CD">
        <w:rPr>
          <w:lang w:val="en-US"/>
        </w:rPr>
        <w:t xml:space="preserve">, TIPS-pentacene </w:t>
      </w:r>
      <w:ins w:id="70" w:author="Ilaria Fratelli" w:date="2024-02-19T17:06:00Z">
        <w:r w:rsidR="00672C25">
          <w:rPr>
            <w:lang w:val="en-US"/>
          </w:rPr>
          <w:t xml:space="preserve">blended with polystyrene </w:t>
        </w:r>
      </w:ins>
      <w:r w:rsidR="004A64CD" w:rsidRPr="004A64CD">
        <w:rPr>
          <w:lang w:val="en-US"/>
        </w:rPr>
        <w:t xml:space="preserve">organic field effect transistors (OFETs) were used as X-ray detectors and exhibited the </w:t>
      </w:r>
      <w:del w:id="71" w:author="Ilaria Fratelli" w:date="2024-02-19T17:05:00Z">
        <w:r w:rsidR="004A64CD" w:rsidRPr="004A64CD" w:rsidDel="00672C25">
          <w:rPr>
            <w:lang w:val="en-US"/>
          </w:rPr>
          <w:delText xml:space="preserve">record </w:delText>
        </w:r>
      </w:del>
      <w:commentRangeStart w:id="72"/>
      <w:ins w:id="73" w:author="Ilaria Fratelli" w:date="2024-02-19T17:05:00Z">
        <w:r w:rsidR="00672C25">
          <w:rPr>
            <w:lang w:val="en-US"/>
          </w:rPr>
          <w:t xml:space="preserve">one of the highest sensitivities </w:t>
        </w:r>
      </w:ins>
      <w:commentRangeEnd w:id="72"/>
      <w:ins w:id="74" w:author="Ilaria Fratelli" w:date="2024-02-19T17:06:00Z">
        <w:r w:rsidR="00BE0FB3">
          <w:rPr>
            <w:rStyle w:val="CommentReference"/>
          </w:rPr>
          <w:commentReference w:id="72"/>
        </w:r>
      </w:ins>
      <w:ins w:id="75" w:author="Ilaria Fratelli" w:date="2024-02-19T17:05:00Z">
        <w:r w:rsidR="00672C25">
          <w:rPr>
            <w:lang w:val="en-US"/>
          </w:rPr>
          <w:t>reported</w:t>
        </w:r>
      </w:ins>
      <w:del w:id="76" w:author="Ilaria Fratelli" w:date="2024-02-19T17:05:00Z">
        <w:r w:rsidR="004A64CD" w:rsidRPr="004A64CD" w:rsidDel="00672C25">
          <w:rPr>
            <w:lang w:val="en-US"/>
          </w:rPr>
          <w:delText>sensitivity</w:delText>
        </w:r>
      </w:del>
      <w:ins w:id="77" w:author="Ilaria Fratelli" w:date="2024-02-19T17:04:00Z">
        <w:r w:rsidR="00672C25">
          <w:rPr>
            <w:lang w:val="en-US"/>
          </w:rPr>
          <w:t xml:space="preserve"> among organic X-r</w:t>
        </w:r>
      </w:ins>
      <w:ins w:id="78" w:author="Ilaria Fratelli" w:date="2024-02-19T17:05:00Z">
        <w:r w:rsidR="00672C25">
          <w:rPr>
            <w:lang w:val="en-US"/>
          </w:rPr>
          <w:t>ay detectors</w:t>
        </w:r>
      </w:ins>
      <w:r w:rsidR="004A64CD" w:rsidRPr="004A64CD">
        <w:rPr>
          <w:lang w:val="en-US"/>
        </w:rPr>
        <w:t xml:space="preserve"> of 1.3 × 10</w:t>
      </w:r>
      <w:r w:rsidR="004A64CD" w:rsidRPr="004A64CD">
        <w:rPr>
          <w:vertAlign w:val="superscript"/>
          <w:lang w:val="en-US"/>
        </w:rPr>
        <w:t>4</w:t>
      </w:r>
      <w:r w:rsidR="004A64CD" w:rsidRPr="004A64CD">
        <w:rPr>
          <w:lang w:val="en-US"/>
        </w:rPr>
        <w:t xml:space="preserve"> µC/(</w:t>
      </w:r>
      <w:proofErr w:type="spellStart"/>
      <w:r w:rsidR="004A64CD" w:rsidRPr="004A64CD">
        <w:rPr>
          <w:lang w:val="en-US"/>
        </w:rPr>
        <w:t>Gy</w:t>
      </w:r>
      <w:proofErr w:type="spellEnd"/>
      <w:r w:rsidR="004A64CD" w:rsidRPr="004A64CD">
        <w:rPr>
          <w:lang w:val="en-US"/>
        </w:rPr>
        <w:t xml:space="preserve"> × cm</w:t>
      </w:r>
      <w:r w:rsidR="004A64CD" w:rsidRPr="004A64CD">
        <w:rPr>
          <w:vertAlign w:val="superscript"/>
          <w:lang w:val="en-US"/>
        </w:rPr>
        <w:t>2</w:t>
      </w:r>
      <w:r w:rsidR="004A64CD" w:rsidRPr="004A64CD">
        <w:rPr>
          <w:lang w:val="en-US"/>
        </w:rPr>
        <w:t xml:space="preserve">) while being biased at </w:t>
      </w:r>
      <w:r w:rsidR="004A64CD" w:rsidRPr="004A64CD">
        <w:rPr>
          <w:i/>
          <w:iCs/>
          <w:lang w:val="en-US"/>
        </w:rPr>
        <w:t>V</w:t>
      </w:r>
      <w:r w:rsidR="004A64CD" w:rsidRPr="004A64CD">
        <w:rPr>
          <w:i/>
          <w:iCs/>
          <w:vertAlign w:val="subscript"/>
          <w:lang w:val="en-US"/>
        </w:rPr>
        <w:t>SD</w:t>
      </w:r>
      <w:r w:rsidR="004A64CD" w:rsidRPr="004A64CD">
        <w:rPr>
          <w:lang w:val="en-US"/>
        </w:rPr>
        <w:t xml:space="preserve"> = -20 V and</w:t>
      </w:r>
      <w:r w:rsidR="004A64CD" w:rsidRPr="004A64CD">
        <w:rPr>
          <w:i/>
          <w:iCs/>
          <w:lang w:val="en-US"/>
        </w:rPr>
        <w:t xml:space="preserve"> V</w:t>
      </w:r>
      <w:r w:rsidR="004A64CD" w:rsidRPr="004A64CD">
        <w:rPr>
          <w:i/>
          <w:iCs/>
          <w:vertAlign w:val="subscript"/>
          <w:lang w:val="en-US"/>
        </w:rPr>
        <w:t>GS</w:t>
      </w:r>
      <w:r w:rsidR="004A64CD" w:rsidRPr="004A64CD">
        <w:rPr>
          <w:lang w:val="en-US"/>
        </w:rPr>
        <w:t xml:space="preserve"> = -15 V</w:t>
      </w:r>
      <w:del w:id="79" w:author="Ilaria Fratelli" w:date="2024-02-19T17:04:00Z">
        <w:r w:rsidR="004A64CD" w:rsidRPr="004A64CD" w:rsidDel="00672C25">
          <w:rPr>
            <w:lang w:val="en-US"/>
          </w:rPr>
          <w:delText xml:space="preserve"> exposed to a dose rate of 53 mGy/s</w:delText>
        </w:r>
      </w:del>
      <w:r w:rsidR="004A64CD" w:rsidRPr="004A64CD">
        <w:rPr>
          <w:lang w:val="en-US"/>
        </w:rPr>
        <w:t>.</w:t>
      </w:r>
    </w:p>
    <w:p w14:paraId="60523788" w14:textId="3F836B6A" w:rsidR="005D1A3A" w:rsidRPr="005D1A3A" w:rsidRDefault="005D1A3A" w:rsidP="00BD472B">
      <w:pPr>
        <w:rPr>
          <w:lang w:val="en-US"/>
        </w:rPr>
      </w:pPr>
      <w:r>
        <w:rPr>
          <w:lang w:val="en-US"/>
        </w:rPr>
        <w:t>Regarding hybrid semiconductors, in</w:t>
      </w:r>
      <w:r w:rsidRPr="005D1A3A">
        <w:rPr>
          <w:lang w:val="en-US"/>
        </w:rPr>
        <w:t xml:space="preserve"> </w:t>
      </w:r>
      <w:sdt>
        <w:sdtPr>
          <w:rPr>
            <w:lang w:val="en-US"/>
          </w:rPr>
          <w:id w:val="224808713"/>
          <w:citation/>
        </w:sdtPr>
        <w:sdtContent>
          <w:r w:rsidRPr="005D1A3A">
            <w:rPr>
              <w:lang w:val="en-US"/>
            </w:rPr>
            <w:fldChar w:fldCharType="begin"/>
          </w:r>
          <w:r w:rsidRPr="005D1A3A">
            <w:rPr>
              <w:lang w:val="en-US"/>
            </w:rPr>
            <w:instrText xml:space="preserve"> CITATION HMT18 \l 1033 </w:instrText>
          </w:r>
          <w:r w:rsidRPr="005D1A3A">
            <w:rPr>
              <w:lang w:val="en-US"/>
            </w:rPr>
            <w:fldChar w:fldCharType="separate"/>
          </w:r>
          <w:r w:rsidR="00D33BFA">
            <w:rPr>
              <w:noProof/>
              <w:lang w:val="en-US"/>
            </w:rPr>
            <w:t>(H.M. Thirimanne, 2018)</w:t>
          </w:r>
          <w:r w:rsidRPr="005D1A3A">
            <w:rPr>
              <w:lang w:val="en-US"/>
            </w:rPr>
            <w:fldChar w:fldCharType="end"/>
          </w:r>
        </w:sdtContent>
      </w:sdt>
      <w:r w:rsidRPr="005D1A3A">
        <w:rPr>
          <w:lang w:val="en-US"/>
        </w:rPr>
        <w:t xml:space="preserve"> a thin-film direct X-ray detector with the photodiode architecture was made of hybrid semiconductor consisting of organic bulk heterojunction (BHJ) of poly(3-hexylthiophene-2,5-diyl) (P3HT) and [6,6]-Phenyl C</w:t>
      </w:r>
      <w:r w:rsidRPr="005D1A3A">
        <w:rPr>
          <w:vertAlign w:val="subscript"/>
          <w:lang w:val="en-US"/>
        </w:rPr>
        <w:t>71</w:t>
      </w:r>
      <w:r w:rsidRPr="005D1A3A">
        <w:rPr>
          <w:vertAlign w:val="subscript"/>
          <w:lang w:val="en-US"/>
        </w:rPr>
        <w:softHyphen/>
      </w:r>
      <w:r w:rsidRPr="005D1A3A">
        <w:rPr>
          <w:lang w:val="en-US"/>
        </w:rPr>
        <w:t xml:space="preserve"> butyric acid methyl ester (PC</w:t>
      </w:r>
      <w:r w:rsidRPr="005D1A3A">
        <w:rPr>
          <w:vertAlign w:val="subscript"/>
          <w:lang w:val="en-US"/>
        </w:rPr>
        <w:t>70</w:t>
      </w:r>
      <w:r w:rsidRPr="005D1A3A">
        <w:rPr>
          <w:lang w:val="en-US"/>
        </w:rPr>
        <w:t xml:space="preserve">BM), </w:t>
      </w:r>
      <w:ins w:id="80" w:author="Ilaria Fratelli" w:date="2024-02-19T17:08:00Z">
        <w:r w:rsidR="00D23909">
          <w:rPr>
            <w:lang w:val="en-US"/>
          </w:rPr>
          <w:t xml:space="preserve">blended </w:t>
        </w:r>
      </w:ins>
      <w:r w:rsidRPr="005D1A3A">
        <w:rPr>
          <w:lang w:val="en-US"/>
        </w:rPr>
        <w:t xml:space="preserve">with </w:t>
      </w:r>
      <w:del w:id="81" w:author="Ilaria Fratelli" w:date="2024-02-19T17:08:00Z">
        <w:r w:rsidRPr="005D1A3A" w:rsidDel="00D23909">
          <w:rPr>
            <w:lang w:val="en-US"/>
          </w:rPr>
          <w:delText xml:space="preserve">the </w:delText>
        </w:r>
      </w:del>
      <w:r w:rsidRPr="005D1A3A">
        <w:rPr>
          <w:lang w:val="en-US"/>
        </w:rPr>
        <w:t>nanoparticles (NPs) of Bi</w:t>
      </w:r>
      <w:r w:rsidRPr="005D1A3A">
        <w:rPr>
          <w:vertAlign w:val="subscript"/>
          <w:lang w:val="en-US"/>
        </w:rPr>
        <w:t>2</w:t>
      </w:r>
      <w:r w:rsidRPr="005D1A3A">
        <w:rPr>
          <w:lang w:val="en-US"/>
        </w:rPr>
        <w:t>O</w:t>
      </w:r>
      <w:r w:rsidRPr="005D1A3A">
        <w:rPr>
          <w:vertAlign w:val="subscript"/>
          <w:lang w:val="en-US"/>
        </w:rPr>
        <w:t>3</w:t>
      </w:r>
      <w:ins w:id="82" w:author="Ilaria Fratelli" w:date="2024-02-19T17:08:00Z">
        <w:r w:rsidR="00D23909" w:rsidRPr="00D23909">
          <w:rPr>
            <w:lang w:val="en-US"/>
            <w:rPrChange w:id="83" w:author="Ilaria Fratelli" w:date="2024-02-19T17:08:00Z">
              <w:rPr>
                <w:vertAlign w:val="subscript"/>
                <w:lang w:val="en-US"/>
              </w:rPr>
            </w:rPrChange>
          </w:rPr>
          <w:t xml:space="preserve"> to </w:t>
        </w:r>
      </w:ins>
      <w:ins w:id="84" w:author="Ilaria Fratelli" w:date="2024-02-19T17:09:00Z">
        <w:r w:rsidR="00D23909">
          <w:rPr>
            <w:lang w:val="en-US"/>
          </w:rPr>
          <w:t>increase the attenuation fraction of the active layer</w:t>
        </w:r>
      </w:ins>
      <w:r w:rsidRPr="005D1A3A">
        <w:rPr>
          <w:lang w:val="en-US"/>
        </w:rPr>
        <w:t xml:space="preserve">. The X-ray source was a medical linear accelerator. The sensitivity of such devices was estimated to be </w:t>
      </w:r>
      <w:commentRangeStart w:id="85"/>
      <w:r w:rsidRPr="005D1A3A">
        <w:rPr>
          <w:lang w:val="en-US"/>
        </w:rPr>
        <w:t>1712 µC</w:t>
      </w:r>
      <w:proofErr w:type="gramStart"/>
      <w:r w:rsidRPr="005D1A3A">
        <w:rPr>
          <w:lang w:val="en-US"/>
        </w:rPr>
        <w:t>/(</w:t>
      </w:r>
      <w:proofErr w:type="spellStart"/>
      <w:proofErr w:type="gramEnd"/>
      <w:r w:rsidRPr="005D1A3A">
        <w:rPr>
          <w:lang w:val="en-US"/>
        </w:rPr>
        <w:t>mGy</w:t>
      </w:r>
      <w:proofErr w:type="spellEnd"/>
      <w:r w:rsidRPr="005D1A3A">
        <w:rPr>
          <w:lang w:val="en-US"/>
        </w:rPr>
        <w:t xml:space="preserve"> × cm</w:t>
      </w:r>
      <w:r w:rsidRPr="005D1A3A">
        <w:rPr>
          <w:vertAlign w:val="superscript"/>
          <w:lang w:val="en-US"/>
        </w:rPr>
        <w:t>3</w:t>
      </w:r>
      <w:r w:rsidRPr="005D1A3A">
        <w:rPr>
          <w:lang w:val="en-US"/>
        </w:rPr>
        <w:t xml:space="preserve">) </w:t>
      </w:r>
      <w:commentRangeEnd w:id="85"/>
      <w:r w:rsidR="000A128F">
        <w:rPr>
          <w:rStyle w:val="CommentReference"/>
        </w:rPr>
        <w:commentReference w:id="85"/>
      </w:r>
      <w:r w:rsidRPr="005D1A3A">
        <w:rPr>
          <w:lang w:val="en-US"/>
        </w:rPr>
        <w:t>under 50kV soft X-rays and ~30 and 58 µC/(</w:t>
      </w:r>
      <w:proofErr w:type="spellStart"/>
      <w:r w:rsidRPr="005D1A3A">
        <w:rPr>
          <w:lang w:val="en-US"/>
        </w:rPr>
        <w:t>mGy</w:t>
      </w:r>
      <w:proofErr w:type="spellEnd"/>
      <w:r w:rsidRPr="005D1A3A">
        <w:rPr>
          <w:lang w:val="en-US"/>
        </w:rPr>
        <w:t xml:space="preserve"> × cm</w:t>
      </w:r>
      <w:r w:rsidRPr="005D1A3A">
        <w:rPr>
          <w:vertAlign w:val="superscript"/>
          <w:lang w:val="en-US"/>
        </w:rPr>
        <w:t>3</w:t>
      </w:r>
      <w:r w:rsidRPr="005D1A3A">
        <w:rPr>
          <w:lang w:val="en-US"/>
        </w:rPr>
        <w:t>) under 6 and 15 MV hard X-rays. The sensitivities were obtained at -10 V applied to the photodiode.</w:t>
      </w:r>
    </w:p>
    <w:p w14:paraId="15C32783" w14:textId="7131B0BD" w:rsidR="00FC5C82" w:rsidRDefault="00FC5C82" w:rsidP="00FC5C82">
      <w:pPr>
        <w:pStyle w:val="Heading2"/>
      </w:pPr>
      <w:bookmarkStart w:id="86" w:name="_Toc159207565"/>
      <w:r>
        <w:t>Overview on</w:t>
      </w:r>
      <w:r w:rsidR="00C54DFC">
        <w:t xml:space="preserve"> X-ray detectors based on TMTES:PS</w:t>
      </w:r>
      <w:bookmarkEnd w:id="86"/>
    </w:p>
    <w:p w14:paraId="1F32E0DE" w14:textId="222A086E" w:rsidR="00C823FA" w:rsidRDefault="00F106F6" w:rsidP="003242CC">
      <w:pPr>
        <w:rPr>
          <w:lang w:val="en-US"/>
        </w:rPr>
      </w:pPr>
      <w:r>
        <w:rPr>
          <w:lang w:val="en-US"/>
        </w:rPr>
        <w:t xml:space="preserve">In </w:t>
      </w:r>
      <w:del w:id="87" w:author="Ilaria Fratelli" w:date="2024-02-19T17:12:00Z">
        <w:r w:rsidDel="00AE7F31">
          <w:rPr>
            <w:lang w:val="en-US"/>
          </w:rPr>
          <w:delText xml:space="preserve">the previous </w:delText>
        </w:r>
      </w:del>
      <w:ins w:id="88" w:author="Ilaria Fratelli" w:date="2024-02-19T17:12:00Z">
        <w:r w:rsidR="00AE7F31">
          <w:rPr>
            <w:lang w:val="en-US"/>
          </w:rPr>
          <w:t xml:space="preserve">some </w:t>
        </w:r>
      </w:ins>
      <w:r>
        <w:rPr>
          <w:lang w:val="en-US"/>
        </w:rPr>
        <w:t>work</w:t>
      </w:r>
      <w:ins w:id="89" w:author="Ilaria Fratelli" w:date="2024-02-19T17:12:00Z">
        <w:r w:rsidR="00AE7F31">
          <w:rPr>
            <w:lang w:val="en-US"/>
          </w:rPr>
          <w:t>s</w:t>
        </w:r>
      </w:ins>
      <w:r>
        <w:rPr>
          <w:lang w:val="en-US"/>
        </w:rPr>
        <w:t xml:space="preserve"> </w:t>
      </w:r>
      <w:ins w:id="90" w:author="Ilaria Fratelli" w:date="2024-02-19T17:12:00Z">
        <w:r w:rsidR="00AE7F31">
          <w:rPr>
            <w:lang w:val="en-US"/>
          </w:rPr>
          <w:t>previously reported in literature [</w:t>
        </w:r>
        <w:commentRangeStart w:id="91"/>
        <w:r w:rsidR="00AE7F31">
          <w:rPr>
            <w:lang w:val="en-US"/>
          </w:rPr>
          <w:t>REF</w:t>
        </w:r>
        <w:commentRangeEnd w:id="91"/>
        <w:r w:rsidR="00AE7F31">
          <w:rPr>
            <w:rStyle w:val="CommentReference"/>
          </w:rPr>
          <w:commentReference w:id="91"/>
        </w:r>
        <w:r w:rsidR="00AE7F31">
          <w:rPr>
            <w:lang w:val="en-US"/>
          </w:rPr>
          <w:t xml:space="preserve">] </w:t>
        </w:r>
      </w:ins>
      <w:r>
        <w:rPr>
          <w:lang w:val="en-US"/>
        </w:rPr>
        <w:t xml:space="preserve">regarding X-ray detectors in the form of </w:t>
      </w:r>
      <w:r>
        <w:rPr>
          <w:i/>
          <w:iCs/>
          <w:lang w:val="en-US"/>
        </w:rPr>
        <w:t>p</w:t>
      </w:r>
      <w:r>
        <w:rPr>
          <w:lang w:val="en-US"/>
        </w:rPr>
        <w:t xml:space="preserve">-type OFETs based on TIPS-pentacene blended with </w:t>
      </w:r>
      <w:proofErr w:type="spellStart"/>
      <w:r>
        <w:rPr>
          <w:lang w:val="en-US"/>
        </w:rPr>
        <w:t>polysterene</w:t>
      </w:r>
      <w:proofErr w:type="spellEnd"/>
      <w:r>
        <w:rPr>
          <w:lang w:val="en-US"/>
        </w:rPr>
        <w:t xml:space="preserve"> (PS), the devices already demonstrated excellent sensitivity comparable to the perovskite-based detectors. The organic semiconductor </w:t>
      </w:r>
      <w:r w:rsidR="00FB38CC">
        <w:rPr>
          <w:lang w:val="en-US"/>
        </w:rPr>
        <w:t xml:space="preserve">(OSC) </w:t>
      </w:r>
      <w:r>
        <w:rPr>
          <w:lang w:val="en-US"/>
        </w:rPr>
        <w:t xml:space="preserve">thin films were fabricated by the solution shearing technique of high processing capacity, known as the </w:t>
      </w:r>
      <w:r w:rsidRPr="00F106F6">
        <w:rPr>
          <w:i/>
          <w:iCs/>
          <w:lang w:val="en-US"/>
        </w:rPr>
        <w:t>bar-assisted meniscus shearing</w:t>
      </w:r>
      <w:r>
        <w:rPr>
          <w:lang w:val="en-US"/>
        </w:rPr>
        <w:t xml:space="preserve"> (BAMS) method, which outputs large scale crystalline films. </w:t>
      </w:r>
      <w:del w:id="92" w:author="Ilaria Fratelli" w:date="2024-02-19T17:14:00Z">
        <w:r w:rsidDel="00AE7F31">
          <w:rPr>
            <w:lang w:val="en-US"/>
          </w:rPr>
          <w:delText>During the analysis</w:delText>
        </w:r>
      </w:del>
      <w:ins w:id="93" w:author="Ilaria Fratelli" w:date="2024-02-19T17:14:00Z">
        <w:r w:rsidR="00AE7F31">
          <w:rPr>
            <w:lang w:val="en-US"/>
          </w:rPr>
          <w:t>In the reported study</w:t>
        </w:r>
      </w:ins>
      <w:r>
        <w:rPr>
          <w:lang w:val="en-US"/>
        </w:rPr>
        <w:t xml:space="preserve">, it was </w:t>
      </w:r>
      <w:r w:rsidR="003242CC">
        <w:rPr>
          <w:lang w:val="en-US"/>
        </w:rPr>
        <w:t xml:space="preserve">concluded that the organic-based detector efficiency strongly depends on the grain size and grain boundaries and also on the mobility of the active channel. Regarding the former in combination with photoconductive gain mechanism, films with </w:t>
      </w:r>
      <w:r w:rsidR="00FB38CC">
        <w:rPr>
          <w:lang w:val="en-US"/>
        </w:rPr>
        <w:t xml:space="preserve">smaller crystal domains exhibited better performance due to increase of the density of traps for minority charge carriers (in case of TIPS-pentacene electrons are the minority carriers), which </w:t>
      </w:r>
      <w:r w:rsidR="00FB38CC">
        <w:rPr>
          <w:lang w:val="en-US"/>
        </w:rPr>
        <w:lastRenderedPageBreak/>
        <w:t xml:space="preserve">enhanced photoconductive gain and thus, sensitivity. At the same time, the active channel mobility can be improved by </w:t>
      </w:r>
      <w:commentRangeStart w:id="94"/>
      <w:del w:id="95" w:author="Ilaria Fratelli" w:date="2024-02-19T17:15:00Z">
        <w:r w:rsidR="00FB38CC" w:rsidDel="00AE7F31">
          <w:rPr>
            <w:lang w:val="en-US"/>
          </w:rPr>
          <w:delText xml:space="preserve">employing the OSCs with crystal structure containing strong intermolecular electron coupling and by </w:delText>
        </w:r>
      </w:del>
      <w:commentRangeEnd w:id="94"/>
      <w:r w:rsidR="00AE7F31">
        <w:rPr>
          <w:rStyle w:val="CommentReference"/>
        </w:rPr>
        <w:commentReference w:id="94"/>
      </w:r>
      <w:r w:rsidR="00FB38CC">
        <w:rPr>
          <w:lang w:val="en-US"/>
        </w:rPr>
        <w:t>reducing the density of traps for the majority charge carriers (for TIPS-pentacene, hole</w:t>
      </w:r>
      <w:r w:rsidR="005A52A1">
        <w:rPr>
          <w:lang w:val="en-US"/>
        </w:rPr>
        <w:t>s</w:t>
      </w:r>
      <w:r w:rsidR="00FB38CC">
        <w:rPr>
          <w:lang w:val="en-US"/>
        </w:rPr>
        <w:t xml:space="preserve"> are the majority carriers). </w:t>
      </w:r>
      <w:r w:rsidR="005A52A1">
        <w:rPr>
          <w:lang w:val="en-US"/>
        </w:rPr>
        <w:t xml:space="preserve">The density </w:t>
      </w:r>
      <w:ins w:id="96" w:author="Ilaria Fratelli" w:date="2024-02-19T17:16:00Z">
        <w:r w:rsidR="00AE7F31">
          <w:rPr>
            <w:lang w:val="en-US"/>
          </w:rPr>
          <w:t xml:space="preserve">of traps for majority carriers generated at the dielectric/semiconductor interface </w:t>
        </w:r>
      </w:ins>
      <w:r w:rsidR="005A52A1">
        <w:rPr>
          <w:lang w:val="en-US"/>
        </w:rPr>
        <w:t xml:space="preserve">can be decreased by using OSC:PS blends, as thin film deposition induces vertical phase separation, creating a lower PS layer that passivates the interfacial majority carriers traps and again, enhances the majority charge carrier mobility also contributing to the sensitivity </w:t>
      </w:r>
      <w:sdt>
        <w:sdtPr>
          <w:rPr>
            <w:lang w:val="en-US"/>
          </w:rPr>
          <w:id w:val="-2114039481"/>
          <w:citation/>
        </w:sdtPr>
        <w:sdtContent>
          <w:r w:rsidR="005A52A1">
            <w:rPr>
              <w:lang w:val="en-US"/>
            </w:rPr>
            <w:fldChar w:fldCharType="begin"/>
          </w:r>
          <w:r w:rsidR="005A52A1">
            <w:rPr>
              <w:lang w:val="en-US"/>
            </w:rPr>
            <w:instrText xml:space="preserve"> CITATION Lau16 \l 1033 </w:instrText>
          </w:r>
          <w:r w:rsidR="005A52A1">
            <w:rPr>
              <w:lang w:val="en-US"/>
            </w:rPr>
            <w:fldChar w:fldCharType="separate"/>
          </w:r>
          <w:r w:rsidR="00D33BFA">
            <w:rPr>
              <w:noProof/>
              <w:lang w:val="en-US"/>
            </w:rPr>
            <w:t>(Laura Basiricò A. C., 2016)</w:t>
          </w:r>
          <w:r w:rsidR="005A52A1">
            <w:rPr>
              <w:lang w:val="en-US"/>
            </w:rPr>
            <w:fldChar w:fldCharType="end"/>
          </w:r>
        </w:sdtContent>
      </w:sdt>
      <w:r w:rsidR="002B29F3">
        <w:rPr>
          <w:lang w:val="en-US"/>
        </w:rPr>
        <w:t xml:space="preserve">, </w:t>
      </w:r>
      <w:sdt>
        <w:sdtPr>
          <w:rPr>
            <w:lang w:val="en-US"/>
          </w:rPr>
          <w:id w:val="534772242"/>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D33BFA">
            <w:rPr>
              <w:noProof/>
              <w:lang w:val="en-US"/>
            </w:rPr>
            <w:t>(Adriàn Tamayo, 2022)</w:t>
          </w:r>
          <w:r w:rsidR="002B29F3">
            <w:rPr>
              <w:lang w:val="en-US"/>
            </w:rPr>
            <w:fldChar w:fldCharType="end"/>
          </w:r>
        </w:sdtContent>
      </w:sdt>
      <w:r w:rsidR="002B29F3">
        <w:rPr>
          <w:lang w:val="en-US"/>
        </w:rPr>
        <w:t>.</w:t>
      </w:r>
      <w:ins w:id="97" w:author="Ilaria Fratelli" w:date="2024-02-19T17:17:00Z">
        <w:r w:rsidR="00AE7F31">
          <w:rPr>
            <w:lang w:val="en-US"/>
          </w:rPr>
          <w:t xml:space="preserve"> In fact, while acting on the density of minority </w:t>
        </w:r>
        <w:proofErr w:type="gramStart"/>
        <w:r w:rsidR="00AE7F31">
          <w:rPr>
            <w:lang w:val="en-US"/>
          </w:rPr>
          <w:t>carriers</w:t>
        </w:r>
        <w:proofErr w:type="gramEnd"/>
        <w:r w:rsidR="00AE7F31">
          <w:rPr>
            <w:lang w:val="en-US"/>
          </w:rPr>
          <w:t xml:space="preserve"> density enlarges the </w:t>
        </w:r>
        <w:proofErr w:type="spellStart"/>
        <w:r w:rsidR="00AE7F31">
          <w:rPr>
            <w:lang w:val="en-US"/>
          </w:rPr>
          <w:t>tauR</w:t>
        </w:r>
        <w:proofErr w:type="spellEnd"/>
        <w:r w:rsidR="00AE7F31">
          <w:rPr>
            <w:lang w:val="en-US"/>
          </w:rPr>
          <w:t xml:space="preserve">, working on the transport properties and the mobility allows to reduce </w:t>
        </w:r>
      </w:ins>
      <w:proofErr w:type="spellStart"/>
      <w:ins w:id="98" w:author="Ilaria Fratelli" w:date="2024-02-19T17:18:00Z">
        <w:r w:rsidR="00AE7F31">
          <w:rPr>
            <w:lang w:val="en-US"/>
          </w:rPr>
          <w:t>tauT</w:t>
        </w:r>
        <w:proofErr w:type="spellEnd"/>
        <w:r w:rsidR="00AE7F31">
          <w:rPr>
            <w:lang w:val="en-US"/>
          </w:rPr>
          <w:t>. The combination of these two approaches improves the gain factor as discussed in the previous section.</w:t>
        </w:r>
      </w:ins>
    </w:p>
    <w:p w14:paraId="380933B4" w14:textId="7C5019EC" w:rsidR="005A52A1" w:rsidRDefault="003163EB" w:rsidP="003242CC">
      <w:pPr>
        <w:rPr>
          <w:lang w:val="en-US"/>
        </w:rPr>
      </w:pPr>
      <w:del w:id="99" w:author="Ilaria Fratelli" w:date="2024-02-19T17:20:00Z">
        <w:r w:rsidDel="00020C2B">
          <w:rPr>
            <w:lang w:val="en-US"/>
          </w:rPr>
          <w:delText xml:space="preserve">In an effort </w:delText>
        </w:r>
      </w:del>
      <w:ins w:id="100" w:author="Ilaria Fratelli" w:date="2024-02-19T17:20:00Z">
        <w:r w:rsidR="00020C2B">
          <w:rPr>
            <w:lang w:val="en-US"/>
          </w:rPr>
          <w:t xml:space="preserve">Another approach </w:t>
        </w:r>
      </w:ins>
      <w:r>
        <w:rPr>
          <w:lang w:val="en-US"/>
        </w:rPr>
        <w:t>to enhance the performance of the X-ray detector</w:t>
      </w:r>
      <w:ins w:id="101" w:author="Ilaria Fratelli" w:date="2024-02-19T17:20:00Z">
        <w:r w:rsidR="000223A8">
          <w:rPr>
            <w:lang w:val="en-US"/>
          </w:rPr>
          <w:t xml:space="preserve"> is based on the improvement</w:t>
        </w:r>
      </w:ins>
      <w:ins w:id="102" w:author="Ilaria Fratelli" w:date="2024-02-19T17:21:00Z">
        <w:r w:rsidR="000223A8">
          <w:rPr>
            <w:lang w:val="en-US"/>
          </w:rPr>
          <w:t xml:space="preserve"> of the </w:t>
        </w:r>
      </w:ins>
      <w:del w:id="103" w:author="Ilaria Fratelli" w:date="2024-02-19T17:21:00Z">
        <w:r w:rsidDel="000223A8">
          <w:rPr>
            <w:lang w:val="en-US"/>
          </w:rPr>
          <w:delText>, the focus shifted towards producing OFETs with improved</w:delText>
        </w:r>
      </w:del>
      <w:ins w:id="104" w:author="Ilaria Fratelli" w:date="2024-02-19T17:21:00Z">
        <w:r w:rsidR="000223A8">
          <w:rPr>
            <w:lang w:val="en-US"/>
          </w:rPr>
          <w:t xml:space="preserve"> semiconductor</w:t>
        </w:r>
      </w:ins>
      <w:r>
        <w:rPr>
          <w:lang w:val="en-US"/>
        </w:rPr>
        <w:t xml:space="preserve"> hole transport</w:t>
      </w:r>
      <w:ins w:id="105" w:author="Ilaria Fratelli" w:date="2024-02-19T17:21:00Z">
        <w:r w:rsidR="000223A8">
          <w:rPr>
            <w:lang w:val="en-US"/>
          </w:rPr>
          <w:t xml:space="preserve"> properties</w:t>
        </w:r>
      </w:ins>
      <w:r>
        <w:rPr>
          <w:lang w:val="en-US"/>
        </w:rPr>
        <w:t xml:space="preserve">. For this purpose, a similar </w:t>
      </w:r>
      <w:r w:rsidR="00B850FC">
        <w:rPr>
          <w:i/>
          <w:iCs/>
          <w:lang w:val="en-US"/>
        </w:rPr>
        <w:t>p-</w:t>
      </w:r>
      <w:r w:rsidR="00B850FC">
        <w:rPr>
          <w:lang w:val="en-US"/>
        </w:rPr>
        <w:t xml:space="preserve">type </w:t>
      </w:r>
      <w:r>
        <w:rPr>
          <w:lang w:val="en-US"/>
        </w:rPr>
        <w:t xml:space="preserve">OSC 1,4,8,11-tetramethyl-6,13-triethylsilylethynyl pentacene (TMTES) blended with PS was analyzed. </w:t>
      </w:r>
      <w:commentRangeStart w:id="106"/>
      <w:r w:rsidR="00B850FC">
        <w:rPr>
          <w:lang w:val="en-US"/>
        </w:rPr>
        <w:t>The molecular structure of TMTES closely resembles that of TIPS-pentacene</w:t>
      </w:r>
      <w:commentRangeEnd w:id="106"/>
      <w:r w:rsidR="000223A8">
        <w:rPr>
          <w:rStyle w:val="CommentReference"/>
        </w:rPr>
        <w:commentReference w:id="106"/>
      </w:r>
      <w:r w:rsidR="00B850FC">
        <w:rPr>
          <w:lang w:val="en-US"/>
        </w:rPr>
        <w:t xml:space="preserve">. Nevertheless, thin films of TMTES deposited with the BAMS method resulted in completely different crystal packing arrangement, characterized by a herringbone packing motif. </w:t>
      </w:r>
      <w:commentRangeStart w:id="107"/>
      <w:r w:rsidR="00B850FC">
        <w:rPr>
          <w:lang w:val="en-US"/>
        </w:rPr>
        <w:t>As a result, the density of traps was reduced due to the PS layer, which led to the enhancement of the mobility up to 2.5 cm</w:t>
      </w:r>
      <w:r w:rsidR="00B850FC">
        <w:rPr>
          <w:vertAlign w:val="superscript"/>
          <w:lang w:val="en-US"/>
        </w:rPr>
        <w:t>2</w:t>
      </w:r>
      <w:r w:rsidR="00B850FC">
        <w:rPr>
          <w:lang w:val="en-US"/>
        </w:rPr>
        <w:t xml:space="preserve">/(V·s). </w:t>
      </w:r>
      <w:commentRangeEnd w:id="107"/>
      <w:r w:rsidR="000223A8">
        <w:rPr>
          <w:rStyle w:val="CommentReference"/>
        </w:rPr>
        <w:commentReference w:id="107"/>
      </w:r>
      <w:r w:rsidR="00B850FC">
        <w:rPr>
          <w:lang w:val="en-US"/>
        </w:rPr>
        <w:t xml:space="preserve">The new device performed </w:t>
      </w:r>
      <w:r w:rsidR="004A7AE2">
        <w:rPr>
          <w:lang w:val="en-US"/>
        </w:rPr>
        <w:t>outstanding sensitivity of (4.5 ± 0.05) × 10</w:t>
      </w:r>
      <w:r w:rsidR="004A7AE2">
        <w:rPr>
          <w:vertAlign w:val="superscript"/>
          <w:lang w:val="en-US"/>
        </w:rPr>
        <w:t>10</w:t>
      </w:r>
      <w:r w:rsidR="004A7AE2">
        <w:rPr>
          <w:lang w:val="en-US"/>
        </w:rPr>
        <w:t xml:space="preserve"> </w:t>
      </w:r>
      <w:commentRangeStart w:id="108"/>
      <w:r w:rsidR="004A7AE2">
        <w:rPr>
          <w:lang w:val="en-US"/>
        </w:rPr>
        <w:t>µC</w:t>
      </w:r>
      <w:proofErr w:type="gramStart"/>
      <w:r w:rsidR="004A7AE2">
        <w:rPr>
          <w:lang w:val="en-US"/>
        </w:rPr>
        <w:t>/(</w:t>
      </w:r>
      <w:proofErr w:type="spellStart"/>
      <w:proofErr w:type="gramEnd"/>
      <w:r w:rsidR="004A7AE2">
        <w:rPr>
          <w:lang w:val="en-US"/>
        </w:rPr>
        <w:t>Gy</w:t>
      </w:r>
      <w:proofErr w:type="spellEnd"/>
      <w:r w:rsidR="004A7AE2">
        <w:rPr>
          <w:lang w:val="en-US"/>
        </w:rPr>
        <w:t xml:space="preserve"> · cm</w:t>
      </w:r>
      <w:r w:rsidR="004A7AE2">
        <w:rPr>
          <w:vertAlign w:val="superscript"/>
          <w:lang w:val="en-US"/>
        </w:rPr>
        <w:t>3</w:t>
      </w:r>
      <w:commentRangeEnd w:id="108"/>
      <w:r w:rsidR="000223A8">
        <w:rPr>
          <w:rStyle w:val="CommentReference"/>
        </w:rPr>
        <w:commentReference w:id="108"/>
      </w:r>
      <w:r w:rsidR="004A7AE2">
        <w:rPr>
          <w:lang w:val="en-US"/>
        </w:rPr>
        <w:t>), which exceeded that of TIPS-pentacene detector by one order of magnitude. Consequently, the sensitivity of the TMTES:PS device was reported to be the highest of a fully organic X-ray detector</w:t>
      </w:r>
      <w:sdt>
        <w:sdtPr>
          <w:rPr>
            <w:lang w:val="en-US"/>
          </w:rPr>
          <w:id w:val="-923338594"/>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D33BFA">
            <w:rPr>
              <w:noProof/>
              <w:lang w:val="en-US"/>
            </w:rPr>
            <w:t xml:space="preserve"> (Adriàn Tamayo, 2022)</w:t>
          </w:r>
          <w:r w:rsidR="002B29F3">
            <w:rPr>
              <w:lang w:val="en-US"/>
            </w:rPr>
            <w:fldChar w:fldCharType="end"/>
          </w:r>
        </w:sdtContent>
      </w:sdt>
      <w:r w:rsidR="004A7AE2">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5059"/>
      </w:tblGrid>
      <w:tr w:rsidR="004214CC" w14:paraId="5267909B" w14:textId="77777777" w:rsidTr="004214CC">
        <w:tc>
          <w:tcPr>
            <w:tcW w:w="4814" w:type="dxa"/>
            <w:vAlign w:val="center"/>
          </w:tcPr>
          <w:p w14:paraId="4F9E945A" w14:textId="77777777" w:rsidR="004A7AE2" w:rsidRDefault="004214CC" w:rsidP="004214CC">
            <w:pPr>
              <w:ind w:firstLine="0"/>
              <w:jc w:val="center"/>
              <w:rPr>
                <w:lang w:val="en-US"/>
              </w:rPr>
            </w:pPr>
            <w:r>
              <w:rPr>
                <w:noProof/>
                <w:lang w:val="en-US"/>
              </w:rPr>
              <w:drawing>
                <wp:inline distT="0" distB="0" distL="0" distR="0" wp14:anchorId="5996D56C" wp14:editId="6CDDC138">
                  <wp:extent cx="2687271" cy="2189018"/>
                  <wp:effectExtent l="0" t="0" r="0" b="1905"/>
                  <wp:docPr id="554625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919" cy="2205837"/>
                          </a:xfrm>
                          <a:prstGeom prst="rect">
                            <a:avLst/>
                          </a:prstGeom>
                          <a:noFill/>
                          <a:ln>
                            <a:noFill/>
                          </a:ln>
                        </pic:spPr>
                      </pic:pic>
                    </a:graphicData>
                  </a:graphic>
                </wp:inline>
              </w:drawing>
            </w:r>
          </w:p>
          <w:p w14:paraId="04EA3108" w14:textId="6FA166DF" w:rsidR="004214CC" w:rsidRPr="004214CC" w:rsidRDefault="004214CC" w:rsidP="004214CC">
            <w:pPr>
              <w:ind w:firstLine="0"/>
              <w:jc w:val="center"/>
              <w:rPr>
                <w:b/>
                <w:bCs/>
                <w:lang w:val="en-US"/>
              </w:rPr>
            </w:pPr>
            <w:r>
              <w:rPr>
                <w:b/>
                <w:bCs/>
                <w:lang w:val="en-US"/>
              </w:rPr>
              <w:t>(a)</w:t>
            </w:r>
          </w:p>
        </w:tc>
        <w:tc>
          <w:tcPr>
            <w:tcW w:w="4814" w:type="dxa"/>
            <w:vAlign w:val="center"/>
          </w:tcPr>
          <w:p w14:paraId="470BE274" w14:textId="77777777" w:rsidR="004A7AE2" w:rsidRDefault="004214CC" w:rsidP="004214CC">
            <w:pPr>
              <w:ind w:firstLine="0"/>
              <w:jc w:val="center"/>
              <w:rPr>
                <w:lang w:val="en-US"/>
              </w:rPr>
            </w:pPr>
            <w:r>
              <w:rPr>
                <w:noProof/>
                <w:lang w:val="en-US"/>
              </w:rPr>
              <w:drawing>
                <wp:inline distT="0" distB="0" distL="0" distR="0" wp14:anchorId="1002D1D7" wp14:editId="13A59E67">
                  <wp:extent cx="3075420" cy="1672814"/>
                  <wp:effectExtent l="0" t="0" r="0" b="3810"/>
                  <wp:docPr id="271190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5420" cy="1672814"/>
                          </a:xfrm>
                          <a:prstGeom prst="rect">
                            <a:avLst/>
                          </a:prstGeom>
                          <a:noFill/>
                          <a:ln>
                            <a:noFill/>
                          </a:ln>
                        </pic:spPr>
                      </pic:pic>
                    </a:graphicData>
                  </a:graphic>
                </wp:inline>
              </w:drawing>
            </w:r>
          </w:p>
          <w:p w14:paraId="1F0CE520" w14:textId="77777777" w:rsidR="004214CC" w:rsidRDefault="004214CC" w:rsidP="004214CC">
            <w:pPr>
              <w:ind w:firstLine="0"/>
              <w:jc w:val="center"/>
              <w:rPr>
                <w:lang w:val="en-US"/>
              </w:rPr>
            </w:pPr>
          </w:p>
          <w:p w14:paraId="4AE10255" w14:textId="77777777" w:rsidR="004214CC" w:rsidRDefault="004214CC" w:rsidP="004214CC">
            <w:pPr>
              <w:ind w:firstLine="0"/>
              <w:jc w:val="center"/>
              <w:rPr>
                <w:lang w:val="en-US"/>
              </w:rPr>
            </w:pPr>
          </w:p>
          <w:p w14:paraId="26F0939D" w14:textId="77777777" w:rsidR="004214CC" w:rsidRDefault="004214CC" w:rsidP="004214CC">
            <w:pPr>
              <w:ind w:firstLine="0"/>
              <w:jc w:val="center"/>
              <w:rPr>
                <w:lang w:val="en-US"/>
              </w:rPr>
            </w:pPr>
          </w:p>
          <w:p w14:paraId="2767C118" w14:textId="694B152F" w:rsidR="004214CC" w:rsidRPr="004214CC" w:rsidRDefault="004214CC" w:rsidP="004214CC">
            <w:pPr>
              <w:ind w:firstLine="0"/>
              <w:jc w:val="center"/>
              <w:rPr>
                <w:b/>
                <w:bCs/>
                <w:lang w:val="en-US"/>
              </w:rPr>
            </w:pPr>
            <w:r>
              <w:rPr>
                <w:b/>
                <w:bCs/>
                <w:lang w:val="en-US"/>
              </w:rPr>
              <w:t>(b)</w:t>
            </w:r>
          </w:p>
        </w:tc>
      </w:tr>
      <w:tr w:rsidR="00D43AFD" w14:paraId="3B6DF014" w14:textId="77777777" w:rsidTr="004214CC">
        <w:tc>
          <w:tcPr>
            <w:tcW w:w="4814" w:type="dxa"/>
            <w:vAlign w:val="center"/>
          </w:tcPr>
          <w:p w14:paraId="6B58D331" w14:textId="77777777" w:rsidR="00D43AFD" w:rsidRDefault="00D43AFD" w:rsidP="004214CC">
            <w:pPr>
              <w:ind w:firstLine="0"/>
              <w:jc w:val="center"/>
              <w:rPr>
                <w:noProof/>
                <w:lang w:val="en-US"/>
              </w:rPr>
            </w:pPr>
          </w:p>
        </w:tc>
        <w:tc>
          <w:tcPr>
            <w:tcW w:w="4814" w:type="dxa"/>
            <w:vAlign w:val="center"/>
          </w:tcPr>
          <w:p w14:paraId="49AAE05B" w14:textId="77777777" w:rsidR="00D43AFD" w:rsidRDefault="00D43AFD" w:rsidP="004214CC">
            <w:pPr>
              <w:ind w:firstLine="0"/>
              <w:jc w:val="center"/>
              <w:rPr>
                <w:noProof/>
                <w:lang w:val="en-US"/>
              </w:rPr>
            </w:pPr>
          </w:p>
        </w:tc>
      </w:tr>
    </w:tbl>
    <w:p w14:paraId="2CED7C9D" w14:textId="078009C5" w:rsidR="004A7AE2" w:rsidRDefault="004214CC" w:rsidP="003242CC">
      <w:pPr>
        <w:rPr>
          <w:sz w:val="22"/>
          <w:szCs w:val="22"/>
          <w:lang w:val="en-US"/>
        </w:rPr>
      </w:pPr>
      <w:r w:rsidRPr="00C84DBE">
        <w:rPr>
          <w:sz w:val="22"/>
          <w:szCs w:val="22"/>
          <w:lang w:val="en-US"/>
        </w:rPr>
        <w:t>Figure 2.</w:t>
      </w:r>
      <w:r w:rsidR="00C84DBE" w:rsidRPr="00C84DBE">
        <w:rPr>
          <w:sz w:val="22"/>
          <w:szCs w:val="22"/>
          <w:lang w:val="en-US"/>
        </w:rPr>
        <w:t>7</w:t>
      </w:r>
      <w:r w:rsidRPr="00C84DBE">
        <w:rPr>
          <w:sz w:val="22"/>
          <w:szCs w:val="22"/>
          <w:lang w:val="en-US"/>
        </w:rPr>
        <w:t xml:space="preserve"> (</w:t>
      </w:r>
      <w:r w:rsidRPr="00C84DBE">
        <w:rPr>
          <w:b/>
          <w:bCs/>
          <w:sz w:val="22"/>
          <w:szCs w:val="22"/>
          <w:lang w:val="en-US"/>
        </w:rPr>
        <w:t>a</w:t>
      </w:r>
      <w:r w:rsidRPr="00C84DBE">
        <w:rPr>
          <w:sz w:val="22"/>
          <w:szCs w:val="22"/>
          <w:lang w:val="en-US"/>
        </w:rPr>
        <w:t>) Molecular structure of TMTES and PS; (</w:t>
      </w:r>
      <w:r w:rsidRPr="00C84DBE">
        <w:rPr>
          <w:b/>
          <w:bCs/>
          <w:sz w:val="22"/>
          <w:szCs w:val="22"/>
          <w:lang w:val="en-US"/>
        </w:rPr>
        <w:t>b</w:t>
      </w:r>
      <w:r w:rsidRPr="00C84DBE">
        <w:rPr>
          <w:sz w:val="22"/>
          <w:szCs w:val="22"/>
          <w:lang w:val="en-US"/>
        </w:rPr>
        <w:t xml:space="preserve">) Schematics of the BAMS technique for the deposition of the active layer </w:t>
      </w:r>
      <w:commentRangeStart w:id="109"/>
      <w:sdt>
        <w:sdtPr>
          <w:rPr>
            <w:sz w:val="22"/>
            <w:szCs w:val="22"/>
            <w:lang w:val="en-US"/>
          </w:rPr>
          <w:id w:val="-292599042"/>
          <w:citation/>
        </w:sdtPr>
        <w:sdtContent>
          <w:r w:rsidRPr="00C84DBE">
            <w:rPr>
              <w:sz w:val="22"/>
              <w:szCs w:val="22"/>
              <w:lang w:val="en-US"/>
            </w:rPr>
            <w:fldChar w:fldCharType="begin"/>
          </w:r>
          <w:r w:rsidRPr="00C84DBE">
            <w:rPr>
              <w:sz w:val="22"/>
              <w:szCs w:val="22"/>
              <w:lang w:val="en-US"/>
            </w:rPr>
            <w:instrText xml:space="preserve"> CITATION Lau16 \l 1033 </w:instrText>
          </w:r>
          <w:r w:rsidRPr="00C84DBE">
            <w:rPr>
              <w:sz w:val="22"/>
              <w:szCs w:val="22"/>
              <w:lang w:val="en-US"/>
            </w:rPr>
            <w:fldChar w:fldCharType="separate"/>
          </w:r>
          <w:r w:rsidR="00D33BFA" w:rsidRPr="00D33BFA">
            <w:rPr>
              <w:noProof/>
              <w:sz w:val="22"/>
              <w:szCs w:val="22"/>
              <w:lang w:val="en-US"/>
            </w:rPr>
            <w:t>(Laura Basiricò A. C., 2016)</w:t>
          </w:r>
          <w:r w:rsidRPr="00C84DBE">
            <w:rPr>
              <w:sz w:val="22"/>
              <w:szCs w:val="22"/>
              <w:lang w:val="en-US"/>
            </w:rPr>
            <w:fldChar w:fldCharType="end"/>
          </w:r>
        </w:sdtContent>
      </w:sdt>
      <w:commentRangeEnd w:id="109"/>
      <w:r w:rsidR="0027744F">
        <w:rPr>
          <w:rStyle w:val="CommentReference"/>
        </w:rPr>
        <w:commentReference w:id="109"/>
      </w:r>
      <w:r w:rsidRPr="00C84DBE">
        <w:rPr>
          <w:sz w:val="22"/>
          <w:szCs w:val="22"/>
          <w:lang w:val="en-US"/>
        </w:rPr>
        <w:t>.</w:t>
      </w:r>
    </w:p>
    <w:p w14:paraId="16E38722" w14:textId="77777777" w:rsidR="00C84DBE" w:rsidRPr="00C84DBE" w:rsidRDefault="00C84DBE" w:rsidP="003242CC">
      <w:pPr>
        <w:rPr>
          <w:sz w:val="22"/>
          <w:szCs w:val="22"/>
          <w:lang w:val="en-US"/>
        </w:rPr>
      </w:pPr>
    </w:p>
    <w:p w14:paraId="2F30AF79" w14:textId="6D1F31F3" w:rsidR="00D43AFD" w:rsidRDefault="00D43AFD" w:rsidP="003242CC">
      <w:pPr>
        <w:rPr>
          <w:lang w:val="en-US"/>
        </w:rPr>
      </w:pPr>
      <w:r>
        <w:rPr>
          <w:lang w:val="en-US"/>
        </w:rPr>
        <w:t xml:space="preserve">Since the experimental part of our research regarding TMTES:PS X-ray detectors will be also compared to the results from this </w:t>
      </w:r>
      <w:commentRangeStart w:id="110"/>
      <w:r>
        <w:rPr>
          <w:lang w:val="en-US"/>
        </w:rPr>
        <w:t xml:space="preserve">work </w:t>
      </w:r>
      <w:sdt>
        <w:sdtPr>
          <w:rPr>
            <w:lang w:val="en-US"/>
          </w:rPr>
          <w:id w:val="296576964"/>
          <w:citation/>
        </w:sdtPr>
        <w:sdtContent>
          <w:r>
            <w:rPr>
              <w:lang w:val="en-US"/>
            </w:rPr>
            <w:fldChar w:fldCharType="begin"/>
          </w:r>
          <w:r>
            <w:rPr>
              <w:lang w:val="en-US"/>
            </w:rPr>
            <w:instrText xml:space="preserve"> CITATION Lau16 \l 1033 </w:instrText>
          </w:r>
          <w:r>
            <w:rPr>
              <w:lang w:val="en-US"/>
            </w:rPr>
            <w:fldChar w:fldCharType="separate"/>
          </w:r>
          <w:r w:rsidR="00D33BFA">
            <w:rPr>
              <w:noProof/>
              <w:lang w:val="en-US"/>
            </w:rPr>
            <w:t>(Laura Basiricò A. C., 2016)</w:t>
          </w:r>
          <w:r>
            <w:rPr>
              <w:lang w:val="en-US"/>
            </w:rPr>
            <w:fldChar w:fldCharType="end"/>
          </w:r>
        </w:sdtContent>
      </w:sdt>
      <w:r>
        <w:rPr>
          <w:lang w:val="en-US"/>
        </w:rPr>
        <w:t xml:space="preserve">, </w:t>
      </w:r>
      <w:commentRangeEnd w:id="110"/>
      <w:r w:rsidR="00330FE8">
        <w:rPr>
          <w:rStyle w:val="CommentReference"/>
        </w:rPr>
        <w:commentReference w:id="110"/>
      </w:r>
      <w:r>
        <w:rPr>
          <w:lang w:val="en-US"/>
        </w:rPr>
        <w:t xml:space="preserve">it is important to transmit more in detail the conditions in which the TMTES:PS based devices were characterized. </w:t>
      </w:r>
      <w:r w:rsidR="00C80419">
        <w:rPr>
          <w:lang w:val="en-US"/>
        </w:rPr>
        <w:t xml:space="preserve">Ambient conditions were sustained during </w:t>
      </w:r>
      <w:r w:rsidR="00D5458B">
        <w:rPr>
          <w:lang w:val="en-US"/>
        </w:rPr>
        <w:t xml:space="preserve">the </w:t>
      </w:r>
      <w:r w:rsidR="00C80419">
        <w:rPr>
          <w:lang w:val="en-US"/>
        </w:rPr>
        <w:t>thin film</w:t>
      </w:r>
      <w:r w:rsidR="00D5458B">
        <w:rPr>
          <w:lang w:val="en-US"/>
        </w:rPr>
        <w:t xml:space="preserve"> deposition by BAMS. </w:t>
      </w:r>
      <w:r w:rsidR="00DD003B">
        <w:rPr>
          <w:lang w:val="en-US"/>
        </w:rPr>
        <w:t xml:space="preserve">It was found that the use of combination of small molecule OSCs blended with insulating polymers can ease the solution processability resulting in thin films with improved electrical performance and device stability. The selection of PS as a binding polymer was based on its low relative permittivity, good solubility in organic solvents, cost-effectiveness and its weak interaction with organic semiconductors. Different ratios between TMTES and PS were considered during the TMTES:PS thin film preparation. As a result, </w:t>
      </w:r>
      <w:r w:rsidR="00047FB6">
        <w:rPr>
          <w:lang w:val="en-US"/>
        </w:rPr>
        <w:t xml:space="preserve">the finest thin film properties were attained by using a 2:1 ratio of TMTES to PS (PS with a molecular weight of 280 </w:t>
      </w:r>
      <w:proofErr w:type="spellStart"/>
      <w:r w:rsidR="00047FB6">
        <w:rPr>
          <w:lang w:val="en-US"/>
        </w:rPr>
        <w:t>KDa</w:t>
      </w:r>
      <w:proofErr w:type="spellEnd"/>
      <w:r w:rsidR="00047FB6">
        <w:rPr>
          <w:lang w:val="en-US"/>
        </w:rPr>
        <w:t xml:space="preserve">). </w:t>
      </w:r>
      <w:r w:rsidR="002351A7">
        <w:rPr>
          <w:lang w:val="en-US"/>
        </w:rPr>
        <w:t xml:space="preserve">The solution was deposited at 105 </w:t>
      </w:r>
      <w:r w:rsidR="002351A7">
        <w:rPr>
          <w:rFonts w:cs="Times New Roman"/>
          <w:lang w:val="en-US"/>
        </w:rPr>
        <w:t>℃</w:t>
      </w:r>
      <w:r w:rsidR="002351A7">
        <w:rPr>
          <w:lang w:val="en-US"/>
        </w:rPr>
        <w:t xml:space="preserve"> on Si/SiO</w:t>
      </w:r>
      <w:r w:rsidR="002351A7">
        <w:rPr>
          <w:vertAlign w:val="subscript"/>
          <w:lang w:val="en-US"/>
        </w:rPr>
        <w:t>2</w:t>
      </w:r>
      <w:r w:rsidR="002351A7">
        <w:rPr>
          <w:lang w:val="en-US"/>
        </w:rPr>
        <w:t xml:space="preserve"> substrates with interdigitated Au electrodes treated with a self-assembled monolayer of 2,3,4,5,6-pentafluorobenzenethiol (PFBT). The thick</w:t>
      </w:r>
      <w:r w:rsidR="00C65589">
        <w:rPr>
          <w:lang w:val="en-US"/>
        </w:rPr>
        <w:t>ness of the TMTES:PS films w</w:t>
      </w:r>
      <w:r w:rsidR="00C12115">
        <w:rPr>
          <w:lang w:val="en-US"/>
        </w:rPr>
        <w:t xml:space="preserve">as estimated as 32±7 nm </w:t>
      </w:r>
      <w:sdt>
        <w:sdtPr>
          <w:rPr>
            <w:lang w:val="en-US"/>
          </w:rPr>
          <w:id w:val="-640812686"/>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D33BFA">
            <w:rPr>
              <w:noProof/>
              <w:lang w:val="en-US"/>
            </w:rPr>
            <w:t>(Adriàn Tamayo, 2022)</w:t>
          </w:r>
          <w:r w:rsidR="002B29F3">
            <w:rPr>
              <w:lang w:val="en-US"/>
            </w:rPr>
            <w:fldChar w:fldCharType="end"/>
          </w:r>
        </w:sdtContent>
      </w:sdt>
      <w:r w:rsidR="002B29F3">
        <w:rPr>
          <w:lang w:val="en-US"/>
        </w:rPr>
        <w:t>.</w:t>
      </w:r>
    </w:p>
    <w:p w14:paraId="78C77BCC" w14:textId="56D763E8" w:rsidR="00C12115" w:rsidRDefault="006F407F" w:rsidP="003242CC">
      <w:pPr>
        <w:rPr>
          <w:lang w:val="en-US"/>
        </w:rPr>
      </w:pPr>
      <w:r>
        <w:rPr>
          <w:lang w:val="en-US"/>
        </w:rPr>
        <w:t xml:space="preserve">In order to view the chemical map of the TMTES:PS </w:t>
      </w:r>
      <w:r w:rsidR="00C61030">
        <w:rPr>
          <w:lang w:val="en-US"/>
        </w:rPr>
        <w:t>thin films</w:t>
      </w:r>
      <w:r>
        <w:rPr>
          <w:lang w:val="en-US"/>
        </w:rPr>
        <w:t>, Time-of-Flight Secondary Ion Mass Spectroscopy (</w:t>
      </w:r>
      <w:proofErr w:type="spellStart"/>
      <w:r>
        <w:rPr>
          <w:lang w:val="en-US"/>
        </w:rPr>
        <w:t>ToF</w:t>
      </w:r>
      <w:proofErr w:type="spellEnd"/>
      <w:r>
        <w:rPr>
          <w:lang w:val="en-US"/>
        </w:rPr>
        <w:t xml:space="preserve">-SIMS) was applied for both horizontal and vertical dimensions. As a result, no horizontal phase separation was observed. At the same time, during vertical profiling, the signal from TMTES notably </w:t>
      </w:r>
      <w:r w:rsidR="0001542C">
        <w:rPr>
          <w:lang w:val="en-US"/>
        </w:rPr>
        <w:t>decreased, whereas the PS ion signal increased, exhibiting larger concentration of PS molecules closer to the SiO</w:t>
      </w:r>
      <w:r w:rsidR="0001542C">
        <w:rPr>
          <w:lang w:val="en-US"/>
        </w:rPr>
        <w:softHyphen/>
      </w:r>
      <w:r w:rsidR="0001542C">
        <w:rPr>
          <w:vertAlign w:val="subscript"/>
          <w:lang w:val="en-US"/>
        </w:rPr>
        <w:t>2</w:t>
      </w:r>
      <w:r w:rsidR="0001542C">
        <w:rPr>
          <w:lang w:val="en-US"/>
        </w:rPr>
        <w:t xml:space="preserve"> substrate</w:t>
      </w:r>
      <w:r w:rsidR="00C61030">
        <w:rPr>
          <w:lang w:val="en-US"/>
        </w:rPr>
        <w:t xml:space="preserve"> </w:t>
      </w:r>
      <w:sdt>
        <w:sdtPr>
          <w:rPr>
            <w:lang w:val="en-US"/>
          </w:rPr>
          <w:id w:val="-1941836470"/>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D33BFA">
            <w:rPr>
              <w:noProof/>
              <w:lang w:val="en-US"/>
            </w:rPr>
            <w:t>(Adriàn Tamayo, 2022)</w:t>
          </w:r>
          <w:r w:rsidR="002B29F3">
            <w:rPr>
              <w:lang w:val="en-US"/>
            </w:rPr>
            <w:fldChar w:fldCharType="end"/>
          </w:r>
        </w:sdtContent>
      </w:sdt>
      <w:r w:rsidR="002B29F3">
        <w:rPr>
          <w:lang w:val="en-US"/>
        </w:rPr>
        <w:t>.</w:t>
      </w:r>
    </w:p>
    <w:p w14:paraId="69E8159A" w14:textId="77777777" w:rsidR="00305105" w:rsidRDefault="00305105" w:rsidP="00305105">
      <w:pPr>
        <w:keepNext/>
        <w:ind w:firstLine="0"/>
      </w:pPr>
      <w:r>
        <w:rPr>
          <w:noProof/>
          <w:lang w:val="en-US"/>
        </w:rPr>
        <w:drawing>
          <wp:inline distT="0" distB="0" distL="0" distR="0" wp14:anchorId="68E0F850" wp14:editId="11DF146F">
            <wp:extent cx="5841539" cy="2486891"/>
            <wp:effectExtent l="0" t="0" r="6985" b="8890"/>
            <wp:docPr id="1539759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71709" cy="2499735"/>
                    </a:xfrm>
                    <a:prstGeom prst="rect">
                      <a:avLst/>
                    </a:prstGeom>
                    <a:noFill/>
                    <a:ln>
                      <a:noFill/>
                    </a:ln>
                  </pic:spPr>
                </pic:pic>
              </a:graphicData>
            </a:graphic>
          </wp:inline>
        </w:drawing>
      </w:r>
    </w:p>
    <w:p w14:paraId="0BFD5922" w14:textId="22D2BF5D" w:rsidR="0001542C" w:rsidRPr="00305105" w:rsidRDefault="00305105" w:rsidP="00305105">
      <w:pPr>
        <w:pStyle w:val="Caption"/>
        <w:rPr>
          <w:sz w:val="22"/>
          <w:szCs w:val="22"/>
        </w:rPr>
      </w:pPr>
      <w:commentRangeStart w:id="111"/>
      <w:r w:rsidRPr="00305105">
        <w:rPr>
          <w:sz w:val="22"/>
          <w:szCs w:val="22"/>
        </w:rPr>
        <w:t xml:space="preserve">Figure </w:t>
      </w:r>
      <w:r w:rsidRPr="00305105">
        <w:rPr>
          <w:sz w:val="22"/>
          <w:szCs w:val="22"/>
        </w:rPr>
        <w:fldChar w:fldCharType="begin"/>
      </w:r>
      <w:r w:rsidRPr="00305105">
        <w:rPr>
          <w:sz w:val="22"/>
          <w:szCs w:val="22"/>
        </w:rPr>
        <w:instrText xml:space="preserve"> STYLEREF 1 \s </w:instrText>
      </w:r>
      <w:r w:rsidRPr="00305105">
        <w:rPr>
          <w:sz w:val="22"/>
          <w:szCs w:val="22"/>
        </w:rPr>
        <w:fldChar w:fldCharType="separate"/>
      </w:r>
      <w:r w:rsidRPr="00305105">
        <w:rPr>
          <w:noProof/>
          <w:sz w:val="22"/>
          <w:szCs w:val="22"/>
        </w:rPr>
        <w:t>2</w:t>
      </w:r>
      <w:r w:rsidRPr="00305105">
        <w:rPr>
          <w:sz w:val="22"/>
          <w:szCs w:val="22"/>
        </w:rPr>
        <w:fldChar w:fldCharType="end"/>
      </w:r>
      <w:r w:rsidRPr="00305105">
        <w:rPr>
          <w:sz w:val="22"/>
          <w:szCs w:val="22"/>
        </w:rPr>
        <w:t>.</w:t>
      </w:r>
      <w:r w:rsidR="004A4E51">
        <w:rPr>
          <w:sz w:val="22"/>
          <w:szCs w:val="22"/>
        </w:rPr>
        <w:t>8</w:t>
      </w:r>
      <w:r w:rsidRPr="00305105">
        <w:rPr>
          <w:sz w:val="22"/>
          <w:szCs w:val="22"/>
        </w:rPr>
        <w:t xml:space="preserve"> </w:t>
      </w:r>
      <w:commentRangeEnd w:id="111"/>
      <w:r w:rsidR="00330FE8">
        <w:rPr>
          <w:rStyle w:val="CommentReference"/>
          <w:rFonts w:eastAsiaTheme="minorHAnsi"/>
          <w:iCs w:val="0"/>
          <w:color w:val="auto"/>
          <w:lang w:val="en-GB"/>
        </w:rPr>
        <w:commentReference w:id="111"/>
      </w:r>
      <w:r w:rsidRPr="00305105">
        <w:rPr>
          <w:sz w:val="22"/>
          <w:szCs w:val="22"/>
        </w:rPr>
        <w:t xml:space="preserve">Vertical cross-section of a TMTES:PS thin film. PS molecules (green) are concentrated at the bottom, while TMTES (orange) are located in the top part of the film. </w:t>
      </w:r>
    </w:p>
    <w:p w14:paraId="106BAB6C" w14:textId="77777777" w:rsidR="00305105" w:rsidRPr="00305105" w:rsidRDefault="00305105" w:rsidP="00305105">
      <w:pPr>
        <w:rPr>
          <w:lang w:val="en-US"/>
        </w:rPr>
      </w:pPr>
    </w:p>
    <w:p w14:paraId="0650923D" w14:textId="13FBA20A" w:rsidR="004214CC" w:rsidRDefault="00186CC2" w:rsidP="003242CC">
      <w:pPr>
        <w:rPr>
          <w:lang w:val="en-US"/>
        </w:rPr>
      </w:pPr>
      <w:r>
        <w:rPr>
          <w:lang w:val="en-US"/>
        </w:rPr>
        <w:lastRenderedPageBreak/>
        <w:t>Both TMTES and TMTES:PS thin films underwent electrical characterization under ambient conditions as active layers in OFETs. As a result, OFETs with TMTES:PS as the active layer exhibited better performance compared to those based solely on TMTES. The former operated within a lower voltage window of 5 V and displayed excellent electrical characteristics with reduced hysteresis and significantly less depende</w:t>
      </w:r>
      <w:r w:rsidR="00461468">
        <w:rPr>
          <w:lang w:val="en-US"/>
        </w:rPr>
        <w:t xml:space="preserve">nce of the mobility on </w:t>
      </w:r>
      <w:r w:rsidR="00461468">
        <w:rPr>
          <w:i/>
          <w:iCs/>
          <w:lang w:val="en-US"/>
        </w:rPr>
        <w:t>V</w:t>
      </w:r>
      <w:r w:rsidR="00461468">
        <w:rPr>
          <w:i/>
          <w:iCs/>
          <w:vertAlign w:val="subscript"/>
          <w:lang w:val="en-US"/>
        </w:rPr>
        <w:t>GS</w:t>
      </w:r>
      <w:r w:rsidR="00461468">
        <w:rPr>
          <w:lang w:val="en-US"/>
        </w:rPr>
        <w:t xml:space="preserve">. The threshold voltage </w:t>
      </w:r>
      <w:r w:rsidR="00461468">
        <w:rPr>
          <w:i/>
          <w:iCs/>
          <w:lang w:val="en-US"/>
        </w:rPr>
        <w:t>V</w:t>
      </w:r>
      <w:r w:rsidR="00461468">
        <w:rPr>
          <w:i/>
          <w:iCs/>
          <w:vertAlign w:val="subscript"/>
          <w:lang w:val="en-US"/>
        </w:rPr>
        <w:t>TH</w:t>
      </w:r>
      <w:r w:rsidR="00461468">
        <w:rPr>
          <w:lang w:val="en-US"/>
        </w:rPr>
        <w:t xml:space="preserve"> for TMTES:PS based devices approached 0 V (ranging from -0.5 to -1 V), providing further evidence of benefit of using PS together with the semiconductor. Additionally, the density of traps for the majority charge carriers (in this case holes), was estimated from the </w:t>
      </w:r>
      <w:commentRangeStart w:id="112"/>
      <w:r w:rsidR="00461468">
        <w:rPr>
          <w:lang w:val="en-US"/>
        </w:rPr>
        <w:t xml:space="preserve">sub-threshold slope </w:t>
      </w:r>
      <w:commentRangeEnd w:id="112"/>
      <w:r w:rsidR="000315B4">
        <w:rPr>
          <w:rStyle w:val="CommentReference"/>
        </w:rPr>
        <w:commentReference w:id="112"/>
      </w:r>
      <w:r w:rsidR="00461468">
        <w:rPr>
          <w:lang w:val="en-US"/>
        </w:rPr>
        <w:t>to be (3.9±0.9) × 10</w:t>
      </w:r>
      <w:r w:rsidR="00461468">
        <w:rPr>
          <w:vertAlign w:val="superscript"/>
          <w:lang w:val="en-US"/>
        </w:rPr>
        <w:t>11</w:t>
      </w:r>
      <w:r w:rsidR="00461468">
        <w:rPr>
          <w:lang w:val="en-US"/>
        </w:rPr>
        <w:t xml:space="preserve"> e/(V·cm</w:t>
      </w:r>
      <w:r w:rsidR="00461468">
        <w:rPr>
          <w:vertAlign w:val="superscript"/>
          <w:lang w:val="en-US"/>
        </w:rPr>
        <w:t>2</w:t>
      </w:r>
      <w:r w:rsidR="00461468">
        <w:rPr>
          <w:lang w:val="en-US"/>
        </w:rPr>
        <w:t xml:space="preserve">), which is one order of magnitude lower than that for the TMTES films </w:t>
      </w:r>
      <w:r w:rsidR="009D7B8E">
        <w:rPr>
          <w:lang w:val="en-US"/>
        </w:rPr>
        <w:t>(~10</w:t>
      </w:r>
      <w:r w:rsidR="009D7B8E">
        <w:rPr>
          <w:vertAlign w:val="superscript"/>
          <w:lang w:val="en-US"/>
        </w:rPr>
        <w:t xml:space="preserve">12 </w:t>
      </w:r>
      <w:r w:rsidR="009D7B8E">
        <w:rPr>
          <w:lang w:val="en-US"/>
        </w:rPr>
        <w:t>e/(V·cm</w:t>
      </w:r>
      <w:r w:rsidR="009D7B8E">
        <w:rPr>
          <w:vertAlign w:val="superscript"/>
          <w:lang w:val="en-US"/>
        </w:rPr>
        <w:t>2</w:t>
      </w:r>
      <w:r w:rsidR="009D7B8E">
        <w:rPr>
          <w:lang w:val="en-US"/>
        </w:rPr>
        <w:t xml:space="preserve">)). This observation confirms that adding the insulting PS to TMTES compound results in reduction of interfacial traps for majority charge carriers </w:t>
      </w:r>
      <w:sdt>
        <w:sdtPr>
          <w:rPr>
            <w:lang w:val="en-US"/>
          </w:rPr>
          <w:id w:val="-735322205"/>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D33BFA">
            <w:rPr>
              <w:noProof/>
              <w:lang w:val="en-US"/>
            </w:rPr>
            <w:t>(Adriàn Tamayo, 2022)</w:t>
          </w:r>
          <w:r w:rsidR="002B29F3">
            <w:rPr>
              <w:lang w:val="en-US"/>
            </w:rPr>
            <w:fldChar w:fldCharType="end"/>
          </w:r>
        </w:sdtContent>
      </w:sdt>
      <w:r w:rsidR="002B29F3">
        <w:rPr>
          <w:lang w:val="en-US"/>
        </w:rPr>
        <w:t>.</w:t>
      </w:r>
    </w:p>
    <w:p w14:paraId="7242DDEA" w14:textId="2C6B384C" w:rsidR="009D7B8E" w:rsidRDefault="002B70B4" w:rsidP="003242CC">
      <w:pPr>
        <w:rPr>
          <w:lang w:val="en-US"/>
        </w:rPr>
      </w:pPr>
      <w:r>
        <w:rPr>
          <w:lang w:val="en-US"/>
        </w:rPr>
        <w:t>Finally, detectors based on TMTES:PS exhibited a notably high average mobility of 2.6 ± 0.6 cm</w:t>
      </w:r>
      <w:r>
        <w:rPr>
          <w:vertAlign w:val="superscript"/>
          <w:lang w:val="en-US"/>
        </w:rPr>
        <w:t>2</w:t>
      </w:r>
      <w:r>
        <w:rPr>
          <w:lang w:val="en-US"/>
        </w:rPr>
        <w:t>/(V·s) with the maximum value of 3.1 cm</w:t>
      </w:r>
      <w:r>
        <w:rPr>
          <w:vertAlign w:val="superscript"/>
          <w:lang w:val="en-US"/>
        </w:rPr>
        <w:t>2</w:t>
      </w:r>
      <w:r w:rsidR="00E63E0E">
        <w:rPr>
          <w:lang w:val="en-US"/>
        </w:rPr>
        <w:t>/(V·s). Such mobility values in combination with previously mentioned electrical characteristics of TMTES:PS thin films rank among the best reported for this semiconductor. It is noteworthy that the films were fabricated using a low-cost and high throughput BAMS technique which is a significant advantage in terms of mass production</w:t>
      </w:r>
      <w:r w:rsidR="00E27A6D">
        <w:rPr>
          <w:lang w:val="en-US"/>
        </w:rPr>
        <w:t xml:space="preserve"> </w:t>
      </w:r>
      <w:sdt>
        <w:sdtPr>
          <w:rPr>
            <w:lang w:val="en-US"/>
          </w:rPr>
          <w:id w:val="887305893"/>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D33BFA">
            <w:rPr>
              <w:noProof/>
              <w:lang w:val="en-US"/>
            </w:rPr>
            <w:t>(Adriàn Tamayo, 2022)</w:t>
          </w:r>
          <w:r w:rsidR="002B29F3">
            <w:rPr>
              <w:lang w:val="en-US"/>
            </w:rPr>
            <w:fldChar w:fldCharType="end"/>
          </w:r>
        </w:sdtContent>
      </w:sdt>
      <w:r w:rsidR="002B29F3">
        <w:rPr>
          <w:lang w:val="en-US"/>
        </w:rPr>
        <w:t>.</w:t>
      </w:r>
    </w:p>
    <w:p w14:paraId="4E06B76E" w14:textId="05E548FD" w:rsidR="00345182" w:rsidRDefault="004F6660" w:rsidP="003242CC">
      <w:pPr>
        <w:rPr>
          <w:lang w:val="en-US"/>
        </w:rPr>
      </w:pPr>
      <w:r>
        <w:rPr>
          <w:lang w:val="en-US"/>
        </w:rPr>
        <w:t xml:space="preserve">Such remarkable electrical properties of TMTES:PS based OFETs deposited by the BAMS technique allowed to </w:t>
      </w:r>
      <w:r w:rsidRPr="004F6660">
        <w:rPr>
          <w:lang w:val="en-US"/>
        </w:rPr>
        <w:t>p</w:t>
      </w:r>
      <w:r>
        <w:rPr>
          <w:lang w:val="en-US"/>
        </w:rPr>
        <w:t xml:space="preserve">resume these devices to perform efficiently as X-ray detectors. For this purpose, the sensitivity of the TMTES:PS based OFETs was measured under X-ray </w:t>
      </w:r>
      <w:del w:id="113" w:author="Ilaria Fratelli" w:date="2024-02-19T18:02:00Z">
        <w:r w:rsidDel="00375C7A">
          <w:rPr>
            <w:lang w:val="en-US"/>
          </w:rPr>
          <w:delText xml:space="preserve">radiation </w:delText>
        </w:r>
      </w:del>
      <w:r>
        <w:rPr>
          <w:lang w:val="en-US"/>
        </w:rPr>
        <w:t>in the form of periodic pulses (on/off beam switches)</w:t>
      </w:r>
      <w:r w:rsidR="008F5798">
        <w:rPr>
          <w:lang w:val="en-US"/>
        </w:rPr>
        <w:t xml:space="preserve"> of different dose rate</w:t>
      </w:r>
      <w:r>
        <w:rPr>
          <w:lang w:val="en-US"/>
        </w:rPr>
        <w:t xml:space="preserve">. During the X-ray exposure, the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439"/>
        <w:gridCol w:w="273"/>
      </w:tblGrid>
      <w:tr w:rsidR="00EA6D6A" w14:paraId="2C60C7B9" w14:textId="77777777" w:rsidTr="00EA6D6A">
        <w:tc>
          <w:tcPr>
            <w:tcW w:w="4814" w:type="dxa"/>
          </w:tcPr>
          <w:p w14:paraId="0DBF4F00" w14:textId="77777777" w:rsidR="00EA6D6A" w:rsidRDefault="00EA6D6A" w:rsidP="00EA6D6A">
            <w:pPr>
              <w:ind w:firstLine="0"/>
              <w:jc w:val="center"/>
              <w:rPr>
                <w:noProof/>
                <w:lang w:val="en-US"/>
              </w:rPr>
            </w:pPr>
          </w:p>
          <w:p w14:paraId="4A912B18" w14:textId="5170B1DA" w:rsidR="00EA6D6A" w:rsidRDefault="00EA6D6A" w:rsidP="00EA6D6A">
            <w:pPr>
              <w:ind w:firstLine="0"/>
              <w:jc w:val="center"/>
              <w:rPr>
                <w:lang w:val="en-US"/>
              </w:rPr>
            </w:pPr>
            <w:r>
              <w:rPr>
                <w:noProof/>
                <w:lang w:val="en-US"/>
              </w:rPr>
              <w:drawing>
                <wp:inline distT="0" distB="0" distL="0" distR="0" wp14:anchorId="6B63DE52" wp14:editId="33CBB82E">
                  <wp:extent cx="2986138" cy="2160000"/>
                  <wp:effectExtent l="0" t="0" r="5080" b="0"/>
                  <wp:docPr id="1274666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6138" cy="2160000"/>
                          </a:xfrm>
                          <a:prstGeom prst="rect">
                            <a:avLst/>
                          </a:prstGeom>
                          <a:noFill/>
                          <a:ln>
                            <a:noFill/>
                          </a:ln>
                        </pic:spPr>
                      </pic:pic>
                    </a:graphicData>
                  </a:graphic>
                </wp:inline>
              </w:drawing>
            </w:r>
          </w:p>
          <w:p w14:paraId="3208C6DC" w14:textId="77777777" w:rsidR="00EA6D6A" w:rsidRDefault="00EA6D6A" w:rsidP="00EA6D6A">
            <w:pPr>
              <w:ind w:firstLine="0"/>
              <w:jc w:val="center"/>
              <w:rPr>
                <w:lang w:val="en-US"/>
              </w:rPr>
            </w:pPr>
          </w:p>
          <w:p w14:paraId="195972AC" w14:textId="2A0B2529" w:rsidR="00345182" w:rsidRPr="00EA6D6A" w:rsidRDefault="00EA6D6A" w:rsidP="00EA6D6A">
            <w:pPr>
              <w:ind w:firstLine="0"/>
              <w:jc w:val="center"/>
              <w:rPr>
                <w:b/>
                <w:bCs/>
                <w:sz w:val="28"/>
                <w:lang w:val="en-US"/>
              </w:rPr>
            </w:pPr>
            <w:r w:rsidRPr="00EA6D6A">
              <w:rPr>
                <w:b/>
                <w:bCs/>
                <w:sz w:val="28"/>
                <w:lang w:val="en-US"/>
              </w:rPr>
              <w:t>(a)</w:t>
            </w:r>
          </w:p>
        </w:tc>
        <w:tc>
          <w:tcPr>
            <w:tcW w:w="4814" w:type="dxa"/>
            <w:gridSpan w:val="2"/>
          </w:tcPr>
          <w:p w14:paraId="19A67E8D" w14:textId="5690947B" w:rsidR="00EA6D6A" w:rsidRDefault="00EA6D6A" w:rsidP="00EA6D6A">
            <w:pPr>
              <w:ind w:firstLine="0"/>
              <w:jc w:val="center"/>
              <w:rPr>
                <w:noProof/>
                <w:lang w:val="en-US"/>
              </w:rPr>
            </w:pPr>
          </w:p>
          <w:p w14:paraId="0E3264FC" w14:textId="3B11CAA0" w:rsidR="00EA6D6A" w:rsidRDefault="00EA6D6A" w:rsidP="00EA6D6A">
            <w:pPr>
              <w:ind w:firstLine="0"/>
              <w:jc w:val="center"/>
              <w:rPr>
                <w:lang w:val="en-US"/>
              </w:rPr>
            </w:pPr>
            <w:r>
              <w:rPr>
                <w:noProof/>
                <w:lang w:val="en-US"/>
              </w:rPr>
              <w:drawing>
                <wp:inline distT="0" distB="0" distL="0" distR="0" wp14:anchorId="349720FC" wp14:editId="00756C63">
                  <wp:extent cx="2493383" cy="2160000"/>
                  <wp:effectExtent l="0" t="0" r="2540" b="0"/>
                  <wp:docPr id="824129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93383" cy="2160000"/>
                          </a:xfrm>
                          <a:prstGeom prst="rect">
                            <a:avLst/>
                          </a:prstGeom>
                          <a:noFill/>
                          <a:ln>
                            <a:noFill/>
                          </a:ln>
                        </pic:spPr>
                      </pic:pic>
                    </a:graphicData>
                  </a:graphic>
                </wp:inline>
              </w:drawing>
            </w:r>
          </w:p>
          <w:p w14:paraId="710104DF" w14:textId="77777777" w:rsidR="00EA6D6A" w:rsidRDefault="00EA6D6A" w:rsidP="00EA6D6A">
            <w:pPr>
              <w:ind w:firstLine="0"/>
              <w:jc w:val="center"/>
              <w:rPr>
                <w:lang w:val="en-US"/>
              </w:rPr>
            </w:pPr>
          </w:p>
          <w:p w14:paraId="1790E2FD" w14:textId="08F22F09" w:rsidR="00345182" w:rsidRPr="00EA6D6A" w:rsidRDefault="00EA6D6A" w:rsidP="00EA6D6A">
            <w:pPr>
              <w:ind w:firstLine="0"/>
              <w:jc w:val="center"/>
              <w:rPr>
                <w:b/>
                <w:bCs/>
                <w:sz w:val="28"/>
                <w:lang w:val="en-US"/>
              </w:rPr>
            </w:pPr>
            <w:r w:rsidRPr="00EA6D6A">
              <w:rPr>
                <w:b/>
                <w:bCs/>
                <w:sz w:val="28"/>
                <w:lang w:val="en-US"/>
              </w:rPr>
              <w:t>(b)</w:t>
            </w:r>
          </w:p>
        </w:tc>
      </w:tr>
      <w:tr w:rsidR="00EA6D6A" w14:paraId="595F25C6" w14:textId="77777777" w:rsidTr="00EA6D6A">
        <w:tc>
          <w:tcPr>
            <w:tcW w:w="9351" w:type="dxa"/>
            <w:gridSpan w:val="2"/>
          </w:tcPr>
          <w:p w14:paraId="6AB67ED4" w14:textId="77777777" w:rsidR="00EA6D6A" w:rsidRDefault="00EA6D6A" w:rsidP="00345182">
            <w:pPr>
              <w:ind w:firstLine="0"/>
              <w:jc w:val="center"/>
              <w:rPr>
                <w:noProof/>
                <w:lang w:val="en-US"/>
              </w:rPr>
            </w:pPr>
          </w:p>
          <w:p w14:paraId="25CBD62E" w14:textId="77777777" w:rsidR="00EA6D6A" w:rsidRDefault="00EA6D6A" w:rsidP="00345182">
            <w:pPr>
              <w:ind w:firstLine="0"/>
              <w:jc w:val="center"/>
              <w:rPr>
                <w:noProof/>
                <w:lang w:val="en-US"/>
              </w:rPr>
            </w:pPr>
            <w:r>
              <w:rPr>
                <w:noProof/>
                <w:lang w:val="en-US"/>
              </w:rPr>
              <w:lastRenderedPageBreak/>
              <w:drawing>
                <wp:inline distT="0" distB="0" distL="0" distR="0" wp14:anchorId="7D19B685" wp14:editId="5E7C0314">
                  <wp:extent cx="3629891" cy="2811818"/>
                  <wp:effectExtent l="0" t="0" r="8890" b="7620"/>
                  <wp:docPr id="471452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0338" cy="2819910"/>
                          </a:xfrm>
                          <a:prstGeom prst="rect">
                            <a:avLst/>
                          </a:prstGeom>
                          <a:noFill/>
                          <a:ln>
                            <a:noFill/>
                          </a:ln>
                        </pic:spPr>
                      </pic:pic>
                    </a:graphicData>
                  </a:graphic>
                </wp:inline>
              </w:drawing>
            </w:r>
          </w:p>
          <w:p w14:paraId="56FC432C" w14:textId="74B75289" w:rsidR="00EA6D6A" w:rsidRPr="00EA6D6A" w:rsidRDefault="00EA6D6A" w:rsidP="00345182">
            <w:pPr>
              <w:ind w:firstLine="0"/>
              <w:jc w:val="center"/>
              <w:rPr>
                <w:b/>
                <w:bCs/>
                <w:noProof/>
                <w:sz w:val="28"/>
                <w:lang w:val="en-US"/>
              </w:rPr>
            </w:pPr>
            <w:r w:rsidRPr="00EA6D6A">
              <w:rPr>
                <w:b/>
                <w:bCs/>
                <w:noProof/>
                <w:sz w:val="28"/>
                <w:lang w:val="en-US"/>
              </w:rPr>
              <w:t>(c)</w:t>
            </w:r>
          </w:p>
        </w:tc>
        <w:tc>
          <w:tcPr>
            <w:tcW w:w="277" w:type="dxa"/>
          </w:tcPr>
          <w:p w14:paraId="26A9C108" w14:textId="77777777" w:rsidR="00EA6D6A" w:rsidRDefault="00EA6D6A" w:rsidP="003242CC">
            <w:pPr>
              <w:ind w:firstLine="0"/>
              <w:rPr>
                <w:noProof/>
                <w:lang w:val="en-US"/>
              </w:rPr>
            </w:pPr>
          </w:p>
        </w:tc>
      </w:tr>
    </w:tbl>
    <w:p w14:paraId="0F370CA4" w14:textId="618A5817" w:rsidR="00345182" w:rsidRDefault="00EA6D6A" w:rsidP="003242CC">
      <w:pPr>
        <w:rPr>
          <w:sz w:val="22"/>
          <w:szCs w:val="22"/>
          <w:lang w:val="en-US"/>
        </w:rPr>
      </w:pPr>
      <w:r w:rsidRPr="002B29F3">
        <w:rPr>
          <w:sz w:val="22"/>
          <w:szCs w:val="22"/>
          <w:lang w:val="en-US"/>
        </w:rPr>
        <w:t>Figure 2.9 Electrical and X-ray performance of the TMTES:PS based OFETs. (</w:t>
      </w:r>
      <w:r w:rsidRPr="002B29F3">
        <w:rPr>
          <w:b/>
          <w:bCs/>
          <w:sz w:val="22"/>
          <w:szCs w:val="22"/>
          <w:lang w:val="en-US"/>
        </w:rPr>
        <w:t>a</w:t>
      </w:r>
      <w:r w:rsidRPr="002B29F3">
        <w:rPr>
          <w:sz w:val="22"/>
          <w:szCs w:val="22"/>
          <w:lang w:val="en-US"/>
        </w:rPr>
        <w:t>) Transfer characteristics in saturation regime; (</w:t>
      </w:r>
      <w:r w:rsidRPr="002B29F3">
        <w:rPr>
          <w:b/>
          <w:bCs/>
          <w:sz w:val="22"/>
          <w:szCs w:val="22"/>
          <w:lang w:val="en-US"/>
        </w:rPr>
        <w:t>b</w:t>
      </w:r>
      <w:r w:rsidRPr="002B29F3">
        <w:rPr>
          <w:sz w:val="22"/>
          <w:szCs w:val="22"/>
          <w:lang w:val="en-US"/>
        </w:rPr>
        <w:t>) output characteristics; (</w:t>
      </w:r>
      <w:r w:rsidRPr="002B29F3">
        <w:rPr>
          <w:b/>
          <w:bCs/>
          <w:sz w:val="22"/>
          <w:szCs w:val="22"/>
          <w:lang w:val="en-US"/>
        </w:rPr>
        <w:t>c</w:t>
      </w:r>
      <w:r w:rsidRPr="002B29F3">
        <w:rPr>
          <w:sz w:val="22"/>
          <w:szCs w:val="22"/>
          <w:lang w:val="en-US"/>
        </w:rPr>
        <w:t xml:space="preserve">) X-ray induced photocurrent as a function of </w:t>
      </w:r>
      <w:r w:rsidR="002B29F3" w:rsidRPr="002B29F3">
        <w:rPr>
          <w:sz w:val="22"/>
          <w:szCs w:val="22"/>
          <w:lang w:val="en-US"/>
        </w:rPr>
        <w:t xml:space="preserve">the dose rate. The sensitivity is calculated as the slope of the linear fit of the experimental points </w:t>
      </w:r>
      <w:sdt>
        <w:sdtPr>
          <w:rPr>
            <w:sz w:val="22"/>
            <w:szCs w:val="22"/>
            <w:lang w:val="en-US"/>
          </w:rPr>
          <w:id w:val="271437681"/>
          <w:citation/>
        </w:sdtPr>
        <w:sdtContent>
          <w:r w:rsidR="002B29F3" w:rsidRPr="002B29F3">
            <w:rPr>
              <w:sz w:val="22"/>
              <w:szCs w:val="22"/>
              <w:lang w:val="en-US"/>
            </w:rPr>
            <w:fldChar w:fldCharType="begin"/>
          </w:r>
          <w:r w:rsidR="002B29F3" w:rsidRPr="002B29F3">
            <w:rPr>
              <w:sz w:val="22"/>
              <w:szCs w:val="22"/>
              <w:lang w:val="en-US"/>
            </w:rPr>
            <w:instrText xml:space="preserve"> CITATION Adr22 \l 1033 </w:instrText>
          </w:r>
          <w:r w:rsidR="002B29F3" w:rsidRPr="002B29F3">
            <w:rPr>
              <w:sz w:val="22"/>
              <w:szCs w:val="22"/>
              <w:lang w:val="en-US"/>
            </w:rPr>
            <w:fldChar w:fldCharType="separate"/>
          </w:r>
          <w:r w:rsidR="00D33BFA" w:rsidRPr="00D33BFA">
            <w:rPr>
              <w:noProof/>
              <w:sz w:val="22"/>
              <w:szCs w:val="22"/>
              <w:lang w:val="en-US"/>
            </w:rPr>
            <w:t>(Adriàn Tamayo, 2022)</w:t>
          </w:r>
          <w:r w:rsidR="002B29F3" w:rsidRPr="002B29F3">
            <w:rPr>
              <w:sz w:val="22"/>
              <w:szCs w:val="22"/>
              <w:lang w:val="en-US"/>
            </w:rPr>
            <w:fldChar w:fldCharType="end"/>
          </w:r>
        </w:sdtContent>
      </w:sdt>
      <w:r w:rsidR="002B29F3" w:rsidRPr="002B29F3">
        <w:rPr>
          <w:sz w:val="22"/>
          <w:szCs w:val="22"/>
          <w:lang w:val="en-US"/>
        </w:rPr>
        <w:t>.</w:t>
      </w:r>
    </w:p>
    <w:p w14:paraId="07D75526" w14:textId="77777777" w:rsidR="002B29F3" w:rsidRPr="002B29F3" w:rsidRDefault="002B29F3" w:rsidP="003242CC">
      <w:pPr>
        <w:rPr>
          <w:sz w:val="22"/>
          <w:szCs w:val="22"/>
          <w:lang w:val="en-US"/>
        </w:rPr>
      </w:pPr>
    </w:p>
    <w:p w14:paraId="6D2C7702" w14:textId="3DED28D1" w:rsidR="00E27A6D" w:rsidRDefault="004F6660" w:rsidP="002B29F3">
      <w:pPr>
        <w:ind w:firstLine="0"/>
        <w:rPr>
          <w:lang w:val="en-US"/>
        </w:rPr>
      </w:pPr>
      <w:r>
        <w:rPr>
          <w:lang w:val="en-US"/>
        </w:rPr>
        <w:t xml:space="preserve">devices </w:t>
      </w:r>
      <w:ins w:id="114" w:author="Ilaria Fratelli" w:date="2024-02-19T18:03:00Z">
        <w:r w:rsidR="00375C7A">
          <w:rPr>
            <w:lang w:val="en-US"/>
          </w:rPr>
          <w:t xml:space="preserve">were </w:t>
        </w:r>
      </w:ins>
      <w:r>
        <w:rPr>
          <w:lang w:val="en-US"/>
        </w:rPr>
        <w:t>biased to operate in saturation regime (</w:t>
      </w:r>
      <w:r>
        <w:rPr>
          <w:i/>
          <w:iCs/>
          <w:lang w:val="en-US"/>
        </w:rPr>
        <w:t>V</w:t>
      </w:r>
      <w:r>
        <w:rPr>
          <w:i/>
          <w:iCs/>
          <w:vertAlign w:val="subscript"/>
          <w:lang w:val="en-US"/>
        </w:rPr>
        <w:t>DS</w:t>
      </w:r>
      <w:r>
        <w:rPr>
          <w:lang w:val="en-US"/>
        </w:rPr>
        <w:t xml:space="preserve"> = -15 V and </w:t>
      </w:r>
      <w:r>
        <w:rPr>
          <w:i/>
          <w:iCs/>
          <w:lang w:val="en-US"/>
        </w:rPr>
        <w:t>V</w:t>
      </w:r>
      <w:r>
        <w:rPr>
          <w:i/>
          <w:iCs/>
          <w:vertAlign w:val="subscript"/>
          <w:lang w:val="en-US"/>
        </w:rPr>
        <w:t>GS</w:t>
      </w:r>
      <w:r>
        <w:rPr>
          <w:lang w:val="en-US"/>
        </w:rPr>
        <w:t xml:space="preserve"> = -20 V). The current </w:t>
      </w:r>
      <w:r>
        <w:rPr>
          <w:i/>
          <w:iCs/>
          <w:lang w:val="en-US"/>
        </w:rPr>
        <w:t>I</w:t>
      </w:r>
      <w:r>
        <w:rPr>
          <w:i/>
          <w:iCs/>
          <w:vertAlign w:val="subscript"/>
          <w:lang w:val="en-US"/>
        </w:rPr>
        <w:t>DS</w:t>
      </w:r>
      <w:r>
        <w:rPr>
          <w:lang w:val="en-US"/>
        </w:rPr>
        <w:t xml:space="preserve"> flowing between the source and drain was measured during the on/off beam switching </w:t>
      </w:r>
      <w:r w:rsidR="008F5798">
        <w:rPr>
          <w:lang w:val="en-US"/>
        </w:rPr>
        <w:t xml:space="preserve">cycles. The photocurrent was measured as the difference between the values of </w:t>
      </w:r>
      <w:r w:rsidR="008F5798">
        <w:rPr>
          <w:i/>
          <w:iCs/>
          <w:lang w:val="en-US"/>
        </w:rPr>
        <w:t>I</w:t>
      </w:r>
      <w:r w:rsidR="008F5798">
        <w:rPr>
          <w:i/>
          <w:iCs/>
          <w:vertAlign w:val="subscript"/>
          <w:lang w:val="en-US"/>
        </w:rPr>
        <w:t xml:space="preserve">DS </w:t>
      </w:r>
      <w:r w:rsidR="008F5798">
        <w:rPr>
          <w:lang w:val="en-US"/>
        </w:rPr>
        <w:t xml:space="preserve">during X-ray radiation and in the dark. The resulting signal was amplified by the photoconductive gain effect (discussed in previous sections), which occurs due to minority </w:t>
      </w:r>
      <w:proofErr w:type="gramStart"/>
      <w:r w:rsidR="008F5798">
        <w:rPr>
          <w:lang w:val="en-US"/>
        </w:rPr>
        <w:t>carriers</w:t>
      </w:r>
      <w:proofErr w:type="gramEnd"/>
      <w:r w:rsidR="008F5798">
        <w:rPr>
          <w:lang w:val="en-US"/>
        </w:rPr>
        <w:t xml:space="preserve"> traps and which allows low-</w:t>
      </w:r>
      <w:r w:rsidR="008F5798" w:rsidRPr="008F5798">
        <w:rPr>
          <w:lang w:val="en-US"/>
        </w:rPr>
        <w:t>Z</w:t>
      </w:r>
      <w:r w:rsidR="008F5798">
        <w:rPr>
          <w:lang w:val="en-US"/>
        </w:rPr>
        <w:t xml:space="preserve"> thin-film organic semiconductors </w:t>
      </w:r>
      <w:r w:rsidR="008F5798" w:rsidRPr="008F5798">
        <w:rPr>
          <w:lang w:val="en-US"/>
        </w:rPr>
        <w:t>to</w:t>
      </w:r>
      <w:r w:rsidR="008F5798">
        <w:rPr>
          <w:lang w:val="en-US"/>
        </w:rPr>
        <w:t xml:space="preserve"> perform high sensitivity. According to its definition, the sensitivity of TMTES:PS based OFETs was calculated as the slope of the linear fit to the dependence of the photocurrent |</w:t>
      </w:r>
      <w:r w:rsidR="005F385B">
        <w:rPr>
          <w:i/>
          <w:iCs/>
          <w:lang w:val="en-US"/>
        </w:rPr>
        <w:t>I</w:t>
      </w:r>
      <w:r w:rsidR="005F385B">
        <w:rPr>
          <w:i/>
          <w:iCs/>
          <w:vertAlign w:val="subscript"/>
          <w:lang w:val="en-US"/>
        </w:rPr>
        <w:t>PH</w:t>
      </w:r>
      <w:r w:rsidR="008F5798">
        <w:rPr>
          <w:lang w:val="en-US"/>
        </w:rPr>
        <w:t>|</w:t>
      </w:r>
      <w:r w:rsidR="005F385B">
        <w:rPr>
          <w:lang w:val="en-US"/>
        </w:rPr>
        <w:t xml:space="preserve"> on the X-ray dose rate. </w:t>
      </w:r>
      <w:del w:id="115" w:author="Ilaria Fratelli" w:date="2024-02-19T18:09:00Z">
        <w:r w:rsidR="005F385B" w:rsidDel="00375C7A">
          <w:rPr>
            <w:lang w:val="en-US"/>
          </w:rPr>
          <w:delText>Resultantly</w:delText>
        </w:r>
      </w:del>
      <w:ins w:id="116" w:author="Ilaria Fratelli" w:date="2024-02-19T18:09:00Z">
        <w:r w:rsidR="00375C7A">
          <w:rPr>
            <w:lang w:val="en-US"/>
          </w:rPr>
          <w:t>By these calculations</w:t>
        </w:r>
      </w:ins>
      <w:r w:rsidR="005F385B">
        <w:rPr>
          <w:lang w:val="en-US"/>
        </w:rPr>
        <w:t>, the sensitivity of the TMTES:PS based detectors was estimated as (4.10 ± 0.05) × 10</w:t>
      </w:r>
      <w:r w:rsidR="005F385B">
        <w:rPr>
          <w:vertAlign w:val="superscript"/>
          <w:lang w:val="en-US"/>
        </w:rPr>
        <w:t>10</w:t>
      </w:r>
      <w:r w:rsidR="005F385B">
        <w:rPr>
          <w:lang w:val="en-US"/>
        </w:rPr>
        <w:t xml:space="preserve"> µC/(Gy·cm</w:t>
      </w:r>
      <w:r w:rsidR="005F385B">
        <w:rPr>
          <w:vertAlign w:val="superscript"/>
          <w:lang w:val="en-US"/>
        </w:rPr>
        <w:t>3</w:t>
      </w:r>
      <w:r w:rsidR="005F385B">
        <w:rPr>
          <w:lang w:val="en-US"/>
        </w:rPr>
        <w:t>). Such value was considered as the highest sensitivity value documented for an X-ray detector based on fully organic active layer, which also surpassed the sensitivity of the majority of the sensors based on perovskite films. Additional advan</w:t>
      </w:r>
      <w:r w:rsidR="00E12E01">
        <w:rPr>
          <w:lang w:val="en-US"/>
        </w:rPr>
        <w:t>tage of the TMTES:PS based detectors in comparison with those based on lead-halide perovskites, is that it fully matches human tissue equivalent absorbance of ionizing radiation. This feature paves the way for TMTES:PS based X-ray imaging detectors in numerous medical dosimetry applications</w:t>
      </w:r>
      <w:r w:rsidR="002B29F3">
        <w:rPr>
          <w:lang w:val="en-US"/>
        </w:rPr>
        <w:t xml:space="preserve"> </w:t>
      </w:r>
      <w:sdt>
        <w:sdtPr>
          <w:rPr>
            <w:lang w:val="en-US"/>
          </w:rPr>
          <w:id w:val="-2096924497"/>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D33BFA">
            <w:rPr>
              <w:noProof/>
              <w:lang w:val="en-US"/>
            </w:rPr>
            <w:t>(Adriàn Tamayo, 2022)</w:t>
          </w:r>
          <w:r w:rsidR="002B29F3">
            <w:rPr>
              <w:lang w:val="en-US"/>
            </w:rPr>
            <w:fldChar w:fldCharType="end"/>
          </w:r>
        </w:sdtContent>
      </w:sdt>
      <w:r w:rsidR="002B29F3">
        <w:rPr>
          <w:lang w:val="en-US"/>
        </w:rPr>
        <w:t>.</w:t>
      </w:r>
      <w:r w:rsidR="00E12E01">
        <w:rPr>
          <w:lang w:val="en-US"/>
        </w:rPr>
        <w:t xml:space="preserve"> </w:t>
      </w:r>
    </w:p>
    <w:p w14:paraId="57700835" w14:textId="747374AA" w:rsidR="00035983" w:rsidRDefault="00E12E01" w:rsidP="002B29F3">
      <w:pPr>
        <w:rPr>
          <w:lang w:val="en-US"/>
        </w:rPr>
      </w:pPr>
      <w:commentRangeStart w:id="117"/>
      <w:del w:id="118" w:author="Ilaria Fratelli" w:date="2024-02-19T18:18:00Z">
        <w:r w:rsidDel="00686104">
          <w:rPr>
            <w:lang w:val="en-US"/>
          </w:rPr>
          <w:delText xml:space="preserve">Such remarkable sensitivity of TMTES:PS based X-ray detectors in combination with their outstanding electrical properties and tissue-like absorbing behaviour </w:delText>
        </w:r>
        <w:r w:rsidR="00FD795C" w:rsidDel="00686104">
          <w:rPr>
            <w:lang w:val="en-US"/>
          </w:rPr>
          <w:delText xml:space="preserve">inevitably consider further </w:delText>
        </w:r>
        <w:r w:rsidR="00FD795C" w:rsidDel="00686104">
          <w:rPr>
            <w:lang w:val="en-US"/>
          </w:rPr>
          <w:lastRenderedPageBreak/>
          <w:delText xml:space="preserve">research into this new technology. For this purpose, the second part of my experimental study includes both electrical characterization and performance under radiation of OFETs with the active layer made of TMTES:PS with different ratio of TMTES to PS. The goal of my laboratory study </w:delText>
        </w:r>
        <w:r w:rsidR="00843690" w:rsidDel="00686104">
          <w:rPr>
            <w:lang w:val="en-US"/>
          </w:rPr>
          <w:delText>is</w:delText>
        </w:r>
        <w:r w:rsidR="00FD795C" w:rsidDel="00686104">
          <w:rPr>
            <w:lang w:val="en-US"/>
          </w:rPr>
          <w:delText xml:space="preserve"> to trace any dependence of the device performance on the TMTES:PS ratio and to provide scrupulous and comprehensive analysis on this tendency.</w:delText>
        </w:r>
        <w:r w:rsidR="00320BC2" w:rsidDel="00686104">
          <w:rPr>
            <w:lang w:val="en-US"/>
          </w:rPr>
          <w:delText xml:space="preserve"> </w:delText>
        </w:r>
        <w:r w:rsidR="00843690" w:rsidDel="00686104">
          <w:rPr>
            <w:lang w:val="en-US"/>
          </w:rPr>
          <w:delText>The most part of the study has already been conducted by my colleague Alessandro Galeazzi, therefore, his results will be directly connected to my research. Additionally, it is noteworthy to mention that the TMTES:PS based OFETs were equally fabricated at the Institute of Materials Science of Barcelona (ICMAB) in the research group of Dr. Marta Mas-Torrent.</w:delText>
        </w:r>
        <w:r w:rsidR="006E48F5" w:rsidDel="00686104">
          <w:rPr>
            <w:lang w:val="en-US"/>
          </w:rPr>
          <w:delText xml:space="preserve"> Therefore, the information of the materials and device fabrication, which was referenced in this overview, shall be</w:delText>
        </w:r>
        <w:r w:rsidR="006E48F5" w:rsidRPr="006E48F5" w:rsidDel="00686104">
          <w:rPr>
            <w:lang w:val="en-US"/>
          </w:rPr>
          <w:delText xml:space="preserve"> </w:delText>
        </w:r>
        <w:r w:rsidR="006E48F5" w:rsidDel="00686104">
          <w:rPr>
            <w:lang w:val="en-US"/>
          </w:rPr>
          <w:delText xml:space="preserve">duplicated in the Chapter 3. Nevertheless, such repetitiveness should not only provide consistency in the persistent and comprehensive research on TMTES:PS based X-ray detectors, but also </w:delText>
        </w:r>
        <w:r w:rsidR="001347EF" w:rsidDel="00686104">
          <w:rPr>
            <w:lang w:val="en-US"/>
          </w:rPr>
          <w:delText>introduce new details on their structure and production procedure.</w:delText>
        </w:r>
      </w:del>
      <w:commentRangeEnd w:id="117"/>
      <w:r w:rsidR="00686104">
        <w:rPr>
          <w:rStyle w:val="CommentReference"/>
        </w:rPr>
        <w:commentReference w:id="117"/>
      </w:r>
    </w:p>
    <w:p w14:paraId="26CD5BDF" w14:textId="77777777" w:rsidR="002B29F3" w:rsidRDefault="002B29F3" w:rsidP="002B29F3">
      <w:pPr>
        <w:rPr>
          <w:lang w:val="en-US"/>
        </w:rPr>
      </w:pPr>
    </w:p>
    <w:p w14:paraId="671767BE" w14:textId="77777777" w:rsidR="002B29F3" w:rsidRDefault="002B29F3" w:rsidP="002B29F3">
      <w:pPr>
        <w:rPr>
          <w:lang w:val="en-US"/>
        </w:rPr>
      </w:pPr>
    </w:p>
    <w:p w14:paraId="7B96DAA4" w14:textId="77777777" w:rsidR="002B29F3" w:rsidRDefault="002B29F3" w:rsidP="002B29F3">
      <w:pPr>
        <w:rPr>
          <w:lang w:val="en-US"/>
        </w:rPr>
      </w:pPr>
    </w:p>
    <w:p w14:paraId="75A6D4B8" w14:textId="77777777" w:rsidR="002B29F3" w:rsidRDefault="002B29F3" w:rsidP="002B29F3">
      <w:pPr>
        <w:rPr>
          <w:lang w:val="en-US"/>
        </w:rPr>
      </w:pPr>
    </w:p>
    <w:p w14:paraId="6B951D81" w14:textId="77777777" w:rsidR="002B29F3" w:rsidRDefault="002B29F3" w:rsidP="002B29F3">
      <w:pPr>
        <w:rPr>
          <w:lang w:val="en-US"/>
        </w:rPr>
      </w:pPr>
    </w:p>
    <w:p w14:paraId="3EA26F46" w14:textId="77777777" w:rsidR="002B29F3" w:rsidRDefault="002B29F3" w:rsidP="002B29F3">
      <w:pPr>
        <w:rPr>
          <w:lang w:val="en-US"/>
        </w:rPr>
      </w:pPr>
    </w:p>
    <w:p w14:paraId="33FBDA36" w14:textId="77777777" w:rsidR="002B29F3" w:rsidRPr="006E48F5" w:rsidRDefault="002B29F3" w:rsidP="002B29F3">
      <w:pPr>
        <w:rPr>
          <w:lang w:val="en-US"/>
        </w:rPr>
      </w:pPr>
    </w:p>
    <w:p w14:paraId="3203998C" w14:textId="799979D6" w:rsidR="00FC5C82" w:rsidRPr="00FC5C82" w:rsidRDefault="00FC5C82" w:rsidP="00FC5C82">
      <w:pPr>
        <w:pStyle w:val="Heading2"/>
      </w:pPr>
      <w:bookmarkStart w:id="119" w:name="_Toc159207566"/>
      <w:r>
        <w:t xml:space="preserve">Overview on </w:t>
      </w:r>
      <w:ins w:id="120" w:author="Ilaria Fratelli" w:date="2024-02-19T18:22:00Z">
        <w:r w:rsidR="006758BF">
          <w:t>2D transition metal dichalcogenides</w:t>
        </w:r>
      </w:ins>
      <w:del w:id="121" w:author="Ilaria Fratelli" w:date="2024-02-19T18:22:00Z">
        <w:r w:rsidDel="006758BF">
          <w:delText>TM</w:delText>
        </w:r>
        <w:r w:rsidR="003163EB" w:rsidDel="006758BF">
          <w:delText>DC</w:delText>
        </w:r>
      </w:del>
      <w:bookmarkEnd w:id="119"/>
    </w:p>
    <w:p w14:paraId="0775F5A4" w14:textId="0214DF55" w:rsidR="00E85D87" w:rsidRDefault="00CA78D4" w:rsidP="00943BAA">
      <w:pPr>
        <w:rPr>
          <w:lang w:val="en-US"/>
        </w:rPr>
      </w:pPr>
      <w:del w:id="122" w:author="Ilaria Fratelli" w:date="2024-02-19T18:20:00Z">
        <w:r w:rsidDel="006758BF">
          <w:rPr>
            <w:lang w:val="en-US"/>
          </w:rPr>
          <w:delText>Alongside with detectors based on fully organic semiconductors, r</w:delText>
        </w:r>
      </w:del>
      <w:ins w:id="123" w:author="Ilaria Fratelli" w:date="2024-02-19T18:20:00Z">
        <w:r w:rsidR="006758BF">
          <w:rPr>
            <w:lang w:val="en-US"/>
          </w:rPr>
          <w:t>R</w:t>
        </w:r>
      </w:ins>
      <w:r>
        <w:rPr>
          <w:lang w:val="en-US"/>
        </w:rPr>
        <w:t>ecently</w:t>
      </w:r>
      <w:r w:rsidR="00E85D87">
        <w:rPr>
          <w:lang w:val="en-US"/>
        </w:rPr>
        <w:t xml:space="preserve"> great attention has been drawn by 2D transition metal </w:t>
      </w:r>
      <w:r>
        <w:rPr>
          <w:lang w:val="en-US"/>
        </w:rPr>
        <w:t>dichalcogenides (TMDCs) in the thin-film optoelectronics field</w:t>
      </w:r>
      <w:del w:id="124" w:author="Ilaria Fratelli" w:date="2024-02-19T18:20:00Z">
        <w:r w:rsidDel="006758BF">
          <w:rPr>
            <w:lang w:val="en-US"/>
          </w:rPr>
          <w:delText xml:space="preserve"> as prominent materials for </w:delText>
        </w:r>
        <w:r w:rsidDel="006758BF">
          <w:rPr>
            <w:i/>
            <w:iCs/>
            <w:lang w:val="en-US"/>
          </w:rPr>
          <w:delText>in vivo</w:delText>
        </w:r>
        <w:r w:rsidDel="006758BF">
          <w:rPr>
            <w:lang w:val="en-US"/>
          </w:rPr>
          <w:delText xml:space="preserve"> radiation monitoring applications</w:delText>
        </w:r>
      </w:del>
      <w:r>
        <w:rPr>
          <w:lang w:val="en-US"/>
        </w:rPr>
        <w:t xml:space="preserve">. </w:t>
      </w:r>
      <w:r w:rsidR="00643231">
        <w:rPr>
          <w:lang w:val="en-US"/>
        </w:rPr>
        <w:t xml:space="preserve">TMDCs compose a large class of inorganic layered materials, which perform </w:t>
      </w:r>
      <w:r w:rsidR="0091328A">
        <w:rPr>
          <w:lang w:val="en-US"/>
        </w:rPr>
        <w:t xml:space="preserve">a variety of different electronic properties from </w:t>
      </w:r>
      <w:proofErr w:type="spellStart"/>
      <w:r w:rsidR="0091328A">
        <w:rPr>
          <w:lang w:val="en-US"/>
        </w:rPr>
        <w:t>semiconductivity</w:t>
      </w:r>
      <w:proofErr w:type="spellEnd"/>
      <w:r w:rsidR="0091328A">
        <w:rPr>
          <w:lang w:val="en-US"/>
        </w:rPr>
        <w:t xml:space="preserve"> to superconductivity, which makes TMDCs quite perspective materials for nanoelectronics, thin-film flexible electronics and power conversion domain </w:t>
      </w:r>
      <w:sdt>
        <w:sdtPr>
          <w:rPr>
            <w:lang w:val="en-US"/>
          </w:rPr>
          <w:id w:val="-172797873"/>
          <w:citation/>
        </w:sdtPr>
        <w:sdtContent>
          <w:r w:rsidR="0091328A">
            <w:rPr>
              <w:lang w:val="en-US"/>
            </w:rPr>
            <w:fldChar w:fldCharType="begin"/>
          </w:r>
          <w:r w:rsidR="0091328A">
            <w:rPr>
              <w:lang w:val="en-US"/>
            </w:rPr>
            <w:instrText xml:space="preserve"> CITATION Aru18 \l 1033 </w:instrText>
          </w:r>
          <w:r w:rsidR="0091328A">
            <w:rPr>
              <w:lang w:val="en-US"/>
            </w:rPr>
            <w:fldChar w:fldCharType="separate"/>
          </w:r>
          <w:r w:rsidR="00D33BFA">
            <w:rPr>
              <w:noProof/>
              <w:lang w:val="en-US"/>
            </w:rPr>
            <w:t>(Arun Kumar Singh, 2018)</w:t>
          </w:r>
          <w:r w:rsidR="0091328A">
            <w:rPr>
              <w:lang w:val="en-US"/>
            </w:rPr>
            <w:fldChar w:fldCharType="end"/>
          </w:r>
        </w:sdtContent>
      </w:sdt>
      <w:r w:rsidR="0091328A">
        <w:rPr>
          <w:lang w:val="en-US"/>
        </w:rPr>
        <w:t>,</w:t>
      </w:r>
      <w:r w:rsidR="001F339C">
        <w:rPr>
          <w:lang w:val="en-US"/>
        </w:rPr>
        <w:t xml:space="preserve"> </w:t>
      </w:r>
      <w:sdt>
        <w:sdtPr>
          <w:rPr>
            <w:lang w:val="en-US"/>
          </w:rPr>
          <w:id w:val="1523899794"/>
          <w:citation/>
        </w:sdtPr>
        <w:sdtContent>
          <w:r w:rsidR="001F339C">
            <w:rPr>
              <w:lang w:val="en-US"/>
            </w:rPr>
            <w:fldChar w:fldCharType="begin"/>
          </w:r>
          <w:r w:rsidR="001F339C">
            <w:rPr>
              <w:lang w:val="en-US"/>
            </w:rPr>
            <w:instrText xml:space="preserve">CITATION Alb23 \l 1033 </w:instrText>
          </w:r>
          <w:r w:rsidR="001F339C">
            <w:rPr>
              <w:lang w:val="en-US"/>
            </w:rPr>
            <w:fldChar w:fldCharType="separate"/>
          </w:r>
          <w:r w:rsidR="00D33BFA">
            <w:rPr>
              <w:noProof/>
              <w:lang w:val="en-US"/>
            </w:rPr>
            <w:t>(Alberto Taffelli, 2023)</w:t>
          </w:r>
          <w:r w:rsidR="001F339C">
            <w:rPr>
              <w:lang w:val="en-US"/>
            </w:rPr>
            <w:fldChar w:fldCharType="end"/>
          </w:r>
        </w:sdtContent>
      </w:sdt>
      <w:r w:rsidR="0091328A">
        <w:rPr>
          <w:lang w:val="en-US"/>
        </w:rPr>
        <w:t>.</w:t>
      </w:r>
    </w:p>
    <w:p w14:paraId="39257942" w14:textId="6F7E00FC" w:rsidR="002B18B5" w:rsidRDefault="00803DF2" w:rsidP="00803DF2">
      <w:pPr>
        <w:rPr>
          <w:lang w:val="en-US"/>
        </w:rPr>
      </w:pPr>
      <w:r>
        <w:rPr>
          <w:noProof/>
          <w:lang w:val="en-US"/>
        </w:rPr>
        <w:lastRenderedPageBreak/>
        <w:drawing>
          <wp:anchor distT="0" distB="0" distL="114300" distR="114300" simplePos="0" relativeHeight="251670528" behindDoc="1" locked="0" layoutInCell="1" allowOverlap="1" wp14:anchorId="2FD2E791" wp14:editId="6DFCCDA8">
            <wp:simplePos x="0" y="0"/>
            <wp:positionH relativeFrom="margin">
              <wp:posOffset>978535</wp:posOffset>
            </wp:positionH>
            <wp:positionV relativeFrom="paragraph">
              <wp:posOffset>1724025</wp:posOffset>
            </wp:positionV>
            <wp:extent cx="4135120" cy="2349500"/>
            <wp:effectExtent l="0" t="0" r="0" b="0"/>
            <wp:wrapTopAndBottom/>
            <wp:docPr id="6730500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5120" cy="234950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3AF37738" wp14:editId="70D31C97">
                <wp:simplePos x="0" y="0"/>
                <wp:positionH relativeFrom="margin">
                  <wp:posOffset>-8832</wp:posOffset>
                </wp:positionH>
                <wp:positionV relativeFrom="paragraph">
                  <wp:posOffset>4196484</wp:posOffset>
                </wp:positionV>
                <wp:extent cx="6115685" cy="635"/>
                <wp:effectExtent l="0" t="0" r="0" b="0"/>
                <wp:wrapSquare wrapText="bothSides"/>
                <wp:docPr id="941239107" name="Text Box 1"/>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6F046F9D" w14:textId="356F3554" w:rsidR="00EB7833" w:rsidRPr="001E3AF5" w:rsidRDefault="00EB7833" w:rsidP="002B18B5">
                            <w:pPr>
                              <w:pStyle w:val="Caption"/>
                              <w:rPr>
                                <w:sz w:val="22"/>
                                <w:szCs w:val="22"/>
                              </w:rPr>
                            </w:pPr>
                            <w:r w:rsidRPr="001E3AF5">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.10</w:t>
                            </w:r>
                            <w:r w:rsidRPr="001E3AF5">
                              <w:rPr>
                                <w:sz w:val="22"/>
                                <w:szCs w:val="22"/>
                              </w:rPr>
                              <w:t xml:space="preserve"> The atomic structure of TMDCs of 2H polytype. M stands for a transition metal, X signifies chalcogenide). Bulk (</w:t>
                            </w:r>
                            <w:r w:rsidRPr="001E3AF5">
                              <w:rPr>
                                <w:b/>
                                <w:bCs/>
                                <w:sz w:val="22"/>
                                <w:szCs w:val="22"/>
                              </w:rPr>
                              <w:t>A</w:t>
                            </w:r>
                            <w:r w:rsidRPr="001E3AF5">
                              <w:rPr>
                                <w:sz w:val="22"/>
                                <w:szCs w:val="22"/>
                              </w:rPr>
                              <w:t>) and monolayer (</w:t>
                            </w:r>
                            <w:r w:rsidRPr="001E3AF5">
                              <w:rPr>
                                <w:b/>
                                <w:bCs/>
                                <w:sz w:val="22"/>
                                <w:szCs w:val="22"/>
                              </w:rPr>
                              <w:t>B</w:t>
                            </w:r>
                            <w:r w:rsidRPr="001E3AF5">
                              <w:rPr>
                                <w:sz w:val="22"/>
                                <w:szCs w:val="22"/>
                              </w:rPr>
                              <w:t xml:space="preserve">) structures are demonstrated with their unit cells. Layers are bound together by van der Waals forces </w:t>
                            </w:r>
                            <w:sdt>
                              <w:sdtPr>
                                <w:rPr>
                                  <w:sz w:val="22"/>
                                  <w:szCs w:val="22"/>
                                </w:rPr>
                                <w:id w:val="-470521375"/>
                                <w:citation/>
                              </w:sdtPr>
                              <w:sdtContent>
                                <w:r w:rsidRPr="001E3AF5">
                                  <w:rPr>
                                    <w:sz w:val="22"/>
                                    <w:szCs w:val="22"/>
                                  </w:rPr>
                                  <w:fldChar w:fldCharType="begin"/>
                                </w:r>
                                <w:r w:rsidRPr="001E3AF5">
                                  <w:rPr>
                                    <w:sz w:val="22"/>
                                    <w:szCs w:val="22"/>
                                  </w:rPr>
                                  <w:instrText xml:space="preserve"> CITATION Agn15 \l 1033 </w:instrText>
                                </w:r>
                                <w:r w:rsidRPr="001E3AF5">
                                  <w:rPr>
                                    <w:sz w:val="22"/>
                                    <w:szCs w:val="22"/>
                                  </w:rPr>
                                  <w:fldChar w:fldCharType="separate"/>
                                </w:r>
                                <w:r w:rsidRPr="00D33BFA">
                                  <w:rPr>
                                    <w:noProof/>
                                    <w:sz w:val="22"/>
                                    <w:szCs w:val="22"/>
                                  </w:rPr>
                                  <w:t>(Heine, 2015)</w:t>
                                </w:r>
                                <w:r w:rsidRPr="001E3AF5">
                                  <w:rPr>
                                    <w:sz w:val="22"/>
                                    <w:szCs w:val="22"/>
                                  </w:rPr>
                                  <w:fldChar w:fldCharType="end"/>
                                </w:r>
                              </w:sdtContent>
                            </w:sdt>
                            <w:r w:rsidRPr="001E3AF5">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37738" id="_x0000_s1028" type="#_x0000_t202" style="position:absolute;left:0;text-align:left;margin-left:-.7pt;margin-top:330.45pt;width:481.55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ZQ6Gg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zzyWQ2v5txJik2/zy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" stroked="f">
                <v:textbox style="mso-fit-shape-to-text:t" inset="0,0,0,0">
                  <w:txbxContent>
                    <w:p w14:paraId="6F046F9D" w14:textId="356F3554" w:rsidR="00EB7833" w:rsidRPr="001E3AF5" w:rsidRDefault="00EB7833" w:rsidP="002B18B5">
                      <w:pPr>
                        <w:pStyle w:val="Caption"/>
                        <w:rPr>
                          <w:sz w:val="22"/>
                          <w:szCs w:val="22"/>
                        </w:rPr>
                      </w:pPr>
                      <w:r w:rsidRPr="001E3AF5">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.10</w:t>
                      </w:r>
                      <w:r w:rsidRPr="001E3AF5">
                        <w:rPr>
                          <w:sz w:val="22"/>
                          <w:szCs w:val="22"/>
                        </w:rPr>
                        <w:t xml:space="preserve"> The atomic structure of TMDCs of 2H polytype. M stands for a transition metal, X signifies chalcogenide). Bulk (</w:t>
                      </w:r>
                      <w:r w:rsidRPr="001E3AF5">
                        <w:rPr>
                          <w:b/>
                          <w:bCs/>
                          <w:sz w:val="22"/>
                          <w:szCs w:val="22"/>
                        </w:rPr>
                        <w:t>A</w:t>
                      </w:r>
                      <w:r w:rsidRPr="001E3AF5">
                        <w:rPr>
                          <w:sz w:val="22"/>
                          <w:szCs w:val="22"/>
                        </w:rPr>
                        <w:t>) and monolayer (</w:t>
                      </w:r>
                      <w:r w:rsidRPr="001E3AF5">
                        <w:rPr>
                          <w:b/>
                          <w:bCs/>
                          <w:sz w:val="22"/>
                          <w:szCs w:val="22"/>
                        </w:rPr>
                        <w:t>B</w:t>
                      </w:r>
                      <w:r w:rsidRPr="001E3AF5">
                        <w:rPr>
                          <w:sz w:val="22"/>
                          <w:szCs w:val="22"/>
                        </w:rPr>
                        <w:t xml:space="preserve">) structures are demonstrated with their unit cells. Layers are bound together by van der Waals forces </w:t>
                      </w:r>
                      <w:sdt>
                        <w:sdtPr>
                          <w:rPr>
                            <w:sz w:val="22"/>
                            <w:szCs w:val="22"/>
                          </w:rPr>
                          <w:id w:val="-470521375"/>
                          <w:citation/>
                        </w:sdtPr>
                        <w:sdtContent>
                          <w:r w:rsidRPr="001E3AF5">
                            <w:rPr>
                              <w:sz w:val="22"/>
                              <w:szCs w:val="22"/>
                            </w:rPr>
                            <w:fldChar w:fldCharType="begin"/>
                          </w:r>
                          <w:r w:rsidRPr="001E3AF5">
                            <w:rPr>
                              <w:sz w:val="22"/>
                              <w:szCs w:val="22"/>
                            </w:rPr>
                            <w:instrText xml:space="preserve"> CITATION Agn15 \l 1033 </w:instrText>
                          </w:r>
                          <w:r w:rsidRPr="001E3AF5">
                            <w:rPr>
                              <w:sz w:val="22"/>
                              <w:szCs w:val="22"/>
                            </w:rPr>
                            <w:fldChar w:fldCharType="separate"/>
                          </w:r>
                          <w:r w:rsidRPr="00D33BFA">
                            <w:rPr>
                              <w:noProof/>
                              <w:sz w:val="22"/>
                              <w:szCs w:val="22"/>
                            </w:rPr>
                            <w:t>(Heine, 2015)</w:t>
                          </w:r>
                          <w:r w:rsidRPr="001E3AF5">
                            <w:rPr>
                              <w:sz w:val="22"/>
                              <w:szCs w:val="22"/>
                            </w:rPr>
                            <w:fldChar w:fldCharType="end"/>
                          </w:r>
                        </w:sdtContent>
                      </w:sdt>
                      <w:r w:rsidRPr="001E3AF5">
                        <w:rPr>
                          <w:sz w:val="22"/>
                          <w:szCs w:val="22"/>
                        </w:rPr>
                        <w:t>.</w:t>
                      </w:r>
                    </w:p>
                  </w:txbxContent>
                </v:textbox>
                <w10:wrap type="square" anchorx="margin"/>
              </v:shape>
            </w:pict>
          </mc:Fallback>
        </mc:AlternateContent>
      </w:r>
      <w:r w:rsidR="0091328A">
        <w:rPr>
          <w:lang w:val="en-US"/>
        </w:rPr>
        <w:t xml:space="preserve">TMDCs have the </w:t>
      </w:r>
      <w:r w:rsidR="00610E72">
        <w:rPr>
          <w:b/>
          <w:bCs/>
          <w:lang w:val="en-US"/>
        </w:rPr>
        <w:t>MX</w:t>
      </w:r>
      <w:r w:rsidR="00610E72">
        <w:rPr>
          <w:b/>
          <w:bCs/>
          <w:vertAlign w:val="subscript"/>
          <w:lang w:val="en-US"/>
        </w:rPr>
        <w:t>2</w:t>
      </w:r>
      <w:r w:rsidR="00610E72">
        <w:rPr>
          <w:b/>
          <w:bCs/>
          <w:lang w:val="en-US"/>
        </w:rPr>
        <w:t xml:space="preserve"> </w:t>
      </w:r>
      <w:r w:rsidR="00610E72">
        <w:rPr>
          <w:lang w:val="en-US"/>
        </w:rPr>
        <w:t>stoichiometry, where M stands for a transition metal (M = Mo, W, Ti</w:t>
      </w:r>
      <w:r w:rsidR="00E80A58">
        <w:rPr>
          <w:lang w:val="en-US"/>
        </w:rPr>
        <w:t xml:space="preserve">, Nb etc.) and X means a chalcogen (X = S, Se, </w:t>
      </w:r>
      <w:proofErr w:type="spellStart"/>
      <w:r w:rsidR="00E80A58">
        <w:rPr>
          <w:lang w:val="en-US"/>
        </w:rPr>
        <w:t>Te</w:t>
      </w:r>
      <w:proofErr w:type="spellEnd"/>
      <w:r w:rsidR="00E80A58">
        <w:rPr>
          <w:lang w:val="en-US"/>
        </w:rPr>
        <w:t xml:space="preserve"> etc.). The general structure of a TMDC represents a sandwich-layer structure, in which a layer of transition metal atoms is placed between two layers of hexagonally packed chalcogen atoms, thus, forming a periodic </w:t>
      </w:r>
      <w:r w:rsidR="00E80A58">
        <w:rPr>
          <w:b/>
          <w:bCs/>
          <w:lang w:val="en-US"/>
        </w:rPr>
        <w:t>X-M-X</w:t>
      </w:r>
      <w:r w:rsidR="00E80A58">
        <w:rPr>
          <w:lang w:val="en-US"/>
        </w:rPr>
        <w:t xml:space="preserve"> layer order</w:t>
      </w:r>
      <w:r w:rsidR="000A6B61">
        <w:rPr>
          <w:lang w:val="en-US"/>
        </w:rPr>
        <w:t xml:space="preserve"> (Fig. </w:t>
      </w:r>
      <w:commentRangeStart w:id="125"/>
      <w:r w:rsidR="000A6B61">
        <w:rPr>
          <w:lang w:val="en-US"/>
        </w:rPr>
        <w:t>2.6</w:t>
      </w:r>
      <w:commentRangeEnd w:id="125"/>
      <w:r w:rsidR="006758BF">
        <w:rPr>
          <w:rStyle w:val="CommentReference"/>
        </w:rPr>
        <w:commentReference w:id="125"/>
      </w:r>
      <w:r w:rsidR="000A6B61">
        <w:rPr>
          <w:lang w:val="en-US"/>
        </w:rPr>
        <w:t>)</w:t>
      </w:r>
      <w:r>
        <w:rPr>
          <w:lang w:val="en-US"/>
        </w:rPr>
        <w:t xml:space="preserve">. The bulk crystal of TMDC consists of the X-M-X layers bound together with weak van der Waals forces. </w:t>
      </w:r>
      <w:r w:rsidR="00506B34">
        <w:rPr>
          <w:lang w:val="en-US"/>
        </w:rPr>
        <w:t xml:space="preserve"> </w:t>
      </w:r>
      <w:sdt>
        <w:sdtPr>
          <w:rPr>
            <w:lang w:val="en-US"/>
          </w:rPr>
          <w:id w:val="1747148672"/>
          <w:citation/>
        </w:sdtPr>
        <w:sdtContent>
          <w:r w:rsidR="00506B34">
            <w:rPr>
              <w:lang w:val="en-US"/>
            </w:rPr>
            <w:fldChar w:fldCharType="begin"/>
          </w:r>
          <w:r w:rsidR="00506B34">
            <w:rPr>
              <w:lang w:val="en-US"/>
            </w:rPr>
            <w:instrText xml:space="preserve"> CITATION Aru18 \l 1033 </w:instrText>
          </w:r>
          <w:r w:rsidR="00506B34">
            <w:rPr>
              <w:lang w:val="en-US"/>
            </w:rPr>
            <w:fldChar w:fldCharType="separate"/>
          </w:r>
          <w:r w:rsidR="00D33BFA">
            <w:rPr>
              <w:noProof/>
              <w:lang w:val="en-US"/>
            </w:rPr>
            <w:t>(Arun Kumar Singh, 2018)</w:t>
          </w:r>
          <w:r w:rsidR="00506B34">
            <w:rPr>
              <w:lang w:val="en-US"/>
            </w:rPr>
            <w:fldChar w:fldCharType="end"/>
          </w:r>
        </w:sdtContent>
      </w:sdt>
      <w:r w:rsidR="00506B34">
        <w:rPr>
          <w:lang w:val="en-US"/>
        </w:rPr>
        <w:t xml:space="preserve">, </w:t>
      </w:r>
      <w:sdt>
        <w:sdtPr>
          <w:rPr>
            <w:lang w:val="en-US"/>
          </w:rPr>
          <w:id w:val="-1277323783"/>
          <w:citation/>
        </w:sdtPr>
        <w:sdtContent>
          <w:r w:rsidR="00506B34">
            <w:rPr>
              <w:lang w:val="en-US"/>
            </w:rPr>
            <w:fldChar w:fldCharType="begin"/>
          </w:r>
          <w:r w:rsidR="00506B34">
            <w:rPr>
              <w:lang w:val="en-US"/>
            </w:rPr>
            <w:instrText xml:space="preserve"> CITATION Saj23 \l 1033 </w:instrText>
          </w:r>
          <w:r w:rsidR="00506B34">
            <w:rPr>
              <w:lang w:val="en-US"/>
            </w:rPr>
            <w:fldChar w:fldCharType="separate"/>
          </w:r>
          <w:r w:rsidR="00D33BFA">
            <w:rPr>
              <w:noProof/>
              <w:lang w:val="en-US"/>
            </w:rPr>
            <w:t>(Saju Joseph, 2023)</w:t>
          </w:r>
          <w:r w:rsidR="00506B34">
            <w:rPr>
              <w:lang w:val="en-US"/>
            </w:rPr>
            <w:fldChar w:fldCharType="end"/>
          </w:r>
        </w:sdtContent>
      </w:sdt>
      <w:r w:rsidR="00E80A58">
        <w:rPr>
          <w:lang w:val="en-US"/>
        </w:rPr>
        <w:t>.</w:t>
      </w:r>
      <w:r>
        <w:rPr>
          <w:lang w:val="en-US"/>
        </w:rPr>
        <w:t xml:space="preserve"> </w:t>
      </w:r>
    </w:p>
    <w:p w14:paraId="4F9BA005" w14:textId="77777777" w:rsidR="00803DF2" w:rsidRDefault="009412E9" w:rsidP="00943BAA">
      <w:pPr>
        <w:rPr>
          <w:lang w:val="en-US"/>
        </w:rPr>
      </w:pPr>
      <w:commentRangeStart w:id="126"/>
      <w:commentRangeEnd w:id="126"/>
      <w:r>
        <w:rPr>
          <w:rStyle w:val="CommentReference"/>
        </w:rPr>
        <w:commentReference w:id="126"/>
      </w:r>
    </w:p>
    <w:p w14:paraId="68D6AC22" w14:textId="5F8B2CAC" w:rsidR="002B18B5" w:rsidRDefault="001A7C29" w:rsidP="00943BAA">
      <w:pPr>
        <w:rPr>
          <w:lang w:val="en-US"/>
        </w:rPr>
      </w:pPr>
      <w:r>
        <w:rPr>
          <w:lang w:val="en-US"/>
        </w:rPr>
        <w:t xml:space="preserve">Among the diverse multitude of different TMDC compounds, our attention shall now focus on </w:t>
      </w:r>
      <w:r w:rsidRPr="001A7C29">
        <w:rPr>
          <w:b/>
          <w:bCs/>
          <w:lang w:val="en-US"/>
        </w:rPr>
        <w:t>MoS</w:t>
      </w:r>
      <w:r w:rsidRPr="001A7C29">
        <w:rPr>
          <w:b/>
          <w:bCs/>
          <w:vertAlign w:val="subscript"/>
          <w:lang w:val="en-US"/>
        </w:rPr>
        <w:t>2</w:t>
      </w:r>
      <w:r>
        <w:rPr>
          <w:lang w:val="en-US"/>
        </w:rPr>
        <w:t>, which is particularly attractive for the field of thin-film electronics. The crystal structure of MoS</w:t>
      </w:r>
      <w:r>
        <w:rPr>
          <w:vertAlign w:val="subscript"/>
          <w:lang w:val="en-US"/>
        </w:rPr>
        <w:t>2</w:t>
      </w:r>
      <w:r>
        <w:rPr>
          <w:lang w:val="en-US"/>
        </w:rPr>
        <w:t xml:space="preserve"> can be categorized into four polytypes, depending on the atomic stacking configurations: 1H, 1T, 2H and 3R</w:t>
      </w:r>
      <w:r w:rsidR="000A6B61">
        <w:rPr>
          <w:lang w:val="en-US"/>
        </w:rPr>
        <w:t xml:space="preserve"> (</w:t>
      </w:r>
      <w:commentRangeStart w:id="127"/>
      <w:r w:rsidR="000A6B61">
        <w:rPr>
          <w:lang w:val="en-US"/>
        </w:rPr>
        <w:t>Fig. 2.7</w:t>
      </w:r>
      <w:commentRangeEnd w:id="127"/>
      <w:r w:rsidR="001769BA">
        <w:rPr>
          <w:rStyle w:val="CommentReference"/>
        </w:rPr>
        <w:commentReference w:id="127"/>
      </w:r>
      <w:r w:rsidR="000A6B61">
        <w:rPr>
          <w:lang w:val="en-US"/>
        </w:rPr>
        <w:t>)</w:t>
      </w:r>
      <w:r w:rsidR="008201A8">
        <w:rPr>
          <w:lang w:val="en-US"/>
        </w:rPr>
        <w:t xml:space="preserve">. The 2H-polytype is thermodynamically </w:t>
      </w:r>
      <w:proofErr w:type="spellStart"/>
      <w:r w:rsidR="008201A8">
        <w:rPr>
          <w:lang w:val="en-US"/>
        </w:rPr>
        <w:t>favoured</w:t>
      </w:r>
      <w:proofErr w:type="spellEnd"/>
      <w:r w:rsidR="008201A8">
        <w:rPr>
          <w:lang w:val="en-US"/>
        </w:rPr>
        <w:t xml:space="preserve"> by naturally occurring bulk MoS</w:t>
      </w:r>
      <w:r w:rsidR="008201A8">
        <w:rPr>
          <w:vertAlign w:val="subscript"/>
          <w:lang w:val="en-US"/>
        </w:rPr>
        <w:t>2</w:t>
      </w:r>
      <w:r w:rsidR="008201A8">
        <w:rPr>
          <w:lang w:val="en-US"/>
        </w:rPr>
        <w:t xml:space="preserve"> and represents the S-Mo-S layers stacked in hexagonal symmetry (from the top view) with each Mo atom covalently bonded with </w:t>
      </w:r>
      <w:proofErr w:type="spellStart"/>
      <w:r w:rsidR="008201A8">
        <w:rPr>
          <w:lang w:val="en-US"/>
        </w:rPr>
        <w:t>neighbouring</w:t>
      </w:r>
      <w:proofErr w:type="spellEnd"/>
      <w:r w:rsidR="008201A8">
        <w:rPr>
          <w:lang w:val="en-US"/>
        </w:rPr>
        <w:t xml:space="preserve"> six S atoms </w:t>
      </w:r>
      <w:sdt>
        <w:sdtPr>
          <w:rPr>
            <w:lang w:val="en-US"/>
          </w:rPr>
          <w:id w:val="-1183120312"/>
          <w:citation/>
        </w:sdtPr>
        <w:sdtContent>
          <w:r w:rsidR="008201A8">
            <w:rPr>
              <w:lang w:val="en-US"/>
            </w:rPr>
            <w:fldChar w:fldCharType="begin"/>
          </w:r>
          <w:r w:rsidR="008201A8">
            <w:rPr>
              <w:lang w:val="en-US"/>
            </w:rPr>
            <w:instrText xml:space="preserve"> CITATION Aru18 \l 1033 </w:instrText>
          </w:r>
          <w:r w:rsidR="008201A8">
            <w:rPr>
              <w:lang w:val="en-US"/>
            </w:rPr>
            <w:fldChar w:fldCharType="separate"/>
          </w:r>
          <w:r w:rsidR="00D33BFA">
            <w:rPr>
              <w:noProof/>
              <w:lang w:val="en-US"/>
            </w:rPr>
            <w:t>(Arun Kumar Singh, 2018)</w:t>
          </w:r>
          <w:r w:rsidR="008201A8">
            <w:rPr>
              <w:lang w:val="en-US"/>
            </w:rPr>
            <w:fldChar w:fldCharType="end"/>
          </w:r>
        </w:sdtContent>
      </w:sdt>
      <w:r w:rsidR="008201A8">
        <w:rPr>
          <w:lang w:val="en-US"/>
        </w:rPr>
        <w:t xml:space="preserve">. In contrast, in the 1T-polytype, which is metastable  </w:t>
      </w:r>
      <w:sdt>
        <w:sdtPr>
          <w:rPr>
            <w:lang w:val="en-US"/>
          </w:rPr>
          <w:id w:val="169229478"/>
          <w:citation/>
        </w:sdtPr>
        <w:sdtContent>
          <w:r w:rsidR="008F56FB">
            <w:rPr>
              <w:lang w:val="en-US"/>
            </w:rPr>
            <w:fldChar w:fldCharType="begin"/>
          </w:r>
          <w:r w:rsidR="008F56FB">
            <w:rPr>
              <w:lang w:val="en-US"/>
            </w:rPr>
            <w:instrText xml:space="preserve"> CITATION Mar20 \l 1033 </w:instrText>
          </w:r>
          <w:r w:rsidR="008F56FB">
            <w:rPr>
              <w:lang w:val="en-US"/>
            </w:rPr>
            <w:fldChar w:fldCharType="separate"/>
          </w:r>
          <w:r w:rsidR="00D33BFA">
            <w:rPr>
              <w:noProof/>
              <w:lang w:val="en-US"/>
            </w:rPr>
            <w:t>(Mattevi, 2020)</w:t>
          </w:r>
          <w:r w:rsidR="008F56FB">
            <w:rPr>
              <w:lang w:val="en-US"/>
            </w:rPr>
            <w:fldChar w:fldCharType="end"/>
          </w:r>
        </w:sdtContent>
      </w:sdt>
      <w:r w:rsidR="008F56FB">
        <w:rPr>
          <w:lang w:val="en-US"/>
        </w:rPr>
        <w:t xml:space="preserve">, </w:t>
      </w:r>
      <w:r w:rsidR="00F610FB">
        <w:rPr>
          <w:lang w:val="en-US"/>
        </w:rPr>
        <w:t>forms a tetragonal symmetry with an octahedral metal coordination, as the layers are offset from each other</w:t>
      </w:r>
      <w:r w:rsidR="001F766F">
        <w:rPr>
          <w:lang w:val="en-US"/>
        </w:rPr>
        <w:t>. The 2H-MoS</w:t>
      </w:r>
      <w:r w:rsidR="001F766F">
        <w:rPr>
          <w:vertAlign w:val="subscript"/>
          <w:lang w:val="en-US"/>
        </w:rPr>
        <w:t>2</w:t>
      </w:r>
      <w:r w:rsidR="001F766F">
        <w:rPr>
          <w:lang w:val="en-US"/>
        </w:rPr>
        <w:t xml:space="preserve"> structure exhibits semiconducting properties, whereas the 1T-MoS</w:t>
      </w:r>
      <w:r w:rsidR="001F766F">
        <w:rPr>
          <w:vertAlign w:val="subscript"/>
          <w:lang w:val="en-US"/>
        </w:rPr>
        <w:t>2</w:t>
      </w:r>
      <w:r w:rsidR="001F766F">
        <w:rPr>
          <w:lang w:val="en-US"/>
        </w:rPr>
        <w:t xml:space="preserve"> is metallic</w:t>
      </w:r>
      <w:r w:rsidR="00CA6CA1">
        <w:rPr>
          <w:lang w:val="en-US"/>
        </w:rPr>
        <w:t>. The metastable 1T-MoS</w:t>
      </w:r>
      <w:r w:rsidR="00CA6CA1">
        <w:rPr>
          <w:vertAlign w:val="subscript"/>
          <w:lang w:val="en-US"/>
        </w:rPr>
        <w:t>2</w:t>
      </w:r>
      <w:r w:rsidR="00CA6CA1">
        <w:rPr>
          <w:lang w:val="en-US"/>
        </w:rPr>
        <w:t xml:space="preserve"> can </w:t>
      </w:r>
      <w:r w:rsidR="00EA4F10">
        <w:rPr>
          <w:noProof/>
        </w:rPr>
        <w:lastRenderedPageBreak/>
        <mc:AlternateContent>
          <mc:Choice Requires="wps">
            <w:drawing>
              <wp:anchor distT="0" distB="0" distL="114300" distR="114300" simplePos="0" relativeHeight="251673600" behindDoc="0" locked="0" layoutInCell="1" allowOverlap="1" wp14:anchorId="2CA8BD12" wp14:editId="2265F4AA">
                <wp:simplePos x="0" y="0"/>
                <wp:positionH relativeFrom="margin">
                  <wp:posOffset>3810</wp:posOffset>
                </wp:positionH>
                <wp:positionV relativeFrom="paragraph">
                  <wp:posOffset>4426238</wp:posOffset>
                </wp:positionV>
                <wp:extent cx="6116320" cy="635"/>
                <wp:effectExtent l="0" t="0" r="0" b="0"/>
                <wp:wrapTopAndBottom/>
                <wp:docPr id="1936177410" name="Text Box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1929E72A" w14:textId="2433AE41" w:rsidR="00EB7833" w:rsidRPr="004A4E51" w:rsidRDefault="00EB7833" w:rsidP="00CA6CA1">
                            <w:pPr>
                              <w:pStyle w:val="Caption"/>
                              <w:rPr>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1</w:t>
                            </w:r>
                            <w:r w:rsidRPr="004A4E51">
                              <w:rPr>
                                <w:sz w:val="22"/>
                                <w:szCs w:val="22"/>
                              </w:rPr>
                              <w:t xml:space="preserve"> Schematics of the 2H- and 1T-polytypes of MoS</w:t>
                            </w:r>
                            <w:r w:rsidRPr="004A4E51">
                              <w:rPr>
                                <w:sz w:val="22"/>
                                <w:szCs w:val="22"/>
                                <w:vertAlign w:val="subscript"/>
                              </w:rPr>
                              <w:t>2</w:t>
                            </w:r>
                            <w:r w:rsidRPr="004A4E51">
                              <w:rPr>
                                <w:sz w:val="22"/>
                                <w:szCs w:val="22"/>
                              </w:rPr>
                              <w:t xml:space="preserve">. the 2H phase is trigonal prismatic and the material behaves as a semiconductor. The 1T phase is octahedral and the material is metallic. The 1T’ phase represents an intermediate state </w:t>
                            </w:r>
                            <w:sdt>
                              <w:sdtPr>
                                <w:rPr>
                                  <w:sz w:val="22"/>
                                  <w:szCs w:val="22"/>
                                </w:rPr>
                                <w:id w:val="-266158265"/>
                                <w:citation/>
                              </w:sdtPr>
                              <w:sdtContent>
                                <w:r w:rsidRPr="004A4E51">
                                  <w:rPr>
                                    <w:sz w:val="22"/>
                                    <w:szCs w:val="22"/>
                                  </w:rPr>
                                  <w:fldChar w:fldCharType="begin"/>
                                </w:r>
                                <w:r w:rsidRPr="004A4E51">
                                  <w:rPr>
                                    <w:sz w:val="22"/>
                                    <w:szCs w:val="22"/>
                                  </w:rPr>
                                  <w:instrText xml:space="preserve"> CITATION Ada17 \l 1033 </w:instrText>
                                </w:r>
                                <w:r w:rsidRPr="004A4E51">
                                  <w:rPr>
                                    <w:sz w:val="22"/>
                                    <w:szCs w:val="22"/>
                                  </w:rPr>
                                  <w:fldChar w:fldCharType="separate"/>
                                </w:r>
                                <w:r w:rsidRPr="00D33BFA">
                                  <w:rPr>
                                    <w:noProof/>
                                    <w:sz w:val="22"/>
                                    <w:szCs w:val="22"/>
                                  </w:rPr>
                                  <w:t>(Adam L. Friedman, 2017)</w:t>
                                </w:r>
                                <w:r w:rsidRPr="004A4E51">
                                  <w:rPr>
                                    <w:sz w:val="22"/>
                                    <w:szCs w:val="22"/>
                                  </w:rPr>
                                  <w:fldChar w:fldCharType="end"/>
                                </w:r>
                              </w:sdtContent>
                            </w:sdt>
                            <w:r w:rsidRPr="004A4E51">
                              <w:rPr>
                                <w:sz w:val="22"/>
                                <w:szCs w:val="22"/>
                              </w:rPr>
                              <w:t>.</w:t>
                            </w:r>
                          </w:p>
                          <w:p w14:paraId="1E717126" w14:textId="77777777" w:rsidR="00EB7833" w:rsidRPr="004A4E51" w:rsidRDefault="00EB7833" w:rsidP="004A4E51">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A8BD12" id="_x0000_s1029" type="#_x0000_t202" style="position:absolute;left:0;text-align:left;margin-left:.3pt;margin-top:348.5pt;width:481.6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" stroked="f">
                <v:textbox style="mso-fit-shape-to-text:t" inset="0,0,0,0">
                  <w:txbxContent>
                    <w:p w14:paraId="1929E72A" w14:textId="2433AE41" w:rsidR="00EB7833" w:rsidRPr="004A4E51" w:rsidRDefault="00EB7833" w:rsidP="00CA6CA1">
                      <w:pPr>
                        <w:pStyle w:val="Caption"/>
                        <w:rPr>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1</w:t>
                      </w:r>
                      <w:r w:rsidRPr="004A4E51">
                        <w:rPr>
                          <w:sz w:val="22"/>
                          <w:szCs w:val="22"/>
                        </w:rPr>
                        <w:t xml:space="preserve"> Schematics of the 2H- and 1T-polytypes of MoS</w:t>
                      </w:r>
                      <w:r w:rsidRPr="004A4E51">
                        <w:rPr>
                          <w:sz w:val="22"/>
                          <w:szCs w:val="22"/>
                          <w:vertAlign w:val="subscript"/>
                        </w:rPr>
                        <w:t>2</w:t>
                      </w:r>
                      <w:r w:rsidRPr="004A4E51">
                        <w:rPr>
                          <w:sz w:val="22"/>
                          <w:szCs w:val="22"/>
                        </w:rPr>
                        <w:t xml:space="preserve">. the 2H phase is trigonal prismatic and the material behaves as a semiconductor. The 1T phase is octahedral and the material is metallic. The 1T’ phase represents an intermediate state </w:t>
                      </w:r>
                      <w:sdt>
                        <w:sdtPr>
                          <w:rPr>
                            <w:sz w:val="22"/>
                            <w:szCs w:val="22"/>
                          </w:rPr>
                          <w:id w:val="-266158265"/>
                          <w:citation/>
                        </w:sdtPr>
                        <w:sdtContent>
                          <w:r w:rsidRPr="004A4E51">
                            <w:rPr>
                              <w:sz w:val="22"/>
                              <w:szCs w:val="22"/>
                            </w:rPr>
                            <w:fldChar w:fldCharType="begin"/>
                          </w:r>
                          <w:r w:rsidRPr="004A4E51">
                            <w:rPr>
                              <w:sz w:val="22"/>
                              <w:szCs w:val="22"/>
                            </w:rPr>
                            <w:instrText xml:space="preserve"> CITATION Ada17 \l 1033 </w:instrText>
                          </w:r>
                          <w:r w:rsidRPr="004A4E51">
                            <w:rPr>
                              <w:sz w:val="22"/>
                              <w:szCs w:val="22"/>
                            </w:rPr>
                            <w:fldChar w:fldCharType="separate"/>
                          </w:r>
                          <w:r w:rsidRPr="00D33BFA">
                            <w:rPr>
                              <w:noProof/>
                              <w:sz w:val="22"/>
                              <w:szCs w:val="22"/>
                            </w:rPr>
                            <w:t>(Adam L. Friedman, 2017)</w:t>
                          </w:r>
                          <w:r w:rsidRPr="004A4E51">
                            <w:rPr>
                              <w:sz w:val="22"/>
                              <w:szCs w:val="22"/>
                            </w:rPr>
                            <w:fldChar w:fldCharType="end"/>
                          </w:r>
                        </w:sdtContent>
                      </w:sdt>
                      <w:r w:rsidRPr="004A4E51">
                        <w:rPr>
                          <w:sz w:val="22"/>
                          <w:szCs w:val="22"/>
                        </w:rPr>
                        <w:t>.</w:t>
                      </w:r>
                    </w:p>
                    <w:p w14:paraId="1E717126" w14:textId="77777777" w:rsidR="00EB7833" w:rsidRPr="004A4E51" w:rsidRDefault="00EB7833" w:rsidP="004A4E51">
                      <w:pPr>
                        <w:rPr>
                          <w:lang w:val="en-US"/>
                        </w:rPr>
                      </w:pPr>
                    </w:p>
                  </w:txbxContent>
                </v:textbox>
                <w10:wrap type="topAndBottom" anchorx="margin"/>
              </v:shape>
            </w:pict>
          </mc:Fallback>
        </mc:AlternateContent>
      </w:r>
      <w:r w:rsidR="00803DF2">
        <w:rPr>
          <w:noProof/>
          <w:lang w:val="en-US"/>
        </w:rPr>
        <w:drawing>
          <wp:anchor distT="0" distB="0" distL="114300" distR="114300" simplePos="0" relativeHeight="251671552" behindDoc="0" locked="0" layoutInCell="1" allowOverlap="1" wp14:anchorId="57C449C6" wp14:editId="141DAC58">
            <wp:simplePos x="0" y="0"/>
            <wp:positionH relativeFrom="margin">
              <wp:align>center</wp:align>
            </wp:positionH>
            <wp:positionV relativeFrom="paragraph">
              <wp:posOffset>1460500</wp:posOffset>
            </wp:positionV>
            <wp:extent cx="3844636" cy="2853040"/>
            <wp:effectExtent l="0" t="0" r="3810" b="5080"/>
            <wp:wrapTopAndBottom/>
            <wp:docPr id="1488756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4636" cy="2853040"/>
                    </a:xfrm>
                    <a:prstGeom prst="rect">
                      <a:avLst/>
                    </a:prstGeom>
                    <a:noFill/>
                    <a:ln>
                      <a:noFill/>
                    </a:ln>
                  </pic:spPr>
                </pic:pic>
              </a:graphicData>
            </a:graphic>
          </wp:anchor>
        </w:drawing>
      </w:r>
      <w:r w:rsidR="00CA6CA1">
        <w:rPr>
          <w:lang w:val="en-US"/>
        </w:rPr>
        <w:t xml:space="preserve">be readily transformed to 2H phase via intralayer atomic gliding under specific conditions </w:t>
      </w:r>
      <w:sdt>
        <w:sdtPr>
          <w:rPr>
            <w:lang w:val="en-US"/>
          </w:rPr>
          <w:id w:val="185639170"/>
          <w:citation/>
        </w:sdtPr>
        <w:sdtContent>
          <w:r w:rsidR="00CA6CA1">
            <w:rPr>
              <w:lang w:val="en-US"/>
            </w:rPr>
            <w:fldChar w:fldCharType="begin"/>
          </w:r>
          <w:r w:rsidR="00CA6CA1">
            <w:rPr>
              <w:lang w:val="en-US"/>
            </w:rPr>
            <w:instrText xml:space="preserve"> CITATION Aru18 \l 1033 </w:instrText>
          </w:r>
          <w:r w:rsidR="00CA6CA1">
            <w:rPr>
              <w:lang w:val="en-US"/>
            </w:rPr>
            <w:fldChar w:fldCharType="separate"/>
          </w:r>
          <w:r w:rsidR="00D33BFA">
            <w:rPr>
              <w:noProof/>
              <w:lang w:val="en-US"/>
            </w:rPr>
            <w:t>(Arun Kumar Singh, 2018)</w:t>
          </w:r>
          <w:r w:rsidR="00CA6CA1">
            <w:rPr>
              <w:lang w:val="en-US"/>
            </w:rPr>
            <w:fldChar w:fldCharType="end"/>
          </w:r>
        </w:sdtContent>
      </w:sdt>
      <w:r w:rsidR="001F766F">
        <w:rPr>
          <w:lang w:val="en-US"/>
        </w:rPr>
        <w:t xml:space="preserve"> </w:t>
      </w:r>
      <w:sdt>
        <w:sdtPr>
          <w:rPr>
            <w:lang w:val="en-US"/>
          </w:rPr>
          <w:id w:val="1851905993"/>
          <w:citation/>
        </w:sdtPr>
        <w:sdtContent>
          <w:r w:rsidR="001F766F">
            <w:rPr>
              <w:lang w:val="en-US"/>
            </w:rPr>
            <w:fldChar w:fldCharType="begin"/>
          </w:r>
          <w:r w:rsidR="001F766F">
            <w:rPr>
              <w:lang w:val="en-US"/>
            </w:rPr>
            <w:instrText xml:space="preserve"> CITATION 1TP17 \l 1033 </w:instrText>
          </w:r>
          <w:r w:rsidR="001F766F">
            <w:rPr>
              <w:lang w:val="en-US"/>
            </w:rPr>
            <w:fldChar w:fldCharType="separate"/>
          </w:r>
          <w:r w:rsidR="00D33BFA">
            <w:rPr>
              <w:noProof/>
              <w:lang w:val="en-US"/>
            </w:rPr>
            <w:t>(1T-Phase Transition Metal Dichalcogenides (MoS2, 2017)</w:t>
          </w:r>
          <w:r w:rsidR="001F766F">
            <w:rPr>
              <w:lang w:val="en-US"/>
            </w:rPr>
            <w:fldChar w:fldCharType="end"/>
          </w:r>
        </w:sdtContent>
      </w:sdt>
      <w:r w:rsidR="001F766F">
        <w:rPr>
          <w:lang w:val="en-US"/>
        </w:rPr>
        <w:t>.</w:t>
      </w:r>
    </w:p>
    <w:p w14:paraId="05743834" w14:textId="77777777" w:rsidR="003962A5" w:rsidRDefault="003962A5" w:rsidP="00943BAA">
      <w:pPr>
        <w:rPr>
          <w:lang w:val="en-US"/>
        </w:rPr>
      </w:pPr>
    </w:p>
    <w:p w14:paraId="2CF5E9CB" w14:textId="32A337F1" w:rsidR="00CA6CA1" w:rsidRPr="001F766F" w:rsidRDefault="003962A5" w:rsidP="003962A5">
      <w:pPr>
        <w:pStyle w:val="Heading3"/>
      </w:pPr>
      <w:bookmarkStart w:id="128" w:name="_Toc159207567"/>
      <w:r>
        <w:t xml:space="preserve">Electrical properties of </w:t>
      </w:r>
      <w:del w:id="129" w:author="Ilaria Fratelli" w:date="2024-02-20T13:12:00Z">
        <w:r w:rsidDel="00877E75">
          <w:delText xml:space="preserve">monolayer </w:delText>
        </w:r>
      </w:del>
      <w:r>
        <w:t>MoS</w:t>
      </w:r>
      <w:r>
        <w:rPr>
          <w:vertAlign w:val="subscript"/>
        </w:rPr>
        <w:t>2</w:t>
      </w:r>
      <w:bookmarkEnd w:id="128"/>
      <w:ins w:id="130" w:author="Ilaria Fratelli" w:date="2024-02-20T13:12:00Z">
        <w:r w:rsidR="00877E75" w:rsidRPr="00877E75">
          <w:t xml:space="preserve"> </w:t>
        </w:r>
        <w:r w:rsidR="00877E75">
          <w:t>monolayer</w:t>
        </w:r>
      </w:ins>
    </w:p>
    <w:p w14:paraId="5206AF84" w14:textId="7DF5E4C7" w:rsidR="00803DF2" w:rsidRDefault="00E80A58" w:rsidP="00EA4F10">
      <w:pPr>
        <w:rPr>
          <w:lang w:val="en-US"/>
        </w:rPr>
      </w:pPr>
      <w:r>
        <w:rPr>
          <w:lang w:val="en-US"/>
        </w:rPr>
        <w:t xml:space="preserve"> </w:t>
      </w:r>
      <w:r w:rsidR="00803DF2">
        <w:rPr>
          <w:lang w:val="en-US"/>
        </w:rPr>
        <w:t>Recent progress in the characterization of nanoscale</w:t>
      </w:r>
      <w:r w:rsidR="004636C0">
        <w:rPr>
          <w:lang w:val="en-US"/>
        </w:rPr>
        <w:t xml:space="preserve"> materials has created new possibilities to thoroughly study the electrical and optical properties of 2D TMDCs by means of computational modelling tools. Utilizing the first-</w:t>
      </w:r>
      <w:proofErr w:type="gramStart"/>
      <w:r w:rsidR="004636C0">
        <w:rPr>
          <w:lang w:val="en-US"/>
        </w:rPr>
        <w:t>principle</w:t>
      </w:r>
      <w:proofErr w:type="gramEnd"/>
      <w:r w:rsidR="004636C0">
        <w:rPr>
          <w:lang w:val="en-US"/>
        </w:rPr>
        <w:t xml:space="preserve"> density functional theory (DFT), it has become possible to calculate the band structure of MoS</w:t>
      </w:r>
      <w:r w:rsidR="004636C0">
        <w:rPr>
          <w:vertAlign w:val="subscript"/>
          <w:lang w:val="en-US"/>
        </w:rPr>
        <w:t xml:space="preserve">2 </w:t>
      </w:r>
      <w:r w:rsidR="004636C0">
        <w:rPr>
          <w:lang w:val="en-US"/>
        </w:rPr>
        <w:t>both as bulk and as a monol</w:t>
      </w:r>
      <w:r w:rsidR="00EA4F10">
        <w:rPr>
          <w:lang w:val="en-US"/>
        </w:rPr>
        <w:t>a</w:t>
      </w:r>
      <w:r w:rsidR="004636C0">
        <w:rPr>
          <w:lang w:val="en-US"/>
        </w:rPr>
        <w:t>yer (</w:t>
      </w:r>
      <w:commentRangeStart w:id="131"/>
      <w:r w:rsidR="004636C0">
        <w:rPr>
          <w:lang w:val="en-US"/>
        </w:rPr>
        <w:t>Fig.</w:t>
      </w:r>
      <w:r w:rsidR="00EA4F10">
        <w:rPr>
          <w:lang w:val="en-US"/>
        </w:rPr>
        <w:t xml:space="preserve"> 2.8</w:t>
      </w:r>
      <w:commentRangeEnd w:id="131"/>
      <w:r w:rsidR="00486F6C">
        <w:rPr>
          <w:rStyle w:val="CommentReference"/>
        </w:rPr>
        <w:commentReference w:id="131"/>
      </w:r>
      <w:r w:rsidR="00EA4F10">
        <w:rPr>
          <w:lang w:val="en-US"/>
        </w:rPr>
        <w:t>). As a result, it was</w:t>
      </w:r>
      <w:r w:rsidR="003E0128">
        <w:rPr>
          <w:lang w:val="en-US"/>
        </w:rPr>
        <w:t xml:space="preserve"> </w:t>
      </w:r>
    </w:p>
    <w:p w14:paraId="2BEF29EA" w14:textId="024BF909" w:rsidR="00EA4F10" w:rsidRPr="004636C0" w:rsidRDefault="004A4E51" w:rsidP="00943BAA">
      <w:pPr>
        <w:rPr>
          <w:lang w:val="en-US"/>
        </w:rPr>
      </w:pPr>
      <w:r>
        <w:rPr>
          <w:noProof/>
        </w:rPr>
        <mc:AlternateContent>
          <mc:Choice Requires="wps">
            <w:drawing>
              <wp:anchor distT="0" distB="0" distL="114300" distR="114300" simplePos="0" relativeHeight="251676672" behindDoc="0" locked="0" layoutInCell="1" allowOverlap="1" wp14:anchorId="3B590B07" wp14:editId="1684949C">
                <wp:simplePos x="0" y="0"/>
                <wp:positionH relativeFrom="margin">
                  <wp:posOffset>3553460</wp:posOffset>
                </wp:positionH>
                <wp:positionV relativeFrom="paragraph">
                  <wp:posOffset>319924</wp:posOffset>
                </wp:positionV>
                <wp:extent cx="2555240" cy="1793875"/>
                <wp:effectExtent l="0" t="0" r="0" b="0"/>
                <wp:wrapSquare wrapText="bothSides"/>
                <wp:docPr id="804120862" name="Text Box 1"/>
                <wp:cNvGraphicFramePr/>
                <a:graphic xmlns:a="http://schemas.openxmlformats.org/drawingml/2006/main">
                  <a:graphicData uri="http://schemas.microsoft.com/office/word/2010/wordprocessingShape">
                    <wps:wsp>
                      <wps:cNvSpPr txBox="1"/>
                      <wps:spPr>
                        <a:xfrm>
                          <a:off x="0" y="0"/>
                          <a:ext cx="2555240" cy="1793875"/>
                        </a:xfrm>
                        <a:prstGeom prst="rect">
                          <a:avLst/>
                        </a:prstGeom>
                        <a:solidFill>
                          <a:prstClr val="white"/>
                        </a:solidFill>
                        <a:ln>
                          <a:noFill/>
                        </a:ln>
                      </wps:spPr>
                      <wps:txbx>
                        <w:txbxContent>
                          <w:p w14:paraId="5FBEB571" w14:textId="1AE05CB1" w:rsidR="00EB7833" w:rsidRPr="004A4E51" w:rsidRDefault="00EB7833" w:rsidP="00EA4F10">
                            <w:pPr>
                              <w:pStyle w:val="Caption"/>
                              <w:rPr>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2</w:t>
                            </w:r>
                            <w:r w:rsidRPr="004A4E51">
                              <w:rPr>
                                <w:sz w:val="22"/>
                                <w:szCs w:val="22"/>
                              </w:rPr>
                              <w:t xml:space="preserve"> Band structures for bulk and monolayer MoS</w:t>
                            </w:r>
                            <w:r w:rsidRPr="004A4E51">
                              <w:rPr>
                                <w:sz w:val="22"/>
                                <w:szCs w:val="22"/>
                                <w:vertAlign w:val="subscript"/>
                              </w:rPr>
                              <w:t>2</w:t>
                            </w:r>
                            <w:r w:rsidRPr="004A4E51">
                              <w:rPr>
                                <w:sz w:val="22"/>
                                <w:szCs w:val="22"/>
                              </w:rPr>
                              <w:t xml:space="preserve"> calculated with the first-principles DFT. The pointer indicates the band gap (direct for monolayer and indirect for the bulk), the red dashed lines indicate the Fermi level. The top of the valence band and the bottom of the conduction band are highlighted in blue and green, respectively </w:t>
                            </w:r>
                            <w:sdt>
                              <w:sdtPr>
                                <w:rPr>
                                  <w:sz w:val="22"/>
                                  <w:szCs w:val="22"/>
                                </w:rPr>
                                <w:id w:val="56526564"/>
                                <w:citation/>
                              </w:sdtPr>
                              <w:sdtContent>
                                <w:r w:rsidRPr="004A4E51">
                                  <w:rPr>
                                    <w:sz w:val="22"/>
                                    <w:szCs w:val="22"/>
                                  </w:rPr>
                                  <w:fldChar w:fldCharType="begin"/>
                                </w:r>
                                <w:r w:rsidRPr="004A4E51">
                                  <w:rPr>
                                    <w:sz w:val="22"/>
                                    <w:szCs w:val="22"/>
                                  </w:rPr>
                                  <w:instrText xml:space="preserve"> CITATION Aru18 \l 1033 </w:instrText>
                                </w:r>
                                <w:r w:rsidRPr="004A4E51">
                                  <w:rPr>
                                    <w:sz w:val="22"/>
                                    <w:szCs w:val="22"/>
                                  </w:rPr>
                                  <w:fldChar w:fldCharType="separate"/>
                                </w:r>
                                <w:r w:rsidRPr="00D33BFA">
                                  <w:rPr>
                                    <w:noProof/>
                                    <w:sz w:val="22"/>
                                    <w:szCs w:val="22"/>
                                  </w:rPr>
                                  <w:t>(Arun Kumar Singh, 2018)</w:t>
                                </w:r>
                                <w:r w:rsidRPr="004A4E51">
                                  <w:rPr>
                                    <w:sz w:val="22"/>
                                    <w:szCs w:val="22"/>
                                  </w:rPr>
                                  <w:fldChar w:fldCharType="end"/>
                                </w:r>
                              </w:sdtContent>
                            </w:sdt>
                            <w:r w:rsidRPr="004A4E51">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90B07" id="_x0000_s1030" type="#_x0000_t202" style="position:absolute;left:0;text-align:left;margin-left:279.8pt;margin-top:25.2pt;width:201.2pt;height:14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38eHgIAAEMEAAAOAAAAZHJzL2Uyb0RvYy54bWysU01v2zAMvQ/YfxB0X5xkz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" stroked="f">
                <v:textbox inset="0,0,0,0">
                  <w:txbxContent>
                    <w:p w14:paraId="5FBEB571" w14:textId="1AE05CB1" w:rsidR="00EB7833" w:rsidRPr="004A4E51" w:rsidRDefault="00EB7833" w:rsidP="00EA4F10">
                      <w:pPr>
                        <w:pStyle w:val="Caption"/>
                        <w:rPr>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2</w:t>
                      </w:r>
                      <w:r w:rsidRPr="004A4E51">
                        <w:rPr>
                          <w:sz w:val="22"/>
                          <w:szCs w:val="22"/>
                        </w:rPr>
                        <w:t xml:space="preserve"> Band structures for bulk and monolayer MoS</w:t>
                      </w:r>
                      <w:r w:rsidRPr="004A4E51">
                        <w:rPr>
                          <w:sz w:val="22"/>
                          <w:szCs w:val="22"/>
                          <w:vertAlign w:val="subscript"/>
                        </w:rPr>
                        <w:t>2</w:t>
                      </w:r>
                      <w:r w:rsidRPr="004A4E51">
                        <w:rPr>
                          <w:sz w:val="22"/>
                          <w:szCs w:val="22"/>
                        </w:rPr>
                        <w:t xml:space="preserve"> calculated with the first-principles DFT. The pointer indicates the band gap (direct for monolayer and indirect for the bulk), the red dashed lines indicate the Fermi level. The top of the valence band and the bottom of the conduction band are highlighted in blue and green, respectively </w:t>
                      </w:r>
                      <w:sdt>
                        <w:sdtPr>
                          <w:rPr>
                            <w:sz w:val="22"/>
                            <w:szCs w:val="22"/>
                          </w:rPr>
                          <w:id w:val="56526564"/>
                          <w:citation/>
                        </w:sdtPr>
                        <w:sdtContent>
                          <w:r w:rsidRPr="004A4E51">
                            <w:rPr>
                              <w:sz w:val="22"/>
                              <w:szCs w:val="22"/>
                            </w:rPr>
                            <w:fldChar w:fldCharType="begin"/>
                          </w:r>
                          <w:r w:rsidRPr="004A4E51">
                            <w:rPr>
                              <w:sz w:val="22"/>
                              <w:szCs w:val="22"/>
                            </w:rPr>
                            <w:instrText xml:space="preserve"> CITATION Aru18 \l 1033 </w:instrText>
                          </w:r>
                          <w:r w:rsidRPr="004A4E51">
                            <w:rPr>
                              <w:sz w:val="22"/>
                              <w:szCs w:val="22"/>
                            </w:rPr>
                            <w:fldChar w:fldCharType="separate"/>
                          </w:r>
                          <w:r w:rsidRPr="00D33BFA">
                            <w:rPr>
                              <w:noProof/>
                              <w:sz w:val="22"/>
                              <w:szCs w:val="22"/>
                            </w:rPr>
                            <w:t>(Arun Kumar Singh, 2018)</w:t>
                          </w:r>
                          <w:r w:rsidRPr="004A4E51">
                            <w:rPr>
                              <w:sz w:val="22"/>
                              <w:szCs w:val="22"/>
                            </w:rPr>
                            <w:fldChar w:fldCharType="end"/>
                          </w:r>
                        </w:sdtContent>
                      </w:sdt>
                      <w:r w:rsidRPr="004A4E51">
                        <w:rPr>
                          <w:sz w:val="22"/>
                          <w:szCs w:val="22"/>
                        </w:rPr>
                        <w:t>.</w:t>
                      </w:r>
                    </w:p>
                  </w:txbxContent>
                </v:textbox>
                <w10:wrap type="square" anchorx="margin"/>
              </v:shape>
            </w:pict>
          </mc:Fallback>
        </mc:AlternateContent>
      </w:r>
      <w:r>
        <w:rPr>
          <w:noProof/>
          <w:lang w:val="en-US"/>
        </w:rPr>
        <w:drawing>
          <wp:anchor distT="0" distB="0" distL="114300" distR="114300" simplePos="0" relativeHeight="251674624" behindDoc="1" locked="0" layoutInCell="1" allowOverlap="1" wp14:anchorId="21BCE02E" wp14:editId="4C0A58A4">
            <wp:simplePos x="0" y="0"/>
            <wp:positionH relativeFrom="margin">
              <wp:align>left</wp:align>
            </wp:positionH>
            <wp:positionV relativeFrom="margin">
              <wp:posOffset>6837911</wp:posOffset>
            </wp:positionV>
            <wp:extent cx="3394075" cy="1908175"/>
            <wp:effectExtent l="0" t="0" r="0" b="0"/>
            <wp:wrapSquare wrapText="bothSides"/>
            <wp:docPr id="5158425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94075" cy="190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1DD1B" w14:textId="59FCFEF7" w:rsidR="0091328A" w:rsidRDefault="0091328A" w:rsidP="00CB2A58">
      <w:pPr>
        <w:rPr>
          <w:lang w:val="en-US"/>
        </w:rPr>
      </w:pPr>
    </w:p>
    <w:p w14:paraId="181C54A5" w14:textId="1C1361E8" w:rsidR="00E80A58" w:rsidRDefault="00550929" w:rsidP="003E0128">
      <w:pPr>
        <w:ind w:firstLine="0"/>
        <w:rPr>
          <w:lang w:val="en-US"/>
        </w:rPr>
      </w:pPr>
      <w:r>
        <w:rPr>
          <w:noProof/>
        </w:rPr>
        <w:lastRenderedPageBreak/>
        <mc:AlternateContent>
          <mc:Choice Requires="wps">
            <w:drawing>
              <wp:anchor distT="0" distB="0" distL="114300" distR="114300" simplePos="0" relativeHeight="251679744" behindDoc="0" locked="0" layoutInCell="1" allowOverlap="1" wp14:anchorId="29E3EB8E" wp14:editId="13989BCD">
                <wp:simplePos x="0" y="0"/>
                <wp:positionH relativeFrom="margin">
                  <wp:align>left</wp:align>
                </wp:positionH>
                <wp:positionV relativeFrom="paragraph">
                  <wp:posOffset>3041015</wp:posOffset>
                </wp:positionV>
                <wp:extent cx="6096000" cy="635"/>
                <wp:effectExtent l="0" t="0" r="0" b="0"/>
                <wp:wrapTopAndBottom/>
                <wp:docPr id="1204041711"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1B904814" w14:textId="6A137EAC" w:rsidR="00EB7833" w:rsidRPr="004A4E51" w:rsidRDefault="00EB7833" w:rsidP="00550929">
                            <w:pPr>
                              <w:pStyle w:val="Caption"/>
                              <w:rPr>
                                <w:rFonts w:eastAsiaTheme="minorHAnsi"/>
                                <w:noProof/>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3</w:t>
                            </w:r>
                            <w:r w:rsidRPr="004A4E51">
                              <w:rPr>
                                <w:sz w:val="22"/>
                                <w:szCs w:val="22"/>
                              </w:rPr>
                              <w:t xml:space="preserve"> Band gap energy of MoS</w:t>
                            </w:r>
                            <w:r w:rsidRPr="004A4E51">
                              <w:rPr>
                                <w:sz w:val="22"/>
                                <w:szCs w:val="22"/>
                                <w:vertAlign w:val="subscript"/>
                              </w:rPr>
                              <w:t>2</w:t>
                            </w:r>
                            <w:r w:rsidRPr="004A4E51">
                              <w:rPr>
                                <w:sz w:val="22"/>
                                <w:szCs w:val="22"/>
                              </w:rPr>
                              <w:t xml:space="preserve"> as a function of layers. the dashed line shows the (indirect) band gap energy of bulk MoS</w:t>
                            </w:r>
                            <w:r w:rsidRPr="004A4E51">
                              <w:rPr>
                                <w:sz w:val="22"/>
                                <w:szCs w:val="22"/>
                                <w:vertAlign w:val="subscript"/>
                              </w:rPr>
                              <w:t>2</w:t>
                            </w:r>
                            <w:r w:rsidRPr="004A4E51">
                              <w:rPr>
                                <w:sz w:val="22"/>
                                <w:szCs w:val="22"/>
                              </w:rPr>
                              <w:t xml:space="preserve"> </w:t>
                            </w:r>
                            <w:sdt>
                              <w:sdtPr>
                                <w:rPr>
                                  <w:sz w:val="22"/>
                                  <w:szCs w:val="22"/>
                                </w:rPr>
                                <w:id w:val="1360935160"/>
                                <w:citation/>
                              </w:sdtPr>
                              <w:sdtContent>
                                <w:r w:rsidRPr="004A4E51">
                                  <w:rPr>
                                    <w:sz w:val="22"/>
                                    <w:szCs w:val="22"/>
                                  </w:rPr>
                                  <w:fldChar w:fldCharType="begin"/>
                                </w:r>
                                <w:r w:rsidRPr="004A4E51">
                                  <w:rPr>
                                    <w:sz w:val="22"/>
                                    <w:szCs w:val="22"/>
                                  </w:rPr>
                                  <w:instrText xml:space="preserve"> CITATION Aru18 \l 1033 </w:instrText>
                                </w:r>
                                <w:r w:rsidRPr="004A4E51">
                                  <w:rPr>
                                    <w:sz w:val="22"/>
                                    <w:szCs w:val="22"/>
                                  </w:rPr>
                                  <w:fldChar w:fldCharType="separate"/>
                                </w:r>
                                <w:r w:rsidRPr="00D33BFA">
                                  <w:rPr>
                                    <w:noProof/>
                                    <w:sz w:val="22"/>
                                    <w:szCs w:val="22"/>
                                  </w:rPr>
                                  <w:t>(Arun Kumar Singh, 2018)</w:t>
                                </w:r>
                                <w:r w:rsidRPr="004A4E51">
                                  <w:rPr>
                                    <w:sz w:val="22"/>
                                    <w:szCs w:val="22"/>
                                  </w:rPr>
                                  <w:fldChar w:fldCharType="end"/>
                                </w:r>
                              </w:sdtContent>
                            </w:sdt>
                            <w:r w:rsidRPr="004A4E51">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E3EB8E" id="_x0000_s1031" type="#_x0000_t202" style="position:absolute;left:0;text-align:left;margin-left:0;margin-top:239.45pt;width:480pt;height:.05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" stroked="f">
                <v:textbox style="mso-fit-shape-to-text:t" inset="0,0,0,0">
                  <w:txbxContent>
                    <w:p w14:paraId="1B904814" w14:textId="6A137EAC" w:rsidR="00EB7833" w:rsidRPr="004A4E51" w:rsidRDefault="00EB7833" w:rsidP="00550929">
                      <w:pPr>
                        <w:pStyle w:val="Caption"/>
                        <w:rPr>
                          <w:rFonts w:eastAsiaTheme="minorHAnsi"/>
                          <w:noProof/>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3</w:t>
                      </w:r>
                      <w:r w:rsidRPr="004A4E51">
                        <w:rPr>
                          <w:sz w:val="22"/>
                          <w:szCs w:val="22"/>
                        </w:rPr>
                        <w:t xml:space="preserve"> Band gap energy of MoS</w:t>
                      </w:r>
                      <w:r w:rsidRPr="004A4E51">
                        <w:rPr>
                          <w:sz w:val="22"/>
                          <w:szCs w:val="22"/>
                          <w:vertAlign w:val="subscript"/>
                        </w:rPr>
                        <w:t>2</w:t>
                      </w:r>
                      <w:r w:rsidRPr="004A4E51">
                        <w:rPr>
                          <w:sz w:val="22"/>
                          <w:szCs w:val="22"/>
                        </w:rPr>
                        <w:t xml:space="preserve"> as a function of layers. the dashed line shows the (indirect) band gap energy of bulk MoS</w:t>
                      </w:r>
                      <w:r w:rsidRPr="004A4E51">
                        <w:rPr>
                          <w:sz w:val="22"/>
                          <w:szCs w:val="22"/>
                          <w:vertAlign w:val="subscript"/>
                        </w:rPr>
                        <w:t>2</w:t>
                      </w:r>
                      <w:r w:rsidRPr="004A4E51">
                        <w:rPr>
                          <w:sz w:val="22"/>
                          <w:szCs w:val="22"/>
                        </w:rPr>
                        <w:t xml:space="preserve"> </w:t>
                      </w:r>
                      <w:sdt>
                        <w:sdtPr>
                          <w:rPr>
                            <w:sz w:val="22"/>
                            <w:szCs w:val="22"/>
                          </w:rPr>
                          <w:id w:val="1360935160"/>
                          <w:citation/>
                        </w:sdtPr>
                        <w:sdtContent>
                          <w:r w:rsidRPr="004A4E51">
                            <w:rPr>
                              <w:sz w:val="22"/>
                              <w:szCs w:val="22"/>
                            </w:rPr>
                            <w:fldChar w:fldCharType="begin"/>
                          </w:r>
                          <w:r w:rsidRPr="004A4E51">
                            <w:rPr>
                              <w:sz w:val="22"/>
                              <w:szCs w:val="22"/>
                            </w:rPr>
                            <w:instrText xml:space="preserve"> CITATION Aru18 \l 1033 </w:instrText>
                          </w:r>
                          <w:r w:rsidRPr="004A4E51">
                            <w:rPr>
                              <w:sz w:val="22"/>
                              <w:szCs w:val="22"/>
                            </w:rPr>
                            <w:fldChar w:fldCharType="separate"/>
                          </w:r>
                          <w:r w:rsidRPr="00D33BFA">
                            <w:rPr>
                              <w:noProof/>
                              <w:sz w:val="22"/>
                              <w:szCs w:val="22"/>
                            </w:rPr>
                            <w:t>(Arun Kumar Singh, 2018)</w:t>
                          </w:r>
                          <w:r w:rsidRPr="004A4E51">
                            <w:rPr>
                              <w:sz w:val="22"/>
                              <w:szCs w:val="22"/>
                            </w:rPr>
                            <w:fldChar w:fldCharType="end"/>
                          </w:r>
                        </w:sdtContent>
                      </w:sdt>
                      <w:r w:rsidRPr="004A4E51">
                        <w:rPr>
                          <w:sz w:val="22"/>
                          <w:szCs w:val="22"/>
                        </w:rPr>
                        <w:t>.</w:t>
                      </w:r>
                    </w:p>
                  </w:txbxContent>
                </v:textbox>
                <w10:wrap type="topAndBottom" anchorx="margin"/>
              </v:shape>
            </w:pict>
          </mc:Fallback>
        </mc:AlternateContent>
      </w:r>
      <w:r>
        <w:rPr>
          <w:noProof/>
          <w:lang w:val="en-US"/>
        </w:rPr>
        <w:drawing>
          <wp:anchor distT="0" distB="0" distL="114300" distR="114300" simplePos="0" relativeHeight="251677696" behindDoc="0" locked="0" layoutInCell="1" allowOverlap="1" wp14:anchorId="2AD5B861" wp14:editId="21C9ADEA">
            <wp:simplePos x="0" y="0"/>
            <wp:positionH relativeFrom="margin">
              <wp:align>center</wp:align>
            </wp:positionH>
            <wp:positionV relativeFrom="paragraph">
              <wp:posOffset>851824</wp:posOffset>
            </wp:positionV>
            <wp:extent cx="2320636" cy="2136586"/>
            <wp:effectExtent l="0" t="0" r="3810" b="0"/>
            <wp:wrapTopAndBottom/>
            <wp:docPr id="59278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20636" cy="2136586"/>
                    </a:xfrm>
                    <a:prstGeom prst="rect">
                      <a:avLst/>
                    </a:prstGeom>
                    <a:noFill/>
                    <a:ln>
                      <a:noFill/>
                    </a:ln>
                  </pic:spPr>
                </pic:pic>
              </a:graphicData>
            </a:graphic>
          </wp:anchor>
        </w:drawing>
      </w:r>
      <w:r w:rsidR="003E0128">
        <w:rPr>
          <w:lang w:val="en-US"/>
        </w:rPr>
        <w:t>revealed that the MoS</w:t>
      </w:r>
      <w:r w:rsidR="003E0128">
        <w:rPr>
          <w:vertAlign w:val="subscript"/>
          <w:lang w:val="en-US"/>
        </w:rPr>
        <w:t>2</w:t>
      </w:r>
      <w:r w:rsidR="003E0128">
        <w:rPr>
          <w:lang w:val="en-US"/>
        </w:rPr>
        <w:t xml:space="preserve"> crystal possesses an indirect band gap of 1.9 eV at the </w:t>
      </w:r>
      <w:r w:rsidR="003E0128">
        <w:rPr>
          <w:lang w:val="ru-RU"/>
        </w:rPr>
        <w:t>Г</w:t>
      </w:r>
      <w:r w:rsidR="003E0128">
        <w:rPr>
          <w:lang w:val="en-US"/>
        </w:rPr>
        <w:t>-point. While decreasing the number of layers for MoS</w:t>
      </w:r>
      <w:r w:rsidR="003E0128">
        <w:rPr>
          <w:vertAlign w:val="subscript"/>
          <w:lang w:val="en-US"/>
        </w:rPr>
        <w:t>2</w:t>
      </w:r>
      <w:r w:rsidR="003E0128">
        <w:rPr>
          <w:lang w:val="en-US"/>
        </w:rPr>
        <w:t>, the band gap energy gradually decreases</w:t>
      </w:r>
      <w:r w:rsidR="004F01FE">
        <w:rPr>
          <w:lang w:val="en-US"/>
        </w:rPr>
        <w:t>, thus,</w:t>
      </w:r>
      <w:r w:rsidR="003E0128">
        <w:rPr>
          <w:lang w:val="en-US"/>
        </w:rPr>
        <w:t xml:space="preserve"> in a monolayer MoS</w:t>
      </w:r>
      <w:r w:rsidR="003E0128">
        <w:rPr>
          <w:vertAlign w:val="subscript"/>
          <w:lang w:val="en-US"/>
        </w:rPr>
        <w:t>2</w:t>
      </w:r>
      <w:r w:rsidR="003E0128">
        <w:rPr>
          <w:lang w:val="en-US"/>
        </w:rPr>
        <w:t xml:space="preserve"> the band gap is direct </w:t>
      </w:r>
      <w:ins w:id="132" w:author="Ilaria Fratelli" w:date="2024-02-19T18:40:00Z">
        <w:r w:rsidR="005F6843">
          <w:rPr>
            <w:lang w:val="en-US"/>
          </w:rPr>
          <w:t xml:space="preserve">and it </w:t>
        </w:r>
      </w:ins>
      <w:r w:rsidR="003E0128">
        <w:rPr>
          <w:lang w:val="en-US"/>
        </w:rPr>
        <w:t xml:space="preserve">has the value of 1.2 eV. </w:t>
      </w:r>
    </w:p>
    <w:p w14:paraId="3323FD8C" w14:textId="53F22408" w:rsidR="00550929" w:rsidRPr="003E0128" w:rsidRDefault="00550929" w:rsidP="00550929">
      <w:pPr>
        <w:rPr>
          <w:lang w:val="en-US"/>
        </w:rPr>
      </w:pPr>
    </w:p>
    <w:p w14:paraId="62E601E5" w14:textId="4695D6B9" w:rsidR="003962A5" w:rsidRDefault="00550929" w:rsidP="003962A5">
      <w:pPr>
        <w:rPr>
          <w:lang w:val="en-US"/>
        </w:rPr>
      </w:pPr>
      <w:r>
        <w:rPr>
          <w:lang w:val="en-US"/>
        </w:rPr>
        <w:t xml:space="preserve">The semiconductor-like </w:t>
      </w:r>
      <w:proofErr w:type="spellStart"/>
      <w:r>
        <w:rPr>
          <w:lang w:val="en-US"/>
        </w:rPr>
        <w:t>behaviour</w:t>
      </w:r>
      <w:proofErr w:type="spellEnd"/>
      <w:r>
        <w:rPr>
          <w:lang w:val="en-US"/>
        </w:rPr>
        <w:t xml:space="preserve"> of MoS</w:t>
      </w:r>
      <w:r>
        <w:rPr>
          <w:vertAlign w:val="subscript"/>
          <w:lang w:val="en-US"/>
        </w:rPr>
        <w:t>2</w:t>
      </w:r>
      <w:r>
        <w:rPr>
          <w:lang w:val="en-US"/>
        </w:rPr>
        <w:t xml:space="preserve"> subsequently led to its testing </w:t>
      </w:r>
      <w:r w:rsidR="00977DBC">
        <w:rPr>
          <w:lang w:val="en-US"/>
        </w:rPr>
        <w:t xml:space="preserve">in FETs as an active channel. </w:t>
      </w:r>
      <w:commentRangeStart w:id="133"/>
      <w:r w:rsidR="00977DBC">
        <w:rPr>
          <w:lang w:val="en-US"/>
        </w:rPr>
        <w:t>As a result, recent research has evaluated the main electrical parameters of a top-gate FET based on monolayer MoS</w:t>
      </w:r>
      <w:r w:rsidR="00977DBC">
        <w:rPr>
          <w:vertAlign w:val="subscript"/>
          <w:lang w:val="en-US"/>
        </w:rPr>
        <w:t>2</w:t>
      </w:r>
      <w:r w:rsidR="00977DBC">
        <w:rPr>
          <w:lang w:val="en-US"/>
        </w:rPr>
        <w:t xml:space="preserve"> in ambient conditions. The device performed the </w:t>
      </w:r>
      <w:r w:rsidR="00977DBC">
        <w:rPr>
          <w:i/>
          <w:iCs/>
          <w:lang w:val="en-US"/>
        </w:rPr>
        <w:t>n</w:t>
      </w:r>
      <w:r w:rsidR="00977DBC">
        <w:rPr>
          <w:lang w:val="en-US"/>
        </w:rPr>
        <w:t xml:space="preserve">-type </w:t>
      </w:r>
      <w:proofErr w:type="spellStart"/>
      <w:r w:rsidR="00977DBC">
        <w:rPr>
          <w:lang w:val="en-US"/>
        </w:rPr>
        <w:t>behaviour</w:t>
      </w:r>
      <w:proofErr w:type="spellEnd"/>
      <w:r w:rsidR="00977DBC">
        <w:rPr>
          <w:lang w:val="en-US"/>
        </w:rPr>
        <w:t xml:space="preserve"> with the average mobility exceeding 200 cm</w:t>
      </w:r>
      <w:r w:rsidR="00977DBC">
        <w:rPr>
          <w:vertAlign w:val="superscript"/>
          <w:lang w:val="en-US"/>
        </w:rPr>
        <w:t>2</w:t>
      </w:r>
      <w:r w:rsidR="00977DBC">
        <w:rPr>
          <w:lang w:val="en-US"/>
        </w:rPr>
        <w:t>/(V·s)</w:t>
      </w:r>
      <w:r w:rsidR="003962A5">
        <w:rPr>
          <w:lang w:val="en-US"/>
        </w:rPr>
        <w:t>, the ON/OFF ratio of ~10</w:t>
      </w:r>
      <w:r w:rsidR="003962A5">
        <w:rPr>
          <w:vertAlign w:val="superscript"/>
          <w:lang w:val="en-US"/>
        </w:rPr>
        <w:t>8</w:t>
      </w:r>
      <w:r w:rsidR="003962A5">
        <w:rPr>
          <w:lang w:val="en-US"/>
        </w:rPr>
        <w:t xml:space="preserve"> and the subthreshold swing (</w:t>
      </w:r>
      <w:r w:rsidR="003962A5">
        <w:rPr>
          <w:i/>
          <w:iCs/>
          <w:lang w:val="en-US"/>
        </w:rPr>
        <w:t>SS</w:t>
      </w:r>
      <w:r w:rsidR="003962A5">
        <w:rPr>
          <w:lang w:val="en-US"/>
        </w:rPr>
        <w:t xml:space="preserve">) of 74 mV/dec </w:t>
      </w:r>
      <w:sdt>
        <w:sdtPr>
          <w:rPr>
            <w:lang w:val="en-US"/>
          </w:rPr>
          <w:id w:val="-865588415"/>
          <w:citation/>
        </w:sdtPr>
        <w:sdtContent>
          <w:r w:rsidR="003962A5">
            <w:rPr>
              <w:lang w:val="en-US"/>
            </w:rPr>
            <w:fldChar w:fldCharType="begin"/>
          </w:r>
          <w:r w:rsidR="003962A5">
            <w:rPr>
              <w:lang w:val="en-US"/>
            </w:rPr>
            <w:instrText xml:space="preserve"> CITATION Aru18 \l 1033 </w:instrText>
          </w:r>
          <w:r w:rsidR="003962A5">
            <w:rPr>
              <w:lang w:val="en-US"/>
            </w:rPr>
            <w:fldChar w:fldCharType="separate"/>
          </w:r>
          <w:r w:rsidR="00D33BFA">
            <w:rPr>
              <w:noProof/>
              <w:lang w:val="en-US"/>
            </w:rPr>
            <w:t>(Arun Kumar Singh, 2018)</w:t>
          </w:r>
          <w:r w:rsidR="003962A5">
            <w:rPr>
              <w:lang w:val="en-US"/>
            </w:rPr>
            <w:fldChar w:fldCharType="end"/>
          </w:r>
        </w:sdtContent>
      </w:sdt>
      <w:r w:rsidR="003962A5">
        <w:rPr>
          <w:lang w:val="en-US"/>
        </w:rPr>
        <w:t xml:space="preserve">. Such excellent electrical properties in combination with suitable mechanical </w:t>
      </w:r>
      <w:r w:rsidR="0060438F">
        <w:rPr>
          <w:lang w:val="en-US"/>
        </w:rPr>
        <w:t>flexibility</w:t>
      </w:r>
      <w:r w:rsidR="003962A5">
        <w:rPr>
          <w:lang w:val="en-US"/>
        </w:rPr>
        <w:t xml:space="preserve"> </w:t>
      </w:r>
      <w:r w:rsidR="0060438F">
        <w:rPr>
          <w:lang w:val="en-US"/>
        </w:rPr>
        <w:t>eventually</w:t>
      </w:r>
      <w:r w:rsidR="003962A5">
        <w:rPr>
          <w:lang w:val="en-US"/>
        </w:rPr>
        <w:t xml:space="preserve"> introduce monolayer MoS</w:t>
      </w:r>
      <w:r w:rsidR="003962A5">
        <w:rPr>
          <w:vertAlign w:val="subscript"/>
          <w:lang w:val="en-US"/>
        </w:rPr>
        <w:t xml:space="preserve">2 </w:t>
      </w:r>
      <w:r w:rsidR="003962A5">
        <w:rPr>
          <w:lang w:val="en-US"/>
        </w:rPr>
        <w:t>(1L-MoS</w:t>
      </w:r>
      <w:r w:rsidR="003962A5">
        <w:rPr>
          <w:vertAlign w:val="subscript"/>
          <w:lang w:val="en-US"/>
        </w:rPr>
        <w:t>2</w:t>
      </w:r>
      <w:r w:rsidR="003962A5">
        <w:rPr>
          <w:lang w:val="en-US"/>
        </w:rPr>
        <w:t>) as a prominent semiconductor for usage in thin-film flexible electronics</w:t>
      </w:r>
      <w:r w:rsidR="0060438F">
        <w:rPr>
          <w:lang w:val="en-US"/>
        </w:rPr>
        <w:t xml:space="preserve"> including also detectors for ionizing radiation.</w:t>
      </w:r>
      <w:commentRangeEnd w:id="133"/>
      <w:r w:rsidR="00092EEF">
        <w:rPr>
          <w:rStyle w:val="CommentReference"/>
        </w:rPr>
        <w:commentReference w:id="133"/>
      </w:r>
    </w:p>
    <w:p w14:paraId="31C676FB" w14:textId="7AD3CC53" w:rsidR="003962A5" w:rsidRDefault="003962A5" w:rsidP="003962A5">
      <w:pPr>
        <w:pStyle w:val="Heading3"/>
      </w:pPr>
      <w:bookmarkStart w:id="134" w:name="_Toc159207568"/>
      <w:r>
        <w:t>Fabrication methods of 1L-MoS</w:t>
      </w:r>
      <w:r>
        <w:rPr>
          <w:vertAlign w:val="subscript"/>
        </w:rPr>
        <w:t>2</w:t>
      </w:r>
      <w:bookmarkEnd w:id="134"/>
    </w:p>
    <w:p w14:paraId="5CCDED29" w14:textId="77777777" w:rsidR="00092EEF" w:rsidRDefault="0060438F" w:rsidP="0060438F">
      <w:pPr>
        <w:rPr>
          <w:ins w:id="135" w:author="Ilaria Fratelli" w:date="2024-02-20T12:19:00Z"/>
          <w:lang w:val="en-US"/>
        </w:rPr>
      </w:pPr>
      <w:r>
        <w:rPr>
          <w:lang w:val="en-US"/>
        </w:rPr>
        <w:t>Before discussing the role of 1L-MoS</w:t>
      </w:r>
      <w:r>
        <w:rPr>
          <w:vertAlign w:val="subscript"/>
          <w:lang w:val="en-US"/>
        </w:rPr>
        <w:t>2</w:t>
      </w:r>
      <w:r>
        <w:rPr>
          <w:lang w:val="en-US"/>
        </w:rPr>
        <w:t xml:space="preserve"> as an active layer in X-ray detector, it is of good practice to first regard different fabrication methods of the monolayer, which typically include mechanical exfoliation, chemical </w:t>
      </w:r>
      <w:proofErr w:type="spellStart"/>
      <w:r>
        <w:rPr>
          <w:lang w:val="en-US"/>
        </w:rPr>
        <w:t>vapour</w:t>
      </w:r>
      <w:proofErr w:type="spellEnd"/>
      <w:r>
        <w:rPr>
          <w:lang w:val="en-US"/>
        </w:rPr>
        <w:t xml:space="preserve"> deposition, RF sputtering and various liquid phase preparations. </w:t>
      </w:r>
    </w:p>
    <w:p w14:paraId="5530694C" w14:textId="77777777" w:rsidR="00092EEF" w:rsidRDefault="00092EEF" w:rsidP="00092EEF">
      <w:pPr>
        <w:pStyle w:val="ListParagraph"/>
        <w:numPr>
          <w:ilvl w:val="0"/>
          <w:numId w:val="27"/>
        </w:numPr>
        <w:rPr>
          <w:moveTo w:id="136" w:author="Ilaria Fratelli" w:date="2024-02-20T12:19:00Z"/>
        </w:rPr>
      </w:pPr>
      <w:moveToRangeStart w:id="137" w:author="Ilaria Fratelli" w:date="2024-02-20T12:19:00Z" w:name="move159323976"/>
      <w:moveTo w:id="138" w:author="Ilaria Fratelli" w:date="2024-02-20T12:19:00Z">
        <w:r w:rsidRPr="00B95673">
          <w:rPr>
            <w:b/>
            <w:bCs/>
          </w:rPr>
          <w:t>Exfoliation method</w:t>
        </w:r>
      </w:moveTo>
    </w:p>
    <w:moveToRangeEnd w:id="137"/>
    <w:p w14:paraId="2B1F1459" w14:textId="631022BF" w:rsidR="000C02B6" w:rsidRDefault="007F15DA" w:rsidP="0060438F">
      <w:r>
        <w:rPr>
          <w:lang w:val="en-US"/>
        </w:rPr>
        <w:t xml:space="preserve">The mechanical exfoliation </w:t>
      </w:r>
      <w:r w:rsidR="002F3F27">
        <w:rPr>
          <w:lang w:val="en-US"/>
        </w:rPr>
        <w:t xml:space="preserve">(ME) technology involves the “peeling” or “cleaving” of bulk crystals by using an adhesive tape or rubbing the crystals against a solid surface. </w:t>
      </w:r>
      <w:del w:id="139" w:author="Ilaria Fratelli" w:date="2024-02-20T12:16:00Z">
        <w:r w:rsidR="002F3F27" w:rsidDel="00092EEF">
          <w:rPr>
            <w:lang w:val="en-US"/>
          </w:rPr>
          <w:delText xml:space="preserve">as </w:delText>
        </w:r>
      </w:del>
      <w:ins w:id="140" w:author="Ilaria Fratelli" w:date="2024-02-20T12:16:00Z">
        <w:r w:rsidR="00092EEF">
          <w:rPr>
            <w:lang w:val="en-US"/>
          </w:rPr>
          <w:t xml:space="preserve">As </w:t>
        </w:r>
      </w:ins>
      <w:r w:rsidR="002F3F27">
        <w:rPr>
          <w:lang w:val="en-US"/>
        </w:rPr>
        <w:t>a top-down technique, ME has been widely applied to produce single- or few-layer MoS</w:t>
      </w:r>
      <w:r w:rsidR="002F3F27">
        <w:rPr>
          <w:vertAlign w:val="subscript"/>
          <w:lang w:val="en-US"/>
        </w:rPr>
        <w:t>2</w:t>
      </w:r>
      <w:r w:rsidR="002F3F27">
        <w:rPr>
          <w:lang w:val="en-US"/>
        </w:rPr>
        <w:t xml:space="preserve"> (and </w:t>
      </w:r>
      <w:r w:rsidR="001C478A">
        <w:rPr>
          <w:lang w:val="en-US"/>
        </w:rPr>
        <w:t xml:space="preserve">TMDCs in general) thin films from their bulk counterparts. As previously mentioned, in TMDCs layers are bonded together along the vertical axis with weak van der Waals forces, which allows to perform easy </w:t>
      </w:r>
      <w:r w:rsidR="001C478A">
        <w:rPr>
          <w:lang w:val="en-US"/>
        </w:rPr>
        <w:lastRenderedPageBreak/>
        <w:t>exfoliation due to weak interlayer forces. Consequently, the ME technique can be used to produce a few-layer MoS</w:t>
      </w:r>
      <w:r w:rsidR="001C478A">
        <w:rPr>
          <w:vertAlign w:val="subscript"/>
          <w:lang w:val="en-US"/>
        </w:rPr>
        <w:t>2</w:t>
      </w:r>
      <w:r w:rsidR="001C478A">
        <w:t xml:space="preserve"> film with thickness of approximately 3-10 nm. Nevertheless, while ME enables the fabrication of clean and high-quality MoS</w:t>
      </w:r>
      <w:r w:rsidR="001C478A">
        <w:rPr>
          <w:vertAlign w:val="subscript"/>
        </w:rPr>
        <w:t>2</w:t>
      </w:r>
      <w:r w:rsidR="001C478A">
        <w:t xml:space="preserve"> thin films, this method is limited to research purposes only is not applicable to large-scale production</w:t>
      </w:r>
      <w:r w:rsidR="00D77D22">
        <w:t xml:space="preserve"> </w:t>
      </w:r>
      <w:sdt>
        <w:sdtPr>
          <w:id w:val="-1736619034"/>
          <w:citation/>
        </w:sdtPr>
        <w:sdtContent>
          <w:r w:rsidR="00D77D22">
            <w:fldChar w:fldCharType="begin"/>
          </w:r>
          <w:r w:rsidR="00D77D22">
            <w:rPr>
              <w:lang w:val="en-US"/>
            </w:rPr>
            <w:instrText xml:space="preserve"> CITATION Aru18 \l 1033 </w:instrText>
          </w:r>
          <w:r w:rsidR="00D77D22">
            <w:fldChar w:fldCharType="separate"/>
          </w:r>
          <w:r w:rsidR="00D33BFA">
            <w:rPr>
              <w:noProof/>
              <w:lang w:val="en-US"/>
            </w:rPr>
            <w:t>(Arun Kumar Singh, 2018)</w:t>
          </w:r>
          <w:r w:rsidR="00D77D22">
            <w:fldChar w:fldCharType="end"/>
          </w:r>
        </w:sdtContent>
      </w:sdt>
      <w:r w:rsidR="00D77D22">
        <w:t>.</w:t>
      </w:r>
      <w:r w:rsidR="00773951">
        <w:t xml:space="preserve"> </w:t>
      </w:r>
    </w:p>
    <w:p w14:paraId="321FC01A" w14:textId="3DDFFE6D" w:rsidR="00B95673" w:rsidDel="00092EEF" w:rsidRDefault="00B95673" w:rsidP="00B95673">
      <w:pPr>
        <w:pStyle w:val="ListParagraph"/>
        <w:numPr>
          <w:ilvl w:val="0"/>
          <w:numId w:val="27"/>
        </w:numPr>
        <w:rPr>
          <w:moveFrom w:id="141" w:author="Ilaria Fratelli" w:date="2024-02-20T12:19:00Z"/>
        </w:rPr>
      </w:pPr>
      <w:moveFromRangeStart w:id="142" w:author="Ilaria Fratelli" w:date="2024-02-20T12:19:00Z" w:name="move159323976"/>
      <w:moveFrom w:id="143" w:author="Ilaria Fratelli" w:date="2024-02-20T12:19:00Z">
        <w:r w:rsidRPr="00B95673" w:rsidDel="00092EEF">
          <w:rPr>
            <w:b/>
            <w:bCs/>
          </w:rPr>
          <w:t>Exfoliation method</w:t>
        </w:r>
      </w:moveFrom>
    </w:p>
    <w:moveFromRangeEnd w:id="142"/>
    <w:p w14:paraId="767963CB" w14:textId="3F5F444A" w:rsidR="00906158" w:rsidRPr="00B95673" w:rsidRDefault="004A4E51" w:rsidP="0060438F">
      <w:pPr>
        <w:rPr>
          <w:lang w:val="en-US"/>
        </w:rPr>
      </w:pPr>
      <w:r>
        <w:rPr>
          <w:noProof/>
          <w:lang w:val="en-US"/>
        </w:rPr>
        <w:drawing>
          <wp:anchor distT="0" distB="0" distL="114300" distR="114300" simplePos="0" relativeHeight="251686912" behindDoc="0" locked="0" layoutInCell="1" allowOverlap="1" wp14:anchorId="774DBC6A" wp14:editId="5AB590BF">
            <wp:simplePos x="0" y="0"/>
            <wp:positionH relativeFrom="margin">
              <wp:posOffset>260985</wp:posOffset>
            </wp:positionH>
            <wp:positionV relativeFrom="margin">
              <wp:posOffset>4547235</wp:posOffset>
            </wp:positionV>
            <wp:extent cx="5589905" cy="1797685"/>
            <wp:effectExtent l="0" t="0" r="0" b="0"/>
            <wp:wrapTopAndBottom/>
            <wp:docPr id="2812375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9905" cy="1797685"/>
                    </a:xfrm>
                    <a:prstGeom prst="rect">
                      <a:avLst/>
                    </a:prstGeom>
                    <a:noFill/>
                    <a:ln>
                      <a:noFill/>
                    </a:ln>
                  </pic:spPr>
                </pic:pic>
              </a:graphicData>
            </a:graphic>
          </wp:anchor>
        </w:drawing>
      </w:r>
      <w:r w:rsidR="00B95673">
        <w:rPr>
          <w:noProof/>
        </w:rPr>
        <mc:AlternateContent>
          <mc:Choice Requires="wps">
            <w:drawing>
              <wp:anchor distT="0" distB="0" distL="114300" distR="114300" simplePos="0" relativeHeight="251688960" behindDoc="0" locked="0" layoutInCell="1" allowOverlap="1" wp14:anchorId="0DEE41A2" wp14:editId="269DF6A9">
                <wp:simplePos x="0" y="0"/>
                <wp:positionH relativeFrom="margin">
                  <wp:align>center</wp:align>
                </wp:positionH>
                <wp:positionV relativeFrom="paragraph">
                  <wp:posOffset>5003915</wp:posOffset>
                </wp:positionV>
                <wp:extent cx="5589905" cy="635"/>
                <wp:effectExtent l="0" t="0" r="0" b="0"/>
                <wp:wrapSquare wrapText="bothSides"/>
                <wp:docPr id="23964460" name="Text Box 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14:paraId="4C86AB2A" w14:textId="7C2F352E" w:rsidR="00EB7833" w:rsidRPr="004A4E51" w:rsidRDefault="00EB7833" w:rsidP="00B95673">
                            <w:pPr>
                              <w:pStyle w:val="Caption"/>
                              <w:rPr>
                                <w:rFonts w:eastAsiaTheme="minorHAnsi"/>
                                <w:noProof/>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4</w:t>
                            </w:r>
                            <w:r w:rsidRPr="004A4E51">
                              <w:rPr>
                                <w:sz w:val="22"/>
                                <w:szCs w:val="22"/>
                              </w:rPr>
                              <w:t xml:space="preserve"> Schematic illustration of thermally activated metal-mediated exfoliation process of a MoS</w:t>
                            </w:r>
                            <w:r w:rsidRPr="004A4E51">
                              <w:rPr>
                                <w:sz w:val="22"/>
                                <w:szCs w:val="22"/>
                                <w:vertAlign w:val="subscript"/>
                              </w:rPr>
                              <w:t>2</w:t>
                            </w:r>
                            <w:r w:rsidRPr="004A4E51">
                              <w:rPr>
                                <w:sz w:val="22"/>
                                <w:szCs w:val="22"/>
                              </w:rPr>
                              <w:t xml:space="preserve"> thin film on a </w:t>
                            </w:r>
                            <w:del w:id="144" w:author="Ilaria Fratelli" w:date="2024-02-20T12:23:00Z">
                              <w:r w:rsidRPr="004A4E51" w:rsidDel="00092EEF">
                                <w:rPr>
                                  <w:sz w:val="22"/>
                                  <w:szCs w:val="22"/>
                                </w:rPr>
                                <w:delText xml:space="preserve">Au </w:delText>
                              </w:r>
                            </w:del>
                            <w:ins w:id="145" w:author="Ilaria Fratelli" w:date="2024-02-20T12:23:00Z">
                              <w:r>
                                <w:rPr>
                                  <w:sz w:val="22"/>
                                  <w:szCs w:val="22"/>
                                </w:rPr>
                                <w:t>gold</w:t>
                              </w:r>
                              <w:r w:rsidRPr="004A4E51">
                                <w:rPr>
                                  <w:sz w:val="22"/>
                                  <w:szCs w:val="22"/>
                                </w:rPr>
                                <w:t xml:space="preserve"> </w:t>
                              </w:r>
                            </w:ins>
                            <w:r w:rsidRPr="004A4E51">
                              <w:rPr>
                                <w:sz w:val="22"/>
                                <w:szCs w:val="22"/>
                              </w:rPr>
                              <w:t xml:space="preserve">surface </w:t>
                            </w:r>
                            <w:sdt>
                              <w:sdtPr>
                                <w:rPr>
                                  <w:sz w:val="22"/>
                                  <w:szCs w:val="22"/>
                                </w:rPr>
                                <w:id w:val="-2045666423"/>
                                <w:citation/>
                              </w:sdtPr>
                              <w:sdtContent>
                                <w:r w:rsidRPr="004A4E51">
                                  <w:rPr>
                                    <w:sz w:val="22"/>
                                    <w:szCs w:val="22"/>
                                  </w:rPr>
                                  <w:fldChar w:fldCharType="begin"/>
                                </w:r>
                                <w:r w:rsidRPr="004A4E51">
                                  <w:rPr>
                                    <w:sz w:val="22"/>
                                    <w:szCs w:val="22"/>
                                  </w:rPr>
                                  <w:instrText xml:space="preserve"> CITATION Max20 \l 1033 </w:instrText>
                                </w:r>
                                <w:r w:rsidRPr="004A4E51">
                                  <w:rPr>
                                    <w:sz w:val="22"/>
                                    <w:szCs w:val="22"/>
                                  </w:rPr>
                                  <w:fldChar w:fldCharType="separate"/>
                                </w:r>
                                <w:r w:rsidRPr="00D33BFA">
                                  <w:rPr>
                                    <w:noProof/>
                                    <w:sz w:val="22"/>
                                    <w:szCs w:val="22"/>
                                  </w:rPr>
                                  <w:t>(Max Heyl D. B.-K., 2020)</w:t>
                                </w:r>
                                <w:r w:rsidRPr="004A4E51">
                                  <w:rPr>
                                    <w:sz w:val="22"/>
                                    <w:szCs w:val="22"/>
                                  </w:rPr>
                                  <w:fldChar w:fldCharType="end"/>
                                </w:r>
                              </w:sdtContent>
                            </w:sdt>
                            <w:r w:rsidRPr="004A4E51">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E41A2" id="_x0000_s1032" type="#_x0000_t202" style="position:absolute;left:0;text-align:left;margin-left:0;margin-top:394pt;width:440.1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" stroked="f">
                <v:textbox style="mso-fit-shape-to-text:t" inset="0,0,0,0">
                  <w:txbxContent>
                    <w:p w14:paraId="4C86AB2A" w14:textId="7C2F352E" w:rsidR="00EB7833" w:rsidRPr="004A4E51" w:rsidRDefault="00EB7833" w:rsidP="00B95673">
                      <w:pPr>
                        <w:pStyle w:val="Caption"/>
                        <w:rPr>
                          <w:rFonts w:eastAsiaTheme="minorHAnsi"/>
                          <w:noProof/>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4</w:t>
                      </w:r>
                      <w:r w:rsidRPr="004A4E51">
                        <w:rPr>
                          <w:sz w:val="22"/>
                          <w:szCs w:val="22"/>
                        </w:rPr>
                        <w:t xml:space="preserve"> Schematic illustration of thermally activated metal-mediated exfoliation process of a MoS</w:t>
                      </w:r>
                      <w:r w:rsidRPr="004A4E51">
                        <w:rPr>
                          <w:sz w:val="22"/>
                          <w:szCs w:val="22"/>
                          <w:vertAlign w:val="subscript"/>
                        </w:rPr>
                        <w:t>2</w:t>
                      </w:r>
                      <w:r w:rsidRPr="004A4E51">
                        <w:rPr>
                          <w:sz w:val="22"/>
                          <w:szCs w:val="22"/>
                        </w:rPr>
                        <w:t xml:space="preserve"> thin film on a </w:t>
                      </w:r>
                      <w:del w:id="145" w:author="Ilaria Fratelli" w:date="2024-02-20T12:23:00Z">
                        <w:r w:rsidRPr="004A4E51" w:rsidDel="00092EEF">
                          <w:rPr>
                            <w:sz w:val="22"/>
                            <w:szCs w:val="22"/>
                          </w:rPr>
                          <w:delText xml:space="preserve">Au </w:delText>
                        </w:r>
                      </w:del>
                      <w:ins w:id="146" w:author="Ilaria Fratelli" w:date="2024-02-20T12:23:00Z">
                        <w:r>
                          <w:rPr>
                            <w:sz w:val="22"/>
                            <w:szCs w:val="22"/>
                          </w:rPr>
                          <w:t>gold</w:t>
                        </w:r>
                        <w:r w:rsidRPr="004A4E51">
                          <w:rPr>
                            <w:sz w:val="22"/>
                            <w:szCs w:val="22"/>
                          </w:rPr>
                          <w:t xml:space="preserve"> </w:t>
                        </w:r>
                      </w:ins>
                      <w:r w:rsidRPr="004A4E51">
                        <w:rPr>
                          <w:sz w:val="22"/>
                          <w:szCs w:val="22"/>
                        </w:rPr>
                        <w:t xml:space="preserve">surface </w:t>
                      </w:r>
                      <w:sdt>
                        <w:sdtPr>
                          <w:rPr>
                            <w:sz w:val="22"/>
                            <w:szCs w:val="22"/>
                          </w:rPr>
                          <w:id w:val="-2045666423"/>
                          <w:citation/>
                        </w:sdtPr>
                        <w:sdtContent>
                          <w:r w:rsidRPr="004A4E51">
                            <w:rPr>
                              <w:sz w:val="22"/>
                              <w:szCs w:val="22"/>
                            </w:rPr>
                            <w:fldChar w:fldCharType="begin"/>
                          </w:r>
                          <w:r w:rsidRPr="004A4E51">
                            <w:rPr>
                              <w:sz w:val="22"/>
                              <w:szCs w:val="22"/>
                            </w:rPr>
                            <w:instrText xml:space="preserve"> CITATION Max20 \l 1033 </w:instrText>
                          </w:r>
                          <w:r w:rsidRPr="004A4E51">
                            <w:rPr>
                              <w:sz w:val="22"/>
                              <w:szCs w:val="22"/>
                            </w:rPr>
                            <w:fldChar w:fldCharType="separate"/>
                          </w:r>
                          <w:r w:rsidRPr="00D33BFA">
                            <w:rPr>
                              <w:noProof/>
                              <w:sz w:val="22"/>
                              <w:szCs w:val="22"/>
                            </w:rPr>
                            <w:t>(Max Heyl D. B.-K., 2020)</w:t>
                          </w:r>
                          <w:r w:rsidRPr="004A4E51">
                            <w:rPr>
                              <w:sz w:val="22"/>
                              <w:szCs w:val="22"/>
                            </w:rPr>
                            <w:fldChar w:fldCharType="end"/>
                          </w:r>
                        </w:sdtContent>
                      </w:sdt>
                      <w:r w:rsidRPr="004A4E51">
                        <w:rPr>
                          <w:sz w:val="22"/>
                          <w:szCs w:val="22"/>
                        </w:rPr>
                        <w:t>.</w:t>
                      </w:r>
                    </w:p>
                  </w:txbxContent>
                </v:textbox>
                <w10:wrap type="square" anchorx="margin"/>
              </v:shape>
            </w:pict>
          </mc:Fallback>
        </mc:AlternateContent>
      </w:r>
      <w:r w:rsidR="00906158">
        <w:t xml:space="preserve">Beside the mechanical method, </w:t>
      </w:r>
      <w:r w:rsidR="00E6537B">
        <w:t xml:space="preserve">a thermally activated metal-mediated exfoliation method is available. </w:t>
      </w:r>
      <w:r w:rsidR="00165E4F">
        <w:t>The fundamental concept behind this exfoliation technique lies in the cleaving a parent MoS</w:t>
      </w:r>
      <w:r w:rsidR="00165E4F">
        <w:rPr>
          <w:vertAlign w:val="subscript"/>
        </w:rPr>
        <w:t>2</w:t>
      </w:r>
      <w:r w:rsidR="00165E4F">
        <w:t xml:space="preserve"> crystal onto a metal surface by overcoming van der Waals interlayer forces, such that the bottom layer will remain on the surface through MoS</w:t>
      </w:r>
      <w:r w:rsidR="00165E4F">
        <w:rPr>
          <w:vertAlign w:val="subscript"/>
        </w:rPr>
        <w:t>2</w:t>
      </w:r>
      <w:r w:rsidR="00165E4F">
        <w:t>-metal interaction. Gold (Au) has proven to be highly effective in exfoliating layered materials including TMDCs by gold affinity towards chalcogen-based compounds</w:t>
      </w:r>
      <w:sdt>
        <w:sdtPr>
          <w:id w:val="1886289211"/>
          <w:citation/>
        </w:sdtPr>
        <w:sdtContent>
          <w:r w:rsidR="00F02D2F">
            <w:fldChar w:fldCharType="begin"/>
          </w:r>
          <w:r w:rsidR="00F02D2F">
            <w:rPr>
              <w:lang w:val="en-US"/>
            </w:rPr>
            <w:instrText xml:space="preserve"> CITATION Max22 \l 1033 </w:instrText>
          </w:r>
          <w:r w:rsidR="00F02D2F">
            <w:fldChar w:fldCharType="separate"/>
          </w:r>
          <w:r w:rsidR="00D33BFA">
            <w:rPr>
              <w:noProof/>
              <w:lang w:val="en-US"/>
            </w:rPr>
            <w:t xml:space="preserve"> (Max Heyl E. J.-K., 2022)</w:t>
          </w:r>
          <w:r w:rsidR="00F02D2F">
            <w:fldChar w:fldCharType="end"/>
          </w:r>
        </w:sdtContent>
      </w:sdt>
      <w:r w:rsidR="00F02D2F">
        <w:t>.</w:t>
      </w:r>
      <w:r w:rsidR="00060B49">
        <w:t xml:space="preserve"> The illustrated process of thermally activated metal-mediated process is depicted in </w:t>
      </w:r>
      <w:commentRangeStart w:id="146"/>
      <w:r w:rsidR="00B95673">
        <w:t>Fig.2.10</w:t>
      </w:r>
      <w:commentRangeEnd w:id="146"/>
      <w:r w:rsidR="00486F6C">
        <w:rPr>
          <w:rStyle w:val="CommentReference"/>
        </w:rPr>
        <w:commentReference w:id="146"/>
      </w:r>
      <w:r w:rsidR="00060B49">
        <w:t>, utilizing MoS</w:t>
      </w:r>
      <w:r w:rsidR="00060B49">
        <w:rPr>
          <w:vertAlign w:val="subscript"/>
        </w:rPr>
        <w:t>2</w:t>
      </w:r>
      <w:r w:rsidR="00060B49">
        <w:t xml:space="preserve"> as the test material. The exfoliation initiates by exposing MoS</w:t>
      </w:r>
      <w:r w:rsidR="00060B49">
        <w:rPr>
          <w:vertAlign w:val="subscript"/>
        </w:rPr>
        <w:t>2</w:t>
      </w:r>
      <w:r w:rsidR="00060B49">
        <w:t xml:space="preserve"> and Au surfaces, bringing them together on a hotplate. The process concludes by peeling off the MoS</w:t>
      </w:r>
      <w:r w:rsidR="00060B49">
        <w:rPr>
          <w:vertAlign w:val="subscript"/>
        </w:rPr>
        <w:t>2</w:t>
      </w:r>
      <w:r w:rsidR="00060B49">
        <w:t xml:space="preserve"> parent crystal, resulting in large-area MoS</w:t>
      </w:r>
      <w:r w:rsidR="00060B49">
        <w:rPr>
          <w:vertAlign w:val="subscript"/>
        </w:rPr>
        <w:t>2</w:t>
      </w:r>
      <w:r w:rsidR="00060B49">
        <w:t xml:space="preserve"> layers exfoliated onto gold. The annealing step is normally conducted at 200 </w:t>
      </w:r>
      <w:r w:rsidR="00060B49">
        <w:rPr>
          <w:rFonts w:cs="Times New Roman"/>
        </w:rPr>
        <w:t>℃</w:t>
      </w:r>
      <w:r w:rsidR="00060B49">
        <w:t xml:space="preserve">, while performing output of worse quality at lower temperatures </w:t>
      </w:r>
      <w:sdt>
        <w:sdtPr>
          <w:id w:val="1619265480"/>
          <w:citation/>
        </w:sdtPr>
        <w:sdtContent>
          <w:r w:rsidR="00060B49">
            <w:fldChar w:fldCharType="begin"/>
          </w:r>
          <w:r w:rsidR="00060B49">
            <w:rPr>
              <w:lang w:val="en-US"/>
            </w:rPr>
            <w:instrText xml:space="preserve"> CITATION Max20 \l 1033 </w:instrText>
          </w:r>
          <w:r w:rsidR="00060B49">
            <w:fldChar w:fldCharType="separate"/>
          </w:r>
          <w:r w:rsidR="00D33BFA">
            <w:rPr>
              <w:noProof/>
              <w:lang w:val="en-US"/>
            </w:rPr>
            <w:t>(Max Heyl D. B.-K., 2020)</w:t>
          </w:r>
          <w:r w:rsidR="00060B49">
            <w:fldChar w:fldCharType="end"/>
          </w:r>
        </w:sdtContent>
      </w:sdt>
      <w:r w:rsidR="00060B49">
        <w:t>.</w:t>
      </w:r>
    </w:p>
    <w:p w14:paraId="2378F9BE" w14:textId="16A6B5C7" w:rsidR="00F02D2F" w:rsidRPr="00165E4F" w:rsidRDefault="00F02D2F" w:rsidP="0060438F">
      <w:pPr>
        <w:rPr>
          <w:lang w:val="en-US"/>
        </w:rPr>
      </w:pPr>
    </w:p>
    <w:p w14:paraId="0E742598" w14:textId="77777777" w:rsidR="004A4E51" w:rsidRDefault="004A4E51" w:rsidP="0060438F"/>
    <w:p w14:paraId="385F6105" w14:textId="748787DD" w:rsidR="0060438F" w:rsidRPr="00FC46A6" w:rsidRDefault="00773951" w:rsidP="0060438F">
      <w:pPr>
        <w:rPr>
          <w:lang w:val="en-US"/>
        </w:rPr>
      </w:pPr>
      <w:r>
        <w:t>Often the resulting MoS</w:t>
      </w:r>
      <w:r>
        <w:softHyphen/>
      </w:r>
      <w:r>
        <w:rPr>
          <w:vertAlign w:val="subscript"/>
        </w:rPr>
        <w:t xml:space="preserve">2 </w:t>
      </w:r>
      <w:r>
        <w:rPr>
          <w:lang w:val="en-US"/>
        </w:rPr>
        <w:t>thin film is produced in the form of flakes with the area of a few mm</w:t>
      </w:r>
      <w:r>
        <w:rPr>
          <w:vertAlign w:val="superscript"/>
          <w:lang w:val="en-US"/>
        </w:rPr>
        <w:t>2</w:t>
      </w:r>
      <w:r>
        <w:rPr>
          <w:lang w:val="en-US"/>
        </w:rPr>
        <w:t xml:space="preserve">, as it was in my experimental research. </w:t>
      </w:r>
      <w:commentRangeStart w:id="147"/>
      <w:r w:rsidR="00FC46A6">
        <w:rPr>
          <w:lang w:val="en-US"/>
        </w:rPr>
        <w:t>For example,</w:t>
      </w:r>
      <w:r>
        <w:rPr>
          <w:lang w:val="en-US"/>
        </w:rPr>
        <w:t xml:space="preserve"> I was given MoS</w:t>
      </w:r>
      <w:r>
        <w:rPr>
          <w:vertAlign w:val="subscript"/>
          <w:lang w:val="en-US"/>
        </w:rPr>
        <w:t>2</w:t>
      </w:r>
      <w:r>
        <w:rPr>
          <w:lang w:val="en-US"/>
        </w:rPr>
        <w:t>-based phototransistors with the active channel in the form of a flake with the drain and source electrodes attached to it.</w:t>
      </w:r>
      <w:r w:rsidR="00FC46A6">
        <w:rPr>
          <w:lang w:val="en-US"/>
        </w:rPr>
        <w:t xml:space="preserve"> And basically,</w:t>
      </w:r>
      <w:r>
        <w:rPr>
          <w:lang w:val="en-US"/>
        </w:rPr>
        <w:t xml:space="preserve"> </w:t>
      </w:r>
      <w:r w:rsidR="00FC46A6">
        <w:rPr>
          <w:lang w:val="en-US"/>
        </w:rPr>
        <w:t xml:space="preserve">it would not disturb the characterization of the detectors based on such flakes in laboratory conditions. </w:t>
      </w:r>
      <w:commentRangeEnd w:id="147"/>
      <w:r w:rsidR="00092EEF">
        <w:rPr>
          <w:rStyle w:val="CommentReference"/>
        </w:rPr>
        <w:commentReference w:id="147"/>
      </w:r>
      <w:r w:rsidR="00FC46A6">
        <w:rPr>
          <w:lang w:val="en-US"/>
        </w:rPr>
        <w:t xml:space="preserve">However, </w:t>
      </w:r>
      <w:r w:rsidR="00D47A02">
        <w:rPr>
          <w:lang w:val="en-US"/>
        </w:rPr>
        <w:t xml:space="preserve">because of weak attachment between the flake and a substrate, </w:t>
      </w:r>
      <w:r w:rsidR="00FC46A6">
        <w:rPr>
          <w:lang w:val="en-US"/>
        </w:rPr>
        <w:t>the mechanical exfoliation imposes a risk to lose or damage MoS</w:t>
      </w:r>
      <w:r w:rsidR="00FC46A6">
        <w:rPr>
          <w:vertAlign w:val="subscript"/>
          <w:lang w:val="en-US"/>
        </w:rPr>
        <w:t>2</w:t>
      </w:r>
      <w:r w:rsidR="00FC46A6">
        <w:rPr>
          <w:lang w:val="en-US"/>
        </w:rPr>
        <w:t xml:space="preserve"> flakes while moving the substrate or rotating it </w:t>
      </w:r>
      <w:r w:rsidR="00FC46A6">
        <w:rPr>
          <w:lang w:val="en-US"/>
        </w:rPr>
        <w:lastRenderedPageBreak/>
        <w:t>during an experiment. Therefore, it is vital to treat the samples with ME-fabricated MoS</w:t>
      </w:r>
      <w:r w:rsidR="00FC46A6">
        <w:rPr>
          <w:vertAlign w:val="subscript"/>
          <w:lang w:val="en-US"/>
        </w:rPr>
        <w:t>2</w:t>
      </w:r>
      <w:r w:rsidR="00FC46A6">
        <w:rPr>
          <w:lang w:val="en-US"/>
        </w:rPr>
        <w:t xml:space="preserve"> nanosheets with great carefulness. </w:t>
      </w:r>
    </w:p>
    <w:p w14:paraId="39150770" w14:textId="06E0E6A3" w:rsidR="000C02B6" w:rsidRDefault="00B95673" w:rsidP="000C02B6">
      <w:pPr>
        <w:ind w:firstLine="0"/>
        <w:rPr>
          <w:lang w:val="en-US"/>
        </w:rPr>
      </w:pPr>
      <w:r>
        <w:rPr>
          <w:noProof/>
        </w:rPr>
        <mc:AlternateContent>
          <mc:Choice Requires="wps">
            <w:drawing>
              <wp:anchor distT="0" distB="0" distL="114300" distR="114300" simplePos="0" relativeHeight="251682816" behindDoc="0" locked="0" layoutInCell="1" allowOverlap="1" wp14:anchorId="4439F41F" wp14:editId="7CFCB761">
                <wp:simplePos x="0" y="0"/>
                <wp:positionH relativeFrom="margin">
                  <wp:align>center</wp:align>
                </wp:positionH>
                <wp:positionV relativeFrom="paragraph">
                  <wp:posOffset>2465474</wp:posOffset>
                </wp:positionV>
                <wp:extent cx="5127625" cy="635"/>
                <wp:effectExtent l="0" t="0" r="0" b="0"/>
                <wp:wrapTopAndBottom/>
                <wp:docPr id="766495556" name="Text Box 1"/>
                <wp:cNvGraphicFramePr/>
                <a:graphic xmlns:a="http://schemas.openxmlformats.org/drawingml/2006/main">
                  <a:graphicData uri="http://schemas.microsoft.com/office/word/2010/wordprocessingShape">
                    <wps:wsp>
                      <wps:cNvSpPr txBox="1"/>
                      <wps:spPr>
                        <a:xfrm>
                          <a:off x="0" y="0"/>
                          <a:ext cx="5127625" cy="635"/>
                        </a:xfrm>
                        <a:prstGeom prst="rect">
                          <a:avLst/>
                        </a:prstGeom>
                        <a:solidFill>
                          <a:prstClr val="white"/>
                        </a:solidFill>
                        <a:ln>
                          <a:noFill/>
                        </a:ln>
                      </wps:spPr>
                      <wps:txbx>
                        <w:txbxContent>
                          <w:p w14:paraId="69569427" w14:textId="017F8DE0" w:rsidR="00EB7833" w:rsidRPr="004A4E51" w:rsidRDefault="00EB7833" w:rsidP="000C02B6">
                            <w:pPr>
                              <w:pStyle w:val="Caption"/>
                              <w:rPr>
                                <w:rFonts w:eastAsiaTheme="minorHAnsi"/>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5</w:t>
                            </w:r>
                            <w:r w:rsidRPr="004A4E51">
                              <w:rPr>
                                <w:sz w:val="22"/>
                                <w:szCs w:val="22"/>
                              </w:rPr>
                              <w:t xml:space="preserve"> Schematic representation of the fabrication of MoS2 thin films by mechanical exfoliation (with the use of a scotch tape) </w:t>
                            </w:r>
                            <w:sdt>
                              <w:sdtPr>
                                <w:rPr>
                                  <w:sz w:val="22"/>
                                  <w:szCs w:val="22"/>
                                </w:rPr>
                                <w:id w:val="-984624645"/>
                                <w:citation/>
                              </w:sdtPr>
                              <w:sdtContent>
                                <w:r w:rsidRPr="004A4E51">
                                  <w:rPr>
                                    <w:sz w:val="22"/>
                                    <w:szCs w:val="22"/>
                                  </w:rPr>
                                  <w:fldChar w:fldCharType="begin"/>
                                </w:r>
                                <w:r w:rsidRPr="004A4E51">
                                  <w:rPr>
                                    <w:sz w:val="22"/>
                                    <w:szCs w:val="22"/>
                                  </w:rPr>
                                  <w:instrText xml:space="preserve"> CITATION Wen19 \l 1033 </w:instrText>
                                </w:r>
                                <w:r w:rsidRPr="004A4E51">
                                  <w:rPr>
                                    <w:sz w:val="22"/>
                                    <w:szCs w:val="22"/>
                                  </w:rPr>
                                  <w:fldChar w:fldCharType="separate"/>
                                </w:r>
                                <w:r w:rsidRPr="00D33BFA">
                                  <w:rPr>
                                    <w:noProof/>
                                    <w:sz w:val="22"/>
                                    <w:szCs w:val="22"/>
                                  </w:rPr>
                                  <w:t>(Wenli Li, 2019)</w:t>
                                </w:r>
                                <w:r w:rsidRPr="004A4E51">
                                  <w:rPr>
                                    <w:sz w:val="22"/>
                                    <w:szCs w:val="22"/>
                                  </w:rPr>
                                  <w:fldChar w:fldCharType="end"/>
                                </w:r>
                              </w:sdtContent>
                            </w:sdt>
                            <w:r w:rsidRPr="004A4E51">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9F41F" id="_x0000_s1033" type="#_x0000_t202" style="position:absolute;left:0;text-align:left;margin-left:0;margin-top:194.15pt;width:403.7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drGgIAAD8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md7Np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" stroked="f">
                <v:textbox style="mso-fit-shape-to-text:t" inset="0,0,0,0">
                  <w:txbxContent>
                    <w:p w14:paraId="69569427" w14:textId="017F8DE0" w:rsidR="00EB7833" w:rsidRPr="004A4E51" w:rsidRDefault="00EB7833" w:rsidP="000C02B6">
                      <w:pPr>
                        <w:pStyle w:val="Caption"/>
                        <w:rPr>
                          <w:rFonts w:eastAsiaTheme="minorHAnsi"/>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5</w:t>
                      </w:r>
                      <w:r w:rsidRPr="004A4E51">
                        <w:rPr>
                          <w:sz w:val="22"/>
                          <w:szCs w:val="22"/>
                        </w:rPr>
                        <w:t xml:space="preserve"> Schematic representation of the fabrication of MoS2 thin films by mechanical exfoliation (with the use of a scotch tape) </w:t>
                      </w:r>
                      <w:sdt>
                        <w:sdtPr>
                          <w:rPr>
                            <w:sz w:val="22"/>
                            <w:szCs w:val="22"/>
                          </w:rPr>
                          <w:id w:val="-984624645"/>
                          <w:citation/>
                        </w:sdtPr>
                        <w:sdtContent>
                          <w:r w:rsidRPr="004A4E51">
                            <w:rPr>
                              <w:sz w:val="22"/>
                              <w:szCs w:val="22"/>
                            </w:rPr>
                            <w:fldChar w:fldCharType="begin"/>
                          </w:r>
                          <w:r w:rsidRPr="004A4E51">
                            <w:rPr>
                              <w:sz w:val="22"/>
                              <w:szCs w:val="22"/>
                            </w:rPr>
                            <w:instrText xml:space="preserve"> CITATION Wen19 \l 1033 </w:instrText>
                          </w:r>
                          <w:r w:rsidRPr="004A4E51">
                            <w:rPr>
                              <w:sz w:val="22"/>
                              <w:szCs w:val="22"/>
                            </w:rPr>
                            <w:fldChar w:fldCharType="separate"/>
                          </w:r>
                          <w:r w:rsidRPr="00D33BFA">
                            <w:rPr>
                              <w:noProof/>
                              <w:sz w:val="22"/>
                              <w:szCs w:val="22"/>
                            </w:rPr>
                            <w:t>(Wenli Li, 2019)</w:t>
                          </w:r>
                          <w:r w:rsidRPr="004A4E51">
                            <w:rPr>
                              <w:sz w:val="22"/>
                              <w:szCs w:val="22"/>
                            </w:rPr>
                            <w:fldChar w:fldCharType="end"/>
                          </w:r>
                        </w:sdtContent>
                      </w:sdt>
                      <w:r w:rsidRPr="004A4E51">
                        <w:rPr>
                          <w:sz w:val="22"/>
                          <w:szCs w:val="22"/>
                        </w:rPr>
                        <w:t>.</w:t>
                      </w:r>
                    </w:p>
                  </w:txbxContent>
                </v:textbox>
                <w10:wrap type="topAndBottom" anchorx="margin"/>
              </v:shape>
            </w:pict>
          </mc:Fallback>
        </mc:AlternateContent>
      </w:r>
      <w:r w:rsidR="00FC46A6">
        <w:rPr>
          <w:noProof/>
          <w:lang w:val="en-US"/>
        </w:rPr>
        <w:drawing>
          <wp:anchor distT="0" distB="0" distL="114300" distR="114300" simplePos="0" relativeHeight="251680768" behindDoc="0" locked="0" layoutInCell="1" allowOverlap="1" wp14:anchorId="65080402" wp14:editId="353931F3">
            <wp:simplePos x="0" y="0"/>
            <wp:positionH relativeFrom="margin">
              <wp:align>center</wp:align>
            </wp:positionH>
            <wp:positionV relativeFrom="paragraph">
              <wp:posOffset>404</wp:posOffset>
            </wp:positionV>
            <wp:extent cx="5127625" cy="2153920"/>
            <wp:effectExtent l="0" t="0" r="0" b="0"/>
            <wp:wrapTopAndBottom/>
            <wp:docPr id="5507314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7625"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F560D" w14:textId="71EF5D73" w:rsidR="00FC46A6" w:rsidRDefault="00FC46A6" w:rsidP="0060438F">
      <w:pPr>
        <w:rPr>
          <w:lang w:val="en-US"/>
        </w:rPr>
      </w:pPr>
    </w:p>
    <w:p w14:paraId="6BDAD68C" w14:textId="288982D7" w:rsidR="00B95673" w:rsidRPr="00B95673" w:rsidRDefault="00B95673" w:rsidP="00B95673">
      <w:pPr>
        <w:pStyle w:val="ListParagraph"/>
        <w:numPr>
          <w:ilvl w:val="0"/>
          <w:numId w:val="27"/>
        </w:numPr>
        <w:rPr>
          <w:lang w:val="en-US"/>
        </w:rPr>
      </w:pPr>
      <w:r>
        <w:rPr>
          <w:b/>
          <w:bCs/>
          <w:lang w:val="en-US"/>
        </w:rPr>
        <w:t xml:space="preserve">Chemical </w:t>
      </w:r>
      <w:proofErr w:type="spellStart"/>
      <w:r>
        <w:rPr>
          <w:b/>
          <w:bCs/>
          <w:lang w:val="en-US"/>
        </w:rPr>
        <w:t>Vapour</w:t>
      </w:r>
      <w:proofErr w:type="spellEnd"/>
      <w:r>
        <w:rPr>
          <w:b/>
          <w:bCs/>
          <w:lang w:val="en-US"/>
        </w:rPr>
        <w:t xml:space="preserve"> Deposition (CVD) method</w:t>
      </w:r>
    </w:p>
    <w:p w14:paraId="2769BB9E" w14:textId="2648C32C" w:rsidR="000C02B6" w:rsidRDefault="009B07C4" w:rsidP="0060438F">
      <w:pPr>
        <w:rPr>
          <w:lang w:val="en-US"/>
        </w:rPr>
      </w:pPr>
      <w:del w:id="148" w:author="Ilaria Fratelli" w:date="2024-02-20T12:26:00Z">
        <w:r w:rsidDel="00EB7833">
          <w:rPr>
            <w:lang w:val="en-US"/>
          </w:rPr>
          <w:delText>As we see, a</w:delText>
        </w:r>
      </w:del>
      <w:ins w:id="149" w:author="Ilaria Fratelli" w:date="2024-02-20T12:26:00Z">
        <w:r w:rsidR="00EB7833">
          <w:rPr>
            <w:lang w:val="en-US"/>
          </w:rPr>
          <w:t>A</w:t>
        </w:r>
      </w:ins>
      <w:r>
        <w:rPr>
          <w:lang w:val="en-US"/>
        </w:rPr>
        <w:t>lthough mechanical exfoliation represents quite reliable and easy-to-perform method of TMDC thin film deposition, it loses all its potential when it comes to mass production and real-world applications. In this</w:t>
      </w:r>
      <w:del w:id="150" w:author="Ilaria Fratelli" w:date="2024-02-20T12:26:00Z">
        <w:r w:rsidDel="00486F6C">
          <w:rPr>
            <w:lang w:val="en-US"/>
          </w:rPr>
          <w:delText>,</w:delText>
        </w:r>
      </w:del>
      <w:r>
        <w:rPr>
          <w:lang w:val="en-US"/>
        </w:rPr>
        <w:t xml:space="preserve"> case, an alternative deposition technique should be used to output large-scale TMDCs nanoshee</w:t>
      </w:r>
      <w:r w:rsidR="00F1291F">
        <w:rPr>
          <w:lang w:val="en-US"/>
        </w:rPr>
        <w:t xml:space="preserve">ts. Chemical </w:t>
      </w:r>
      <w:proofErr w:type="spellStart"/>
      <w:r w:rsidR="00F1291F">
        <w:rPr>
          <w:lang w:val="en-US"/>
        </w:rPr>
        <w:t>vapour</w:t>
      </w:r>
      <w:proofErr w:type="spellEnd"/>
      <w:r w:rsidR="00F1291F">
        <w:rPr>
          <w:lang w:val="en-US"/>
        </w:rPr>
        <w:t xml:space="preserve"> deposition (CVD) stands out as a good candidate for this purpose, as it has been widely adopted for the mass production of devices based on III-V and III-N materials. Despite its apparent simplicity, this technique continues to be one of the most extensively utilized methods for synthesizing </w:t>
      </w:r>
      <w:r w:rsidR="00DE783C">
        <w:rPr>
          <w:lang w:val="en-US"/>
        </w:rPr>
        <w:t>thin films of TMDCs and in particularly, of MoS</w:t>
      </w:r>
      <w:r w:rsidR="00DE783C">
        <w:rPr>
          <w:vertAlign w:val="subscript"/>
          <w:lang w:val="en-US"/>
        </w:rPr>
        <w:t>2</w:t>
      </w:r>
      <w:r w:rsidR="00DE783C">
        <w:rPr>
          <w:lang w:val="en-US"/>
        </w:rPr>
        <w:t>.</w:t>
      </w:r>
      <w:r w:rsidR="00F1291F">
        <w:rPr>
          <w:lang w:val="en-US"/>
        </w:rPr>
        <w:t xml:space="preserve"> Numerous positive reviews on the applying of the CVD method relatively to MoS</w:t>
      </w:r>
      <w:r w:rsidR="00F1291F">
        <w:rPr>
          <w:vertAlign w:val="subscript"/>
          <w:lang w:val="en-US"/>
        </w:rPr>
        <w:t>2</w:t>
      </w:r>
      <w:r w:rsidR="00F1291F">
        <w:rPr>
          <w:lang w:val="en-US"/>
        </w:rPr>
        <w:t xml:space="preserve"> have already been published, which promotes the further research on this fabrication technique </w:t>
      </w:r>
      <w:sdt>
        <w:sdtPr>
          <w:rPr>
            <w:lang w:val="en-US"/>
          </w:rPr>
          <w:id w:val="1225325864"/>
          <w:citation/>
        </w:sdtPr>
        <w:sdtContent>
          <w:r w:rsidR="00F1291F">
            <w:rPr>
              <w:lang w:val="en-US"/>
            </w:rPr>
            <w:fldChar w:fldCharType="begin"/>
          </w:r>
          <w:r w:rsidR="00F1291F">
            <w:rPr>
              <w:lang w:val="en-US"/>
            </w:rPr>
            <w:instrText xml:space="preserve"> CITATION Luc21 \l 1033 </w:instrText>
          </w:r>
          <w:r w:rsidR="00F1291F">
            <w:rPr>
              <w:lang w:val="en-US"/>
            </w:rPr>
            <w:fldChar w:fldCharType="separate"/>
          </w:r>
          <w:r w:rsidR="00D33BFA">
            <w:rPr>
              <w:noProof/>
              <w:lang w:val="en-US"/>
            </w:rPr>
            <w:t>(Luca Seravalli, 2021)</w:t>
          </w:r>
          <w:r w:rsidR="00F1291F">
            <w:rPr>
              <w:lang w:val="en-US"/>
            </w:rPr>
            <w:fldChar w:fldCharType="end"/>
          </w:r>
        </w:sdtContent>
      </w:sdt>
      <w:r w:rsidR="00F1291F">
        <w:rPr>
          <w:lang w:val="en-US"/>
        </w:rPr>
        <w:t>.</w:t>
      </w:r>
    </w:p>
    <w:p w14:paraId="648ED398" w14:textId="1E6EE81F" w:rsidR="000C02B6" w:rsidRPr="00910049" w:rsidRDefault="005A638A" w:rsidP="00910049">
      <w:pPr>
        <w:keepNext/>
        <w:ind w:firstLine="708"/>
      </w:pPr>
      <w:r>
        <w:rPr>
          <w:lang w:val="en-US"/>
        </w:rPr>
        <w:t>The working principle of CVD is depicted on</w:t>
      </w:r>
      <w:r w:rsidR="00910049">
        <w:rPr>
          <w:lang w:val="en-US"/>
        </w:rPr>
        <w:t xml:space="preserve"> Fig. </w:t>
      </w:r>
      <w:commentRangeStart w:id="151"/>
      <w:r w:rsidR="00910049">
        <w:rPr>
          <w:lang w:val="en-US"/>
        </w:rPr>
        <w:t>2.11</w:t>
      </w:r>
      <w:commentRangeEnd w:id="151"/>
      <w:r w:rsidR="00486F6C">
        <w:rPr>
          <w:rStyle w:val="CommentReference"/>
        </w:rPr>
        <w:commentReference w:id="151"/>
      </w:r>
      <w:r w:rsidR="00910049">
        <w:rPr>
          <w:lang w:val="en-US"/>
        </w:rPr>
        <w:t>.</w:t>
      </w:r>
      <w:r w:rsidR="00386FFD">
        <w:rPr>
          <w:lang w:val="en-US"/>
        </w:rPr>
        <w:t xml:space="preserve"> Precursors, consisting of either only S or both S and Mo, are delivered in gaseous form to a substrate, which is maintained at high temperature.</w:t>
      </w:r>
      <w:r w:rsidR="00910049">
        <w:rPr>
          <w:lang w:val="en-US"/>
        </w:rPr>
        <w:t xml:space="preserve"> </w:t>
      </w:r>
      <w:r w:rsidR="00386FFD">
        <w:rPr>
          <w:lang w:val="en-US"/>
        </w:rPr>
        <w:t>At this temperature, the necessary chemical mechanisms for MoS</w:t>
      </w:r>
      <w:r w:rsidR="00386FFD">
        <w:rPr>
          <w:vertAlign w:val="subscript"/>
          <w:lang w:val="en-US"/>
        </w:rPr>
        <w:t>2</w:t>
      </w:r>
      <w:r w:rsidR="00386FFD">
        <w:rPr>
          <w:lang w:val="en-US"/>
        </w:rPr>
        <w:t xml:space="preserve"> deposition onto the substrate take</w:t>
      </w:r>
      <w:r w:rsidR="007B4655">
        <w:rPr>
          <w:lang w:val="en-US"/>
        </w:rPr>
        <w:t xml:space="preserve">s </w:t>
      </w:r>
      <w:r w:rsidR="00386FFD">
        <w:rPr>
          <w:lang w:val="en-US"/>
        </w:rPr>
        <w:t xml:space="preserve">place. While the substrate is </w:t>
      </w:r>
      <w:r w:rsidR="0078042A">
        <w:rPr>
          <w:lang w:val="en-US"/>
        </w:rPr>
        <w:t>typically</w:t>
      </w:r>
      <w:r w:rsidR="00386FFD">
        <w:rPr>
          <w:lang w:val="en-US"/>
        </w:rPr>
        <w:t xml:space="preserve"> held in horizontal position in most reports, it </w:t>
      </w:r>
      <w:r w:rsidR="0078042A">
        <w:rPr>
          <w:lang w:val="en-US"/>
        </w:rPr>
        <w:t xml:space="preserve">usually </w:t>
      </w:r>
      <w:r w:rsidR="00386FFD">
        <w:rPr>
          <w:lang w:val="en-US"/>
        </w:rPr>
        <w:t xml:space="preserve">suffers from </w:t>
      </w:r>
      <w:r w:rsidR="0078042A">
        <w:rPr>
          <w:lang w:val="en-US"/>
        </w:rPr>
        <w:t>the film thickness gradient along the direction of the flow, leading to non-uniform deposition and challenges in determining the growth parameters of the film. To overcome this issue, the development of vertical CVD reactors takes place, since this configuration allows for easier</w:t>
      </w:r>
      <w:r w:rsidR="00F35069">
        <w:rPr>
          <w:lang w:val="en-US"/>
        </w:rPr>
        <w:t xml:space="preserve"> </w:t>
      </w:r>
      <w:r w:rsidR="0078042A">
        <w:rPr>
          <w:lang w:val="en-US"/>
        </w:rPr>
        <w:lastRenderedPageBreak/>
        <w:t xml:space="preserve">control and homogeneity of temperature and precursor throughout the substrate surface </w:t>
      </w:r>
      <w:sdt>
        <w:sdtPr>
          <w:rPr>
            <w:lang w:val="en-US"/>
          </w:rPr>
          <w:id w:val="677541462"/>
          <w:citation/>
        </w:sdtPr>
        <w:sdtContent>
          <w:r w:rsidR="0078042A">
            <w:rPr>
              <w:lang w:val="en-US"/>
            </w:rPr>
            <w:fldChar w:fldCharType="begin"/>
          </w:r>
          <w:r w:rsidR="0078042A">
            <w:rPr>
              <w:lang w:val="en-US"/>
            </w:rPr>
            <w:instrText xml:space="preserve"> CITATION Luc21 \l 1033 </w:instrText>
          </w:r>
          <w:r w:rsidR="0078042A">
            <w:rPr>
              <w:lang w:val="en-US"/>
            </w:rPr>
            <w:fldChar w:fldCharType="separate"/>
          </w:r>
          <w:r w:rsidR="00D33BFA">
            <w:rPr>
              <w:noProof/>
              <w:lang w:val="en-US"/>
            </w:rPr>
            <w:t>(Luca Seravalli, 2021)</w:t>
          </w:r>
          <w:r w:rsidR="0078042A">
            <w:rPr>
              <w:lang w:val="en-US"/>
            </w:rPr>
            <w:fldChar w:fldCharType="end"/>
          </w:r>
        </w:sdtContent>
      </w:sdt>
      <w:r w:rsidR="0078042A">
        <w:rPr>
          <w:lang w:val="en-US"/>
        </w:rPr>
        <w:t>.</w:t>
      </w:r>
    </w:p>
    <w:p w14:paraId="3BB5B4E3" w14:textId="330FA707" w:rsidR="007B4655" w:rsidRDefault="007B4655" w:rsidP="00486F6C">
      <w:pPr>
        <w:keepNext/>
      </w:pPr>
      <w:r>
        <w:rPr>
          <w:noProof/>
          <w:lang w:val="en-US"/>
        </w:rPr>
        <w:drawing>
          <wp:inline distT="0" distB="0" distL="0" distR="0" wp14:anchorId="5B12A1C1" wp14:editId="56AAB897">
            <wp:extent cx="5617529" cy="4952249"/>
            <wp:effectExtent l="0" t="0" r="2540" b="1270"/>
            <wp:docPr id="16513537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3363" cy="4975023"/>
                    </a:xfrm>
                    <a:prstGeom prst="rect">
                      <a:avLst/>
                    </a:prstGeom>
                    <a:noFill/>
                    <a:ln>
                      <a:noFill/>
                    </a:ln>
                  </pic:spPr>
                </pic:pic>
              </a:graphicData>
            </a:graphic>
          </wp:inline>
        </w:drawing>
      </w:r>
    </w:p>
    <w:p w14:paraId="7DEB8C24" w14:textId="686DE859" w:rsidR="007B4655" w:rsidRPr="004A4E51" w:rsidRDefault="007B4655" w:rsidP="007B4655">
      <w:pPr>
        <w:pStyle w:val="Caption"/>
        <w:rPr>
          <w:sz w:val="22"/>
          <w:szCs w:val="22"/>
        </w:rPr>
      </w:pPr>
      <w:r w:rsidRPr="004A4E51">
        <w:rPr>
          <w:sz w:val="22"/>
          <w:szCs w:val="22"/>
        </w:rPr>
        <w:t xml:space="preserve">Figure </w:t>
      </w:r>
      <w:r w:rsidR="00305105" w:rsidRPr="004A4E51">
        <w:rPr>
          <w:sz w:val="22"/>
          <w:szCs w:val="22"/>
        </w:rPr>
        <w:fldChar w:fldCharType="begin"/>
      </w:r>
      <w:r w:rsidR="00305105" w:rsidRPr="004A4E51">
        <w:rPr>
          <w:sz w:val="22"/>
          <w:szCs w:val="22"/>
        </w:rPr>
        <w:instrText xml:space="preserve"> STYLEREF 1 \s </w:instrText>
      </w:r>
      <w:r w:rsidR="00305105" w:rsidRPr="004A4E51">
        <w:rPr>
          <w:sz w:val="22"/>
          <w:szCs w:val="22"/>
        </w:rPr>
        <w:fldChar w:fldCharType="separate"/>
      </w:r>
      <w:r w:rsidR="00305105" w:rsidRPr="004A4E51">
        <w:rPr>
          <w:noProof/>
          <w:sz w:val="22"/>
          <w:szCs w:val="22"/>
        </w:rPr>
        <w:t>2</w:t>
      </w:r>
      <w:r w:rsidR="00305105" w:rsidRPr="004A4E51">
        <w:rPr>
          <w:sz w:val="22"/>
          <w:szCs w:val="22"/>
        </w:rPr>
        <w:fldChar w:fldCharType="end"/>
      </w:r>
      <w:r w:rsidR="00305105" w:rsidRPr="004A4E51">
        <w:rPr>
          <w:sz w:val="22"/>
          <w:szCs w:val="22"/>
        </w:rPr>
        <w:t>.</w:t>
      </w:r>
      <w:r w:rsidR="004A4E51" w:rsidRPr="004A4E51">
        <w:rPr>
          <w:sz w:val="22"/>
          <w:szCs w:val="22"/>
        </w:rPr>
        <w:t>1</w:t>
      </w:r>
      <w:r w:rsidR="00353EA4">
        <w:rPr>
          <w:sz w:val="22"/>
          <w:szCs w:val="22"/>
        </w:rPr>
        <w:t>6</w:t>
      </w:r>
      <w:r w:rsidRPr="004A4E51">
        <w:rPr>
          <w:sz w:val="22"/>
          <w:szCs w:val="22"/>
        </w:rPr>
        <w:t xml:space="preserve"> Schematic representation of the CVD tube in different configurations for MoS</w:t>
      </w:r>
      <w:r w:rsidRPr="004A4E51">
        <w:rPr>
          <w:sz w:val="22"/>
          <w:szCs w:val="22"/>
          <w:vertAlign w:val="subscript"/>
        </w:rPr>
        <w:t>2</w:t>
      </w:r>
      <w:r w:rsidRPr="004A4E51">
        <w:rPr>
          <w:sz w:val="22"/>
          <w:szCs w:val="22"/>
        </w:rPr>
        <w:t xml:space="preserve"> thin film growth: (</w:t>
      </w:r>
      <w:r w:rsidRPr="004A4E51">
        <w:rPr>
          <w:b/>
          <w:bCs/>
          <w:sz w:val="22"/>
          <w:szCs w:val="22"/>
        </w:rPr>
        <w:t>a</w:t>
      </w:r>
      <w:r w:rsidRPr="004A4E51">
        <w:rPr>
          <w:sz w:val="22"/>
          <w:szCs w:val="22"/>
        </w:rPr>
        <w:t>) with solid precursors separated from each other; (</w:t>
      </w:r>
      <w:r w:rsidRPr="004A4E51">
        <w:rPr>
          <w:b/>
          <w:bCs/>
          <w:sz w:val="22"/>
          <w:szCs w:val="22"/>
        </w:rPr>
        <w:t>b</w:t>
      </w:r>
      <w:r w:rsidRPr="004A4E51">
        <w:rPr>
          <w:sz w:val="22"/>
          <w:szCs w:val="22"/>
        </w:rPr>
        <w:t>) with solid Mo precursor deposited on the substrate in advance; (</w:t>
      </w:r>
      <w:r w:rsidRPr="004A4E51">
        <w:rPr>
          <w:b/>
          <w:bCs/>
          <w:sz w:val="22"/>
          <w:szCs w:val="22"/>
        </w:rPr>
        <w:t>c</w:t>
      </w:r>
      <w:r w:rsidRPr="004A4E51">
        <w:rPr>
          <w:sz w:val="22"/>
          <w:szCs w:val="22"/>
        </w:rPr>
        <w:t>) with liquid Mo precursor deposited on the substrate; (</w:t>
      </w:r>
      <w:r w:rsidRPr="004A4E51">
        <w:rPr>
          <w:b/>
          <w:bCs/>
          <w:sz w:val="22"/>
          <w:szCs w:val="22"/>
        </w:rPr>
        <w:t>d</w:t>
      </w:r>
      <w:r w:rsidRPr="004A4E51">
        <w:rPr>
          <w:sz w:val="22"/>
          <w:szCs w:val="22"/>
        </w:rPr>
        <w:t>) with solid precursors and drop-casted promoters (either on the growth substrate or on a different substrate); (</w:t>
      </w:r>
      <w:r w:rsidRPr="004A4E51">
        <w:rPr>
          <w:b/>
          <w:bCs/>
          <w:sz w:val="22"/>
          <w:szCs w:val="22"/>
        </w:rPr>
        <w:t>e</w:t>
      </w:r>
      <w:r w:rsidRPr="004A4E51">
        <w:rPr>
          <w:sz w:val="22"/>
          <w:szCs w:val="22"/>
        </w:rPr>
        <w:t xml:space="preserve">) with gaseous precursors </w:t>
      </w:r>
      <w:sdt>
        <w:sdtPr>
          <w:rPr>
            <w:sz w:val="22"/>
            <w:szCs w:val="22"/>
          </w:rPr>
          <w:id w:val="-2075115682"/>
          <w:citation/>
        </w:sdtPr>
        <w:sdtContent>
          <w:r w:rsidRPr="004A4E51">
            <w:rPr>
              <w:sz w:val="22"/>
              <w:szCs w:val="22"/>
            </w:rPr>
            <w:fldChar w:fldCharType="begin"/>
          </w:r>
          <w:r w:rsidRPr="004A4E51">
            <w:rPr>
              <w:sz w:val="22"/>
              <w:szCs w:val="22"/>
            </w:rPr>
            <w:instrText xml:space="preserve"> CITATION Luc21 \l 1033 </w:instrText>
          </w:r>
          <w:r w:rsidRPr="004A4E51">
            <w:rPr>
              <w:sz w:val="22"/>
              <w:szCs w:val="22"/>
            </w:rPr>
            <w:fldChar w:fldCharType="separate"/>
          </w:r>
          <w:r w:rsidR="00D33BFA" w:rsidRPr="00D33BFA">
            <w:rPr>
              <w:noProof/>
              <w:sz w:val="22"/>
              <w:szCs w:val="22"/>
            </w:rPr>
            <w:t>(Luca Seravalli, 2021)</w:t>
          </w:r>
          <w:r w:rsidRPr="004A4E51">
            <w:rPr>
              <w:sz w:val="22"/>
              <w:szCs w:val="22"/>
            </w:rPr>
            <w:fldChar w:fldCharType="end"/>
          </w:r>
        </w:sdtContent>
      </w:sdt>
      <w:r w:rsidRPr="004A4E51">
        <w:rPr>
          <w:sz w:val="22"/>
          <w:szCs w:val="22"/>
        </w:rPr>
        <w:t>.</w:t>
      </w:r>
    </w:p>
    <w:p w14:paraId="7B1B05B2" w14:textId="77777777" w:rsidR="007B4655" w:rsidRDefault="007B4655" w:rsidP="007B4655">
      <w:pPr>
        <w:rPr>
          <w:lang w:val="en-US"/>
        </w:rPr>
      </w:pPr>
    </w:p>
    <w:p w14:paraId="4BFF6FCD" w14:textId="77777777" w:rsidR="00F35069" w:rsidRDefault="00F35069" w:rsidP="00F35069">
      <w:pPr>
        <w:rPr>
          <w:lang w:val="en-US"/>
        </w:rPr>
      </w:pPr>
      <w:r>
        <w:rPr>
          <w:lang w:val="en-US"/>
        </w:rPr>
        <w:t>A common procedure starts with the reduction of contamination from external air and O</w:t>
      </w:r>
      <w:r>
        <w:rPr>
          <w:vertAlign w:val="subscript"/>
          <w:lang w:val="en-US"/>
        </w:rPr>
        <w:t>2</w:t>
      </w:r>
      <w:r>
        <w:rPr>
          <w:lang w:val="en-US"/>
        </w:rPr>
        <w:t xml:space="preserve"> within the CVD tube by purging the system with inert gas multiple times before initiating the growth process. A typical CVD process depends on the phase form of the used precursors (solid, liquid or gaseous) and can be roughly divided in</w:t>
      </w:r>
      <w:del w:id="152" w:author="Ilaria Fratelli" w:date="2024-02-20T12:33:00Z">
        <w:r w:rsidDel="00600BB5">
          <w:rPr>
            <w:lang w:val="en-US"/>
          </w:rPr>
          <w:delText xml:space="preserve"> </w:delText>
        </w:r>
      </w:del>
      <w:r>
        <w:rPr>
          <w:lang w:val="en-US"/>
        </w:rPr>
        <w:t>to the following steps:</w:t>
      </w:r>
    </w:p>
    <w:p w14:paraId="2170F114" w14:textId="77777777" w:rsidR="00F35069" w:rsidRDefault="00F35069" w:rsidP="00F35069">
      <w:pPr>
        <w:pStyle w:val="ListParagraph"/>
        <w:numPr>
          <w:ilvl w:val="0"/>
          <w:numId w:val="23"/>
        </w:numPr>
        <w:rPr>
          <w:lang w:val="en-US"/>
        </w:rPr>
      </w:pPr>
      <w:r>
        <w:rPr>
          <w:lang w:val="en-US"/>
        </w:rPr>
        <w:t>Converting the precursors (Mo and S) into a gaseous state and absorbing them into the inert carrier gas by evaporation or as sublimation powders;</w:t>
      </w:r>
    </w:p>
    <w:p w14:paraId="04DD4B6F" w14:textId="77777777" w:rsidR="00F35069" w:rsidRDefault="00F35069" w:rsidP="00F35069">
      <w:pPr>
        <w:pStyle w:val="ListParagraph"/>
        <w:numPr>
          <w:ilvl w:val="0"/>
          <w:numId w:val="23"/>
        </w:numPr>
        <w:rPr>
          <w:lang w:val="en-US"/>
        </w:rPr>
      </w:pPr>
      <w:r>
        <w:rPr>
          <w:lang w:val="en-US"/>
        </w:rPr>
        <w:t>Transporting the reactive species using the carrier gas to reach the substrate;</w:t>
      </w:r>
    </w:p>
    <w:p w14:paraId="38A39985" w14:textId="77777777" w:rsidR="00F35069" w:rsidRDefault="00F35069" w:rsidP="00F35069">
      <w:pPr>
        <w:pStyle w:val="ListParagraph"/>
        <w:numPr>
          <w:ilvl w:val="0"/>
          <w:numId w:val="23"/>
        </w:numPr>
        <w:rPr>
          <w:lang w:val="en-US"/>
        </w:rPr>
      </w:pPr>
      <w:r>
        <w:rPr>
          <w:lang w:val="en-US"/>
        </w:rPr>
        <w:lastRenderedPageBreak/>
        <w:t>Diffusing the precursors toward the substrate surface;</w:t>
      </w:r>
    </w:p>
    <w:p w14:paraId="774565FE" w14:textId="16690DC2" w:rsidR="00F35069" w:rsidRDefault="00F35069" w:rsidP="00F35069">
      <w:pPr>
        <w:pStyle w:val="ListParagraph"/>
        <w:numPr>
          <w:ilvl w:val="0"/>
          <w:numId w:val="23"/>
        </w:numPr>
        <w:rPr>
          <w:lang w:val="en-US"/>
        </w:rPr>
      </w:pPr>
      <w:r>
        <w:rPr>
          <w:lang w:val="en-US"/>
        </w:rPr>
        <w:t>Adsorption of the precursors at the surface, leading to the synthesis of the MoS</w:t>
      </w:r>
      <w:r>
        <w:rPr>
          <w:vertAlign w:val="subscript"/>
          <w:lang w:val="en-US"/>
        </w:rPr>
        <w:t>2</w:t>
      </w:r>
      <w:r>
        <w:rPr>
          <w:lang w:val="en-US"/>
        </w:rPr>
        <w:t xml:space="preserve"> thin film </w:t>
      </w:r>
      <w:sdt>
        <w:sdtPr>
          <w:rPr>
            <w:lang w:val="en-US"/>
          </w:rPr>
          <w:id w:val="-943998767"/>
          <w:citation/>
        </w:sdtPr>
        <w:sdtContent>
          <w:r>
            <w:rPr>
              <w:lang w:val="en-US"/>
            </w:rPr>
            <w:fldChar w:fldCharType="begin"/>
          </w:r>
          <w:r>
            <w:rPr>
              <w:lang w:val="en-US"/>
            </w:rPr>
            <w:instrText xml:space="preserve"> CITATION Luc21 \l 1033 </w:instrText>
          </w:r>
          <w:r>
            <w:rPr>
              <w:lang w:val="en-US"/>
            </w:rPr>
            <w:fldChar w:fldCharType="separate"/>
          </w:r>
          <w:r w:rsidR="00D33BFA">
            <w:rPr>
              <w:noProof/>
              <w:lang w:val="en-US"/>
            </w:rPr>
            <w:t>(Luca Seravalli, 2021)</w:t>
          </w:r>
          <w:r>
            <w:rPr>
              <w:lang w:val="en-US"/>
            </w:rPr>
            <w:fldChar w:fldCharType="end"/>
          </w:r>
        </w:sdtContent>
      </w:sdt>
      <w:r>
        <w:rPr>
          <w:lang w:val="en-US"/>
        </w:rPr>
        <w:t>.</w:t>
      </w:r>
    </w:p>
    <w:p w14:paraId="142829F4" w14:textId="77777777" w:rsidR="00F35069" w:rsidRDefault="00F35069" w:rsidP="007B4655">
      <w:pPr>
        <w:rPr>
          <w:lang w:val="en-US"/>
        </w:rPr>
      </w:pPr>
    </w:p>
    <w:p w14:paraId="6EC2838F" w14:textId="40525E6D" w:rsidR="001E11CC" w:rsidRPr="00F35069" w:rsidRDefault="00E76AA8" w:rsidP="00F35069">
      <w:pPr>
        <w:rPr>
          <w:lang w:val="en-US"/>
        </w:rPr>
      </w:pPr>
      <w:r>
        <w:rPr>
          <w:lang w:val="en-US"/>
        </w:rPr>
        <w:t>In the standard</w:t>
      </w:r>
      <w:r w:rsidR="00F96F48">
        <w:rPr>
          <w:lang w:val="en-US"/>
        </w:rPr>
        <w:t xml:space="preserve"> horizontal setup, a quartz tube with dimensions of approximately 1 m in length and a diameter of 2-5 cm is employed. Heating is achieved through a resistor element wrapped around the tube. The MoS</w:t>
      </w:r>
      <w:r w:rsidR="00F96F48">
        <w:rPr>
          <w:vertAlign w:val="subscript"/>
          <w:lang w:val="en-US"/>
        </w:rPr>
        <w:t>2</w:t>
      </w:r>
      <w:r w:rsidR="00F96F48">
        <w:rPr>
          <w:lang w:val="en-US"/>
        </w:rPr>
        <w:t xml:space="preserve"> deposition process requires the temperature in the range of 600-800 </w:t>
      </w:r>
      <w:r w:rsidR="00F96F48">
        <w:rPr>
          <w:rFonts w:cs="Times New Roman"/>
          <w:lang w:val="en-US"/>
        </w:rPr>
        <w:t>℃</w:t>
      </w:r>
      <w:r w:rsidR="00F96F48">
        <w:rPr>
          <w:lang w:val="en-US"/>
        </w:rPr>
        <w:t xml:space="preserve">. In certain instances, an additional heating zone in the range of 100-200 </w:t>
      </w:r>
      <w:r w:rsidR="00F96F48">
        <w:rPr>
          <w:rFonts w:cs="Times New Roman"/>
          <w:lang w:val="en-US"/>
        </w:rPr>
        <w:t>℃</w:t>
      </w:r>
      <w:r w:rsidR="00F96F48">
        <w:rPr>
          <w:lang w:val="en-US"/>
        </w:rPr>
        <w:t xml:space="preserve"> is required for the S precursor. For improved reproducibility and control, it is more convenient to independently heat this supplementary zone, where the S precursor is initially located.</w:t>
      </w:r>
      <w:r w:rsidR="00CB1784">
        <w:rPr>
          <w:lang w:val="en-US"/>
        </w:rPr>
        <w:t xml:space="preserve"> Alternatively, it is feasible to directly deposit the Mo precursor onto the substrate, either in solid form or as a liquid solution. Growth promoters may be added on the growth substrate or on a separate substrate to enhance the processibility. Lastly, the use of gaseous precursors eliminates the need to place the precursors inside the tube before initiating the process</w:t>
      </w:r>
      <w:r w:rsidR="00F35069">
        <w:rPr>
          <w:lang w:val="en-US"/>
        </w:rPr>
        <w:t xml:space="preserve"> </w:t>
      </w:r>
      <w:sdt>
        <w:sdtPr>
          <w:rPr>
            <w:lang w:val="en-US"/>
          </w:rPr>
          <w:id w:val="803672214"/>
          <w:citation/>
        </w:sdtPr>
        <w:sdtContent>
          <w:r w:rsidR="00F35069">
            <w:rPr>
              <w:lang w:val="en-US"/>
            </w:rPr>
            <w:fldChar w:fldCharType="begin"/>
          </w:r>
          <w:r w:rsidR="00F35069">
            <w:rPr>
              <w:lang w:val="en-US"/>
            </w:rPr>
            <w:instrText xml:space="preserve"> CITATION Luc21 \l 1033 </w:instrText>
          </w:r>
          <w:r w:rsidR="00F35069">
            <w:rPr>
              <w:lang w:val="en-US"/>
            </w:rPr>
            <w:fldChar w:fldCharType="separate"/>
          </w:r>
          <w:r w:rsidR="00D33BFA">
            <w:rPr>
              <w:noProof/>
              <w:lang w:val="en-US"/>
            </w:rPr>
            <w:t>(Luca Seravalli, 2021)</w:t>
          </w:r>
          <w:r w:rsidR="00F35069">
            <w:rPr>
              <w:lang w:val="en-US"/>
            </w:rPr>
            <w:fldChar w:fldCharType="end"/>
          </w:r>
        </w:sdtContent>
      </w:sdt>
      <w:r w:rsidR="00F35069">
        <w:rPr>
          <w:lang w:val="en-US"/>
        </w:rPr>
        <w:t>.</w:t>
      </w:r>
    </w:p>
    <w:p w14:paraId="2397F6D0" w14:textId="2B2D0E90" w:rsidR="001C5120" w:rsidRPr="001C5120" w:rsidRDefault="001C5120" w:rsidP="001C5120">
      <w:pPr>
        <w:pStyle w:val="Heading3"/>
      </w:pPr>
      <w:bookmarkStart w:id="153" w:name="_Toc159207569"/>
      <w:r>
        <w:t>Overview on the performance of 1L-MoS</w:t>
      </w:r>
      <w:r>
        <w:rPr>
          <w:vertAlign w:val="subscript"/>
        </w:rPr>
        <w:t>2</w:t>
      </w:r>
      <w:r>
        <w:t xml:space="preserve"> direct X-ray detectors</w:t>
      </w:r>
      <w:bookmarkEnd w:id="153"/>
    </w:p>
    <w:p w14:paraId="24D70F67" w14:textId="739CD4A0" w:rsidR="00B87C54" w:rsidRDefault="00A073F3" w:rsidP="001A4921">
      <w:pPr>
        <w:rPr>
          <w:lang w:val="en-US"/>
        </w:rPr>
      </w:pPr>
      <w:ins w:id="154" w:author="Ilaria Fratelli" w:date="2024-02-20T12:42:00Z">
        <w:r>
          <w:rPr>
            <w:lang w:val="en-US"/>
          </w:rPr>
          <w:t>MoS2 is widely employed and reported in literature as active material in photodetectors [</w:t>
        </w:r>
        <w:r w:rsidRPr="00A073F3">
          <w:rPr>
            <w:highlight w:val="yellow"/>
            <w:lang w:val="en-US"/>
            <w:rPrChange w:id="155" w:author="Ilaria Fratelli" w:date="2024-02-20T12:42:00Z">
              <w:rPr>
                <w:lang w:val="en-US"/>
              </w:rPr>
            </w:rPrChange>
          </w:rPr>
          <w:t>REF</w:t>
        </w:r>
        <w:r>
          <w:rPr>
            <w:lang w:val="en-US"/>
          </w:rPr>
          <w:t xml:space="preserve">]. </w:t>
        </w:r>
      </w:ins>
      <w:ins w:id="156" w:author="Ilaria Fratelli" w:date="2024-02-20T12:43:00Z">
        <w:r>
          <w:rPr>
            <w:lang w:val="en-US"/>
          </w:rPr>
          <w:t xml:space="preserve">In fact, it shows excellent transport </w:t>
        </w:r>
        <w:proofErr w:type="spellStart"/>
        <w:r>
          <w:rPr>
            <w:lang w:val="en-US"/>
          </w:rPr>
          <w:t>preoperties</w:t>
        </w:r>
        <w:proofErr w:type="spellEnd"/>
        <w:r>
          <w:rPr>
            <w:lang w:val="en-US"/>
          </w:rPr>
          <w:t xml:space="preserve"> …</w:t>
        </w:r>
        <w:proofErr w:type="gramStart"/>
        <w:r>
          <w:rPr>
            <w:lang w:val="en-US"/>
          </w:rPr>
          <w:t>…(</w:t>
        </w:r>
        <w:proofErr w:type="gramEnd"/>
        <w:r>
          <w:rPr>
            <w:lang w:val="en-US"/>
          </w:rPr>
          <w:t xml:space="preserve">other advantages)…….. </w:t>
        </w:r>
      </w:ins>
      <w:ins w:id="157" w:author="Ilaria Fratelli" w:date="2024-02-20T12:45:00Z">
        <w:r w:rsidRPr="00A073F3">
          <w:rPr>
            <w:lang w:val="en-US"/>
          </w:rPr>
          <w:t xml:space="preserve">Despite the numerous studies </w:t>
        </w:r>
      </w:ins>
      <w:ins w:id="158" w:author="Ilaria Fratelli" w:date="2024-02-20T12:46:00Z">
        <w:r>
          <w:rPr>
            <w:lang w:val="en-US"/>
          </w:rPr>
          <w:t>focused on the photodetection properties of this semiconductor</w:t>
        </w:r>
      </w:ins>
      <w:ins w:id="159" w:author="Ilaria Fratelli" w:date="2024-02-20T12:45:00Z">
        <w:r w:rsidRPr="00A073F3">
          <w:rPr>
            <w:lang w:val="en-US"/>
          </w:rPr>
          <w:t xml:space="preserve">, it has not been extensively </w:t>
        </w:r>
      </w:ins>
      <w:ins w:id="160" w:author="Ilaria Fratelli" w:date="2024-02-20T12:46:00Z">
        <w:r>
          <w:rPr>
            <w:lang w:val="en-US"/>
          </w:rPr>
          <w:t>investigated</w:t>
        </w:r>
      </w:ins>
      <w:ins w:id="161" w:author="Ilaria Fratelli" w:date="2024-02-20T12:45:00Z">
        <w:r w:rsidRPr="00A073F3">
          <w:rPr>
            <w:lang w:val="en-US"/>
          </w:rPr>
          <w:t xml:space="preserve"> as ionizing radiation detectors</w:t>
        </w:r>
      </w:ins>
      <w:ins w:id="162" w:author="Ilaria Fratelli" w:date="2024-02-20T12:56:00Z">
        <w:r w:rsidR="00601633">
          <w:rPr>
            <w:lang w:val="en-US"/>
          </w:rPr>
          <w:t xml:space="preserve"> yet</w:t>
        </w:r>
      </w:ins>
      <w:ins w:id="163" w:author="Ilaria Fratelli" w:date="2024-02-20T12:45:00Z">
        <w:r w:rsidRPr="00A073F3">
          <w:rPr>
            <w:lang w:val="en-US"/>
          </w:rPr>
          <w:t>.</w:t>
        </w:r>
      </w:ins>
      <w:ins w:id="164" w:author="Ilaria Fratelli" w:date="2024-02-20T12:46:00Z">
        <w:r>
          <w:rPr>
            <w:lang w:val="en-US"/>
          </w:rPr>
          <w:t xml:space="preserve"> </w:t>
        </w:r>
      </w:ins>
      <w:del w:id="165" w:author="Ilaria Fratelli" w:date="2024-02-20T12:57:00Z">
        <w:r w:rsidR="00DD6373" w:rsidDel="00A868DE">
          <w:rPr>
            <w:lang w:val="en-US"/>
          </w:rPr>
          <w:delText>The mechanical exfoliation and CVD methods are only a few examples of the fabrication techniques for MoS</w:delText>
        </w:r>
        <w:r w:rsidR="00DD6373" w:rsidDel="00A868DE">
          <w:rPr>
            <w:vertAlign w:val="subscript"/>
            <w:lang w:val="en-US"/>
          </w:rPr>
          <w:delText>2</w:delText>
        </w:r>
        <w:r w:rsidR="00DD6373" w:rsidDel="00A868DE">
          <w:rPr>
            <w:lang w:val="en-US"/>
          </w:rPr>
          <w:delText xml:space="preserve"> thin films. Such sophisticated, yet crucial, production process deserves much more comprehensive discussion, however, the analysis would draw exceedingly large attention from the main objective of this section. The main idea still sticks to the perspective of using the</w:delText>
        </w:r>
        <w:r w:rsidR="00EF056E" w:rsidDel="00A868DE">
          <w:rPr>
            <w:lang w:val="en-US"/>
          </w:rPr>
          <w:delText xml:space="preserve"> MoS</w:delText>
        </w:r>
        <w:r w:rsidR="00EF056E" w:rsidDel="00A868DE">
          <w:rPr>
            <w:vertAlign w:val="subscript"/>
            <w:lang w:val="en-US"/>
          </w:rPr>
          <w:delText>2</w:delText>
        </w:r>
        <w:r w:rsidR="00EF056E" w:rsidDel="00A868DE">
          <w:rPr>
            <w:lang w:val="en-US"/>
          </w:rPr>
          <w:delText xml:space="preserve"> thin films for X-ray detection. Since, as already mentioned, there has not been much research on usage of MoS</w:delText>
        </w:r>
        <w:r w:rsidR="00EF056E" w:rsidDel="00A868DE">
          <w:rPr>
            <w:vertAlign w:val="subscript"/>
            <w:lang w:val="en-US"/>
          </w:rPr>
          <w:delText>2</w:delText>
        </w:r>
        <w:r w:rsidR="00EF056E" w:rsidDel="00A868DE">
          <w:rPr>
            <w:lang w:val="en-US"/>
          </w:rPr>
          <w:delText xml:space="preserve"> specifically for X-ray sensing, o</w:delText>
        </w:r>
      </w:del>
      <w:ins w:id="166" w:author="Ilaria Fratelli" w:date="2024-02-20T12:57:00Z">
        <w:r w:rsidR="00A868DE">
          <w:rPr>
            <w:lang w:val="en-US"/>
          </w:rPr>
          <w:t>O</w:t>
        </w:r>
      </w:ins>
      <w:r w:rsidR="00EF056E">
        <w:rPr>
          <w:lang w:val="en-US"/>
        </w:rPr>
        <w:t xml:space="preserve">nly </w:t>
      </w:r>
      <w:del w:id="167" w:author="Ilaria Fratelli" w:date="2024-02-20T12:57:00Z">
        <w:r w:rsidR="00EF056E" w:rsidDel="00A868DE">
          <w:rPr>
            <w:lang w:val="en-US"/>
          </w:rPr>
          <w:delText xml:space="preserve">a </w:delText>
        </w:r>
      </w:del>
      <w:r w:rsidR="00EF056E">
        <w:rPr>
          <w:lang w:val="en-US"/>
        </w:rPr>
        <w:t xml:space="preserve">few </w:t>
      </w:r>
      <w:del w:id="168" w:author="Ilaria Fratelli" w:date="2024-02-20T12:57:00Z">
        <w:r w:rsidR="00EF056E" w:rsidDel="00A868DE">
          <w:rPr>
            <w:lang w:val="en-US"/>
          </w:rPr>
          <w:delText xml:space="preserve">of reports </w:delText>
        </w:r>
      </w:del>
      <w:ins w:id="169" w:author="Ilaria Fratelli" w:date="2024-02-20T12:57:00Z">
        <w:r w:rsidR="00A868DE">
          <w:rPr>
            <w:lang w:val="en-US"/>
          </w:rPr>
          <w:t xml:space="preserve">works </w:t>
        </w:r>
      </w:ins>
      <w:del w:id="170" w:author="Ilaria Fratelli" w:date="2024-02-20T12:57:00Z">
        <w:r w:rsidR="00EF056E" w:rsidDel="00A868DE">
          <w:rPr>
            <w:lang w:val="en-US"/>
          </w:rPr>
          <w:delText xml:space="preserve">could </w:delText>
        </w:r>
      </w:del>
      <w:r w:rsidR="00EF056E">
        <w:rPr>
          <w:lang w:val="en-US"/>
        </w:rPr>
        <w:t xml:space="preserve">provide </w:t>
      </w:r>
      <w:del w:id="171" w:author="Ilaria Fratelli" w:date="2024-02-20T12:57:00Z">
        <w:r w:rsidR="00EF056E" w:rsidDel="00A868DE">
          <w:rPr>
            <w:lang w:val="en-US"/>
          </w:rPr>
          <w:delText xml:space="preserve">any data </w:delText>
        </w:r>
      </w:del>
      <w:ins w:id="172" w:author="Ilaria Fratelli" w:date="2024-02-20T12:57:00Z">
        <w:r w:rsidR="00A868DE">
          <w:rPr>
            <w:lang w:val="en-US"/>
          </w:rPr>
          <w:t xml:space="preserve">information </w:t>
        </w:r>
      </w:ins>
      <w:r w:rsidR="00EF056E">
        <w:rPr>
          <w:lang w:val="en-US"/>
        </w:rPr>
        <w:t xml:space="preserve">about the </w:t>
      </w:r>
      <w:del w:id="173" w:author="Ilaria Fratelli" w:date="2024-02-20T12:57:00Z">
        <w:r w:rsidR="00EF056E" w:rsidDel="00A868DE">
          <w:rPr>
            <w:lang w:val="en-US"/>
          </w:rPr>
          <w:delText xml:space="preserve">sensitivity </w:delText>
        </w:r>
      </w:del>
      <w:ins w:id="174" w:author="Ilaria Fratelli" w:date="2024-02-20T12:57:00Z">
        <w:r w:rsidR="00A868DE">
          <w:rPr>
            <w:lang w:val="en-US"/>
          </w:rPr>
          <w:t xml:space="preserve">employment </w:t>
        </w:r>
      </w:ins>
      <w:r w:rsidR="00EF056E">
        <w:rPr>
          <w:lang w:val="en-US"/>
        </w:rPr>
        <w:t>of MoS</w:t>
      </w:r>
      <w:r w:rsidR="00EF056E">
        <w:rPr>
          <w:vertAlign w:val="subscript"/>
          <w:lang w:val="en-US"/>
        </w:rPr>
        <w:t>2</w:t>
      </w:r>
      <w:r w:rsidR="00EF056E">
        <w:rPr>
          <w:lang w:val="en-US"/>
        </w:rPr>
        <w:t xml:space="preserve">-based </w:t>
      </w:r>
      <w:del w:id="175" w:author="Ilaria Fratelli" w:date="2024-02-20T12:57:00Z">
        <w:r w:rsidR="00EF056E" w:rsidDel="00A868DE">
          <w:rPr>
            <w:lang w:val="en-US"/>
          </w:rPr>
          <w:delText>detectors</w:delText>
        </w:r>
      </w:del>
      <w:ins w:id="176" w:author="Ilaria Fratelli" w:date="2024-02-20T12:57:00Z">
        <w:r w:rsidR="00A868DE">
          <w:rPr>
            <w:lang w:val="en-US"/>
          </w:rPr>
          <w:t>devices for the detection of</w:t>
        </w:r>
      </w:ins>
      <w:ins w:id="177" w:author="Ilaria Fratelli" w:date="2024-02-20T12:58:00Z">
        <w:r w:rsidR="00A868DE">
          <w:rPr>
            <w:lang w:val="en-US"/>
          </w:rPr>
          <w:t xml:space="preserve"> X-rays [</w:t>
        </w:r>
        <w:r w:rsidR="00A868DE" w:rsidRPr="00A868DE">
          <w:rPr>
            <w:highlight w:val="yellow"/>
            <w:lang w:val="en-US"/>
            <w:rPrChange w:id="178" w:author="Ilaria Fratelli" w:date="2024-02-20T12:58:00Z">
              <w:rPr>
                <w:lang w:val="en-US"/>
              </w:rPr>
            </w:rPrChange>
          </w:rPr>
          <w:t>REF</w:t>
        </w:r>
        <w:r w:rsidR="00A868DE">
          <w:rPr>
            <w:lang w:val="en-US"/>
          </w:rPr>
          <w:t>]</w:t>
        </w:r>
      </w:ins>
      <w:r w:rsidR="00EF056E">
        <w:rPr>
          <w:lang w:val="en-US"/>
        </w:rPr>
        <w:t xml:space="preserve">. </w:t>
      </w:r>
      <w:commentRangeStart w:id="179"/>
      <w:del w:id="180" w:author="Ilaria Fratelli" w:date="2024-02-20T12:59:00Z">
        <w:r w:rsidR="001A4921" w:rsidDel="00A868DE">
          <w:rPr>
            <w:lang w:val="en-US"/>
          </w:rPr>
          <w:delText>Regarding concretely my research, the part concerning the characterization of 1L-MoS</w:delText>
        </w:r>
        <w:r w:rsidR="001A4921" w:rsidDel="00A868DE">
          <w:rPr>
            <w:vertAlign w:val="subscript"/>
            <w:lang w:val="en-US"/>
          </w:rPr>
          <w:delText>2</w:delText>
        </w:r>
        <w:r w:rsidR="001A4921" w:rsidDel="00A868DE">
          <w:rPr>
            <w:lang w:val="en-US"/>
          </w:rPr>
          <w:delText xml:space="preserve"> X-ray detectors was motivated by their excellent performance previously reported in the work of Taffelli </w:delText>
        </w:r>
        <w:r w:rsidR="001A4921" w:rsidRPr="001A4921" w:rsidDel="00A868DE">
          <w:rPr>
            <w:i/>
            <w:iCs/>
            <w:lang w:val="en-US"/>
          </w:rPr>
          <w:delText>et al</w:delText>
        </w:r>
        <w:r w:rsidR="001F339C" w:rsidDel="00A868DE">
          <w:rPr>
            <w:i/>
            <w:iCs/>
            <w:lang w:val="en-US"/>
          </w:rPr>
          <w:delText xml:space="preserve"> </w:delText>
        </w:r>
      </w:del>
      <w:customXmlDelRangeStart w:id="181" w:author="Ilaria Fratelli" w:date="2024-02-20T12:59:00Z"/>
      <w:sdt>
        <w:sdtPr>
          <w:rPr>
            <w:i/>
            <w:iCs/>
            <w:lang w:val="en-US"/>
          </w:rPr>
          <w:id w:val="-766301157"/>
          <w:citation/>
        </w:sdtPr>
        <w:sdtContent>
          <w:customXmlDelRangeEnd w:id="181"/>
          <w:del w:id="182" w:author="Ilaria Fratelli" w:date="2024-02-20T12:59:00Z">
            <w:r w:rsidR="001F339C" w:rsidDel="00A868DE">
              <w:rPr>
                <w:i/>
                <w:iCs/>
                <w:lang w:val="en-US"/>
              </w:rPr>
              <w:fldChar w:fldCharType="begin"/>
            </w:r>
            <w:r w:rsidR="001F339C" w:rsidDel="00A868DE">
              <w:rPr>
                <w:lang w:val="en-US"/>
              </w:rPr>
              <w:delInstrText xml:space="preserve">CITATION Alb23 \l 1033 </w:delInstrText>
            </w:r>
            <w:r w:rsidR="001F339C" w:rsidDel="00A868DE">
              <w:rPr>
                <w:i/>
                <w:iCs/>
                <w:lang w:val="en-US"/>
              </w:rPr>
              <w:fldChar w:fldCharType="separate"/>
            </w:r>
            <w:r w:rsidR="00D33BFA" w:rsidDel="00A868DE">
              <w:rPr>
                <w:noProof/>
                <w:lang w:val="en-US"/>
              </w:rPr>
              <w:delText>(Alberto Taffelli, 2023)</w:delText>
            </w:r>
            <w:r w:rsidR="001F339C" w:rsidDel="00A868DE">
              <w:rPr>
                <w:i/>
                <w:iCs/>
                <w:lang w:val="en-US"/>
              </w:rPr>
              <w:fldChar w:fldCharType="end"/>
            </w:r>
          </w:del>
          <w:customXmlDelRangeStart w:id="183" w:author="Ilaria Fratelli" w:date="2024-02-20T12:59:00Z"/>
        </w:sdtContent>
      </w:sdt>
      <w:customXmlDelRangeEnd w:id="183"/>
      <w:del w:id="184" w:author="Ilaria Fratelli" w:date="2024-02-20T12:59:00Z">
        <w:r w:rsidR="001A4921" w:rsidDel="00A868DE">
          <w:rPr>
            <w:lang w:val="en-US"/>
          </w:rPr>
          <w:delText>.</w:delText>
        </w:r>
        <w:r w:rsidR="00B87C54" w:rsidDel="00A868DE">
          <w:rPr>
            <w:lang w:val="en-US"/>
          </w:rPr>
          <w:delText xml:space="preserve"> M</w:delText>
        </w:r>
        <w:r w:rsidR="001A4921" w:rsidDel="00A868DE">
          <w:rPr>
            <w:lang w:val="en-US"/>
          </w:rPr>
          <w:delText>y objective was to thoroughly examine phototransistors based on 1L-MoS</w:delText>
        </w:r>
        <w:r w:rsidR="001A4921" w:rsidDel="00A868DE">
          <w:rPr>
            <w:lang w:val="en-US"/>
          </w:rPr>
          <w:softHyphen/>
        </w:r>
        <w:r w:rsidR="001A4921" w:rsidDel="00A868DE">
          <w:rPr>
            <w:vertAlign w:val="subscript"/>
            <w:lang w:val="en-US"/>
          </w:rPr>
          <w:delText>2</w:delText>
        </w:r>
        <w:r w:rsidR="001A4921" w:rsidDel="00A868DE">
          <w:rPr>
            <w:lang w:val="en-US"/>
          </w:rPr>
          <w:delText xml:space="preserve"> thin films to verify if they exhibit sensitivity higher than that of the organic X-ray detectors, in particular, </w:delText>
        </w:r>
        <w:r w:rsidR="00B87C54" w:rsidDel="00A868DE">
          <w:rPr>
            <w:lang w:val="en-US"/>
          </w:rPr>
          <w:delText>of the TMTES:PS based sensors.</w:delText>
        </w:r>
      </w:del>
      <w:commentRangeEnd w:id="179"/>
      <w:r w:rsidR="00A868DE">
        <w:rPr>
          <w:rStyle w:val="CommentReference"/>
        </w:rPr>
        <w:commentReference w:id="179"/>
      </w:r>
      <w:del w:id="185" w:author="Ilaria Fratelli" w:date="2024-02-20T12:59:00Z">
        <w:r w:rsidR="00B87C54" w:rsidDel="00A868DE">
          <w:rPr>
            <w:lang w:val="en-US"/>
          </w:rPr>
          <w:delText xml:space="preserve"> </w:delText>
        </w:r>
      </w:del>
    </w:p>
    <w:p w14:paraId="0DB8B545" w14:textId="2E0E9E1B" w:rsidR="00DD6373" w:rsidRPr="00427CB2" w:rsidDel="00A868DE" w:rsidRDefault="00B87C54" w:rsidP="001A4921">
      <w:pPr>
        <w:rPr>
          <w:del w:id="186" w:author="Ilaria Fratelli" w:date="2024-02-20T12:59:00Z"/>
          <w:lang w:val="en-US"/>
        </w:rPr>
      </w:pPr>
      <w:del w:id="187" w:author="Ilaria Fratelli" w:date="2024-02-20T12:59:00Z">
        <w:r w:rsidRPr="00427CB2" w:rsidDel="00A868DE">
          <w:rPr>
            <w:lang w:val="en-US"/>
          </w:rPr>
          <w:lastRenderedPageBreak/>
          <w:delText>Therefore, since the results from my work concerning the 1L-MoS</w:delText>
        </w:r>
        <w:r w:rsidRPr="00427CB2" w:rsidDel="00A868DE">
          <w:rPr>
            <w:vertAlign w:val="subscript"/>
            <w:lang w:val="en-US"/>
          </w:rPr>
          <w:delText>2</w:delText>
        </w:r>
        <w:r w:rsidRPr="00427CB2" w:rsidDel="00A868DE">
          <w:rPr>
            <w:lang w:val="en-US"/>
          </w:rPr>
          <w:delText xml:space="preserve"> X-ray detectors will be </w:delText>
        </w:r>
        <w:r w:rsidR="00CF34C0" w:rsidRPr="00427CB2" w:rsidDel="00A868DE">
          <w:rPr>
            <w:lang w:val="en-US"/>
          </w:rPr>
          <w:delText>inseparably related</w:delText>
        </w:r>
        <w:r w:rsidRPr="00427CB2" w:rsidDel="00A868DE">
          <w:rPr>
            <w:lang w:val="en-US"/>
          </w:rPr>
          <w:delText xml:space="preserve"> </w:delText>
        </w:r>
        <w:r w:rsidR="00CF34C0" w:rsidRPr="00427CB2" w:rsidDel="00A868DE">
          <w:rPr>
            <w:lang w:val="en-US"/>
          </w:rPr>
          <w:delText>to</w:delText>
        </w:r>
        <w:r w:rsidRPr="00427CB2" w:rsidDel="00A868DE">
          <w:rPr>
            <w:lang w:val="en-US"/>
          </w:rPr>
          <w:delText xml:space="preserve"> the data from Taffelli </w:delText>
        </w:r>
        <w:r w:rsidRPr="00427CB2" w:rsidDel="00A868DE">
          <w:rPr>
            <w:i/>
            <w:iCs/>
            <w:lang w:val="en-US"/>
          </w:rPr>
          <w:delText>et al.</w:delText>
        </w:r>
        <w:r w:rsidRPr="00427CB2" w:rsidDel="00A868DE">
          <w:rPr>
            <w:lang w:val="en-US"/>
          </w:rPr>
          <w:delText xml:space="preserve">, it is important to introduce beforehand their research and its outcome. </w:delText>
        </w:r>
      </w:del>
    </w:p>
    <w:p w14:paraId="670DE285" w14:textId="4FEC1777" w:rsidR="00187322" w:rsidRDefault="001C5120" w:rsidP="00C93C51">
      <w:pPr>
        <w:rPr>
          <w:lang w:val="en-US"/>
        </w:rPr>
      </w:pPr>
      <w:r>
        <w:rPr>
          <w:lang w:val="en-US"/>
        </w:rPr>
        <w:t>The goal of</w:t>
      </w:r>
      <w:ins w:id="188" w:author="Ilaria Fratelli" w:date="2024-02-20T13:00:00Z">
        <w:r w:rsidR="00A868DE">
          <w:rPr>
            <w:lang w:val="en-US"/>
          </w:rPr>
          <w:t xml:space="preserve"> the study reported in</w:t>
        </w:r>
      </w:ins>
      <w:del w:id="189" w:author="Ilaria Fratelli" w:date="2024-02-20T13:00:00Z">
        <w:r w:rsidDel="00A868DE">
          <w:rPr>
            <w:lang w:val="en-US"/>
          </w:rPr>
          <w:delText xml:space="preserve"> the</w:delText>
        </w:r>
      </w:del>
      <w:r>
        <w:rPr>
          <w:lang w:val="en-US"/>
        </w:rPr>
        <w:t xml:space="preserve"> Taffelli</w:t>
      </w:r>
      <w:ins w:id="190" w:author="Ilaria Fratelli" w:date="2024-02-20T13:00:00Z">
        <w:r w:rsidR="00A868DE">
          <w:rPr>
            <w:lang w:val="en-US"/>
          </w:rPr>
          <w:t xml:space="preserve"> et al. manuscript</w:t>
        </w:r>
      </w:ins>
      <w:del w:id="191" w:author="Ilaria Fratelli" w:date="2024-02-20T13:00:00Z">
        <w:r w:rsidDel="00A868DE">
          <w:rPr>
            <w:lang w:val="en-US"/>
          </w:rPr>
          <w:delText>’s</w:delText>
        </w:r>
      </w:del>
      <w:r>
        <w:rPr>
          <w:lang w:val="en-US"/>
        </w:rPr>
        <w:t xml:space="preserve"> </w:t>
      </w:r>
      <w:del w:id="192" w:author="Ilaria Fratelli" w:date="2024-02-20T13:00:00Z">
        <w:r w:rsidDel="00A868DE">
          <w:rPr>
            <w:lang w:val="en-US"/>
          </w:rPr>
          <w:delText>research group was</w:delText>
        </w:r>
      </w:del>
      <w:ins w:id="193" w:author="Ilaria Fratelli" w:date="2024-02-20T13:00:00Z">
        <w:r w:rsidR="00A868DE">
          <w:rPr>
            <w:lang w:val="en-US"/>
          </w:rPr>
          <w:t>is</w:t>
        </w:r>
      </w:ins>
      <w:r>
        <w:rPr>
          <w:lang w:val="en-US"/>
        </w:rPr>
        <w:t xml:space="preserve"> to showcase the effective </w:t>
      </w:r>
      <w:del w:id="194" w:author="Ilaria Fratelli" w:date="2024-02-20T13:00:00Z">
        <w:r w:rsidDel="00A868DE">
          <w:rPr>
            <w:lang w:val="en-US"/>
          </w:rPr>
          <w:delText xml:space="preserve">usage </w:delText>
        </w:r>
      </w:del>
      <w:ins w:id="195" w:author="Ilaria Fratelli" w:date="2024-02-20T13:00:00Z">
        <w:r w:rsidR="00A868DE">
          <w:rPr>
            <w:lang w:val="en-US"/>
          </w:rPr>
          <w:t xml:space="preserve">employment </w:t>
        </w:r>
      </w:ins>
      <w:r>
        <w:rPr>
          <w:lang w:val="en-US"/>
        </w:rPr>
        <w:t>of thin-film MoS</w:t>
      </w:r>
      <w:r>
        <w:rPr>
          <w:vertAlign w:val="subscript"/>
          <w:lang w:val="en-US"/>
        </w:rPr>
        <w:t>2</w:t>
      </w:r>
      <w:r>
        <w:rPr>
          <w:lang w:val="en-US"/>
        </w:rPr>
        <w:t xml:space="preserve"> as a potential semiconducting material for direct X-ray detection. For this purpose, the group </w:t>
      </w:r>
      <w:del w:id="196" w:author="Ilaria Fratelli" w:date="2024-02-20T13:00:00Z">
        <w:r w:rsidDel="00A868DE">
          <w:rPr>
            <w:lang w:val="en-US"/>
          </w:rPr>
          <w:delText xml:space="preserve">constructed </w:delText>
        </w:r>
      </w:del>
      <w:ins w:id="197" w:author="Ilaria Fratelli" w:date="2024-02-20T13:00:00Z">
        <w:r w:rsidR="00A868DE">
          <w:rPr>
            <w:lang w:val="en-US"/>
          </w:rPr>
          <w:t xml:space="preserve">realized </w:t>
        </w:r>
      </w:ins>
      <w:r>
        <w:rPr>
          <w:lang w:val="en-US"/>
        </w:rPr>
        <w:t xml:space="preserve">a planar detector based on </w:t>
      </w:r>
      <w:del w:id="198" w:author="Ilaria Fratelli" w:date="2024-02-20T13:01:00Z">
        <w:r w:rsidDel="00A868DE">
          <w:rPr>
            <w:lang w:val="en-US"/>
          </w:rPr>
          <w:delText xml:space="preserve">the </w:delText>
        </w:r>
      </w:del>
      <w:ins w:id="199" w:author="Ilaria Fratelli" w:date="2024-02-20T13:01:00Z">
        <w:r w:rsidR="00A868DE">
          <w:rPr>
            <w:lang w:val="en-US"/>
          </w:rPr>
          <w:t xml:space="preserve">a </w:t>
        </w:r>
      </w:ins>
      <w:r>
        <w:rPr>
          <w:lang w:val="en-US"/>
        </w:rPr>
        <w:t>photoconductor architecture</w:t>
      </w:r>
      <w:r w:rsidR="00EE2236">
        <w:rPr>
          <w:lang w:val="en-US"/>
        </w:rPr>
        <w:t xml:space="preserve">, </w:t>
      </w:r>
      <w:del w:id="200" w:author="Ilaria Fratelli" w:date="2024-02-20T13:01:00Z">
        <w:r w:rsidDel="00A868DE">
          <w:rPr>
            <w:lang w:val="en-US"/>
          </w:rPr>
          <w:delText xml:space="preserve">utilizing </w:delText>
        </w:r>
      </w:del>
      <w:ins w:id="201" w:author="Ilaria Fratelli" w:date="2024-02-20T13:01:00Z">
        <w:r w:rsidR="00A868DE">
          <w:rPr>
            <w:lang w:val="en-US"/>
          </w:rPr>
          <w:t xml:space="preserve">implementing </w:t>
        </w:r>
      </w:ins>
      <w:r>
        <w:rPr>
          <w:lang w:val="en-US"/>
        </w:rPr>
        <w:t>a monolayer MoS</w:t>
      </w:r>
      <w:r>
        <w:rPr>
          <w:vertAlign w:val="subscript"/>
          <w:lang w:val="en-US"/>
        </w:rPr>
        <w:t>2</w:t>
      </w:r>
      <w:r>
        <w:rPr>
          <w:lang w:val="en-US"/>
        </w:rPr>
        <w:t xml:space="preserve"> (1L-MoS</w:t>
      </w:r>
      <w:r>
        <w:rPr>
          <w:vertAlign w:val="subscript"/>
          <w:lang w:val="en-US"/>
        </w:rPr>
        <w:t>2</w:t>
      </w:r>
      <w:r>
        <w:rPr>
          <w:lang w:val="en-US"/>
        </w:rPr>
        <w:t xml:space="preserve">) as </w:t>
      </w:r>
      <w:del w:id="202" w:author="Ilaria Fratelli" w:date="2024-02-20T13:01:00Z">
        <w:r w:rsidDel="00A868DE">
          <w:rPr>
            <w:lang w:val="en-US"/>
          </w:rPr>
          <w:delText xml:space="preserve">an </w:delText>
        </w:r>
      </w:del>
      <w:ins w:id="203" w:author="Ilaria Fratelli" w:date="2024-02-20T13:01:00Z">
        <w:r w:rsidR="00A868DE">
          <w:rPr>
            <w:lang w:val="en-US"/>
          </w:rPr>
          <w:t xml:space="preserve">the </w:t>
        </w:r>
      </w:ins>
      <w:r>
        <w:rPr>
          <w:lang w:val="en-US"/>
        </w:rPr>
        <w:t xml:space="preserve">active layer. The device was exposed to X-rays within the energy range of 10-100 keV. Furthermore, </w:t>
      </w:r>
      <w:ins w:id="204" w:author="Ilaria Fratelli" w:date="2024-02-20T13:02:00Z">
        <w:r w:rsidR="00A868DE">
          <w:rPr>
            <w:lang w:val="en-US"/>
          </w:rPr>
          <w:t xml:space="preserve">they compare the direct and indirect X-Ray detection performed by the MoS2 </w:t>
        </w:r>
      </w:ins>
      <w:ins w:id="205" w:author="Ilaria Fratelli" w:date="2024-02-20T13:03:00Z">
        <w:r w:rsidR="00A868DE">
          <w:rPr>
            <w:lang w:val="en-US"/>
          </w:rPr>
          <w:t xml:space="preserve">monolayer </w:t>
        </w:r>
      </w:ins>
      <w:del w:id="206" w:author="Ilaria Fratelli" w:date="2024-02-20T13:03:00Z">
        <w:r w:rsidDel="00A868DE">
          <w:rPr>
            <w:lang w:val="en-US"/>
          </w:rPr>
          <w:delText xml:space="preserve">to enhance </w:delText>
        </w:r>
        <w:r w:rsidR="005E15B2" w:rsidDel="00A868DE">
          <w:rPr>
            <w:lang w:val="en-US"/>
          </w:rPr>
          <w:delText>the detect</w:delText>
        </w:r>
      </w:del>
      <w:del w:id="207" w:author="Ilaria Fratelli" w:date="2024-02-20T13:01:00Z">
        <w:r w:rsidR="005E15B2" w:rsidDel="00A868DE">
          <w:rPr>
            <w:lang w:val="en-US"/>
          </w:rPr>
          <w:delText>or</w:delText>
        </w:r>
      </w:del>
      <w:del w:id="208" w:author="Ilaria Fratelli" w:date="2024-02-20T13:03:00Z">
        <w:r w:rsidR="005E15B2" w:rsidDel="00A868DE">
          <w:rPr>
            <w:lang w:val="en-US"/>
          </w:rPr>
          <w:delText xml:space="preserve"> </w:delText>
        </w:r>
      </w:del>
      <w:del w:id="209" w:author="Ilaria Fratelli" w:date="2024-02-20T13:01:00Z">
        <w:r w:rsidR="005E15B2" w:rsidDel="00A868DE">
          <w:rPr>
            <w:lang w:val="en-US"/>
          </w:rPr>
          <w:delText>photo</w:delText>
        </w:r>
      </w:del>
      <w:del w:id="210" w:author="Ilaria Fratelli" w:date="2024-02-20T13:03:00Z">
        <w:r w:rsidR="005E15B2" w:rsidDel="00A868DE">
          <w:rPr>
            <w:lang w:val="en-US"/>
          </w:rPr>
          <w:delText>response</w:delText>
        </w:r>
        <w:r w:rsidR="006C3DB0" w:rsidDel="00A868DE">
          <w:rPr>
            <w:lang w:val="en-US"/>
          </w:rPr>
          <w:delText xml:space="preserve"> </w:delText>
        </w:r>
      </w:del>
      <w:del w:id="211" w:author="Ilaria Fratelli" w:date="2024-02-20T13:01:00Z">
        <w:r w:rsidR="006C3DB0" w:rsidDel="00A868DE">
          <w:rPr>
            <w:lang w:val="en-US"/>
          </w:rPr>
          <w:delText>to X-rays</w:delText>
        </w:r>
      </w:del>
      <w:del w:id="212" w:author="Ilaria Fratelli" w:date="2024-02-20T13:03:00Z">
        <w:r w:rsidR="006C3DB0" w:rsidDel="00A868DE">
          <w:rPr>
            <w:lang w:val="en-US"/>
          </w:rPr>
          <w:delText>, a</w:delText>
        </w:r>
      </w:del>
      <w:ins w:id="213" w:author="Ilaria Fratelli" w:date="2024-02-20T13:03:00Z">
        <w:r w:rsidR="00A868DE">
          <w:rPr>
            <w:lang w:val="en-US"/>
          </w:rPr>
          <w:t>by the coupling a</w:t>
        </w:r>
      </w:ins>
      <w:r w:rsidR="006C3DB0">
        <w:rPr>
          <w:lang w:val="en-US"/>
        </w:rPr>
        <w:t xml:space="preserve"> scintillator film </w:t>
      </w:r>
      <w:del w:id="214" w:author="Ilaria Fratelli" w:date="2024-02-20T13:03:00Z">
        <w:r w:rsidR="006C3DB0" w:rsidDel="00A868DE">
          <w:rPr>
            <w:lang w:val="en-US"/>
          </w:rPr>
          <w:delText xml:space="preserve">was employed </w:delText>
        </w:r>
      </w:del>
      <w:r w:rsidR="006C3DB0">
        <w:rPr>
          <w:lang w:val="en-US"/>
        </w:rPr>
        <w:t xml:space="preserve">to induce light-matter interaction in the visible light spectrum. This strategy led to a </w:t>
      </w:r>
      <w:commentRangeStart w:id="215"/>
      <w:r w:rsidR="006C3DB0">
        <w:rPr>
          <w:lang w:val="en-US"/>
        </w:rPr>
        <w:t>threshold increase in photocurrent by converting a fraction of the radiation into the visible spectrum</w:t>
      </w:r>
      <w:commentRangeEnd w:id="215"/>
      <w:r w:rsidR="00A868DE">
        <w:rPr>
          <w:rStyle w:val="CommentReference"/>
        </w:rPr>
        <w:commentReference w:id="215"/>
      </w:r>
      <w:r w:rsidR="006C3DB0">
        <w:rPr>
          <w:lang w:val="en-US"/>
        </w:rPr>
        <w:t xml:space="preserve">. </w:t>
      </w:r>
    </w:p>
    <w:p w14:paraId="74F7C67F" w14:textId="5FA0C0D5" w:rsidR="00D33B21" w:rsidRDefault="0013746B" w:rsidP="00C93C51">
      <w:pPr>
        <w:rPr>
          <w:ins w:id="216" w:author="Ilaria Fratelli" w:date="2024-02-20T13:04:00Z"/>
          <w:lang w:val="en-US"/>
        </w:rPr>
      </w:pPr>
      <w:r>
        <w:rPr>
          <w:b/>
          <w:bCs/>
          <w:noProof/>
          <w:lang w:val="en-US"/>
        </w:rPr>
        <w:drawing>
          <wp:anchor distT="0" distB="0" distL="114300" distR="114300" simplePos="0" relativeHeight="251683840" behindDoc="0" locked="0" layoutInCell="1" allowOverlap="1" wp14:anchorId="6185E2CA" wp14:editId="7A045B6E">
            <wp:simplePos x="0" y="0"/>
            <wp:positionH relativeFrom="margin">
              <wp:posOffset>982856</wp:posOffset>
            </wp:positionH>
            <wp:positionV relativeFrom="paragraph">
              <wp:posOffset>1630589</wp:posOffset>
            </wp:positionV>
            <wp:extent cx="4235450" cy="3325495"/>
            <wp:effectExtent l="0" t="0" r="0" b="8255"/>
            <wp:wrapTopAndBottom/>
            <wp:docPr id="6644998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545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460F18F8" wp14:editId="243F937D">
                <wp:simplePos x="0" y="0"/>
                <wp:positionH relativeFrom="margin">
                  <wp:posOffset>-1847</wp:posOffset>
                </wp:positionH>
                <wp:positionV relativeFrom="paragraph">
                  <wp:posOffset>6608965</wp:posOffset>
                </wp:positionV>
                <wp:extent cx="6115050" cy="635"/>
                <wp:effectExtent l="0" t="0" r="0" b="0"/>
                <wp:wrapTopAndBottom/>
                <wp:docPr id="1159667851"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4B4F9DAD" w14:textId="7EAA88FB" w:rsidR="00EB7833" w:rsidRPr="004A4E51" w:rsidRDefault="00EB7833" w:rsidP="006B0F6E">
                            <w:pPr>
                              <w:pStyle w:val="Caption"/>
                              <w:rPr>
                                <w:rFonts w:eastAsiaTheme="minorHAnsi"/>
                                <w:noProof/>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w:t>
                            </w:r>
                            <w:r>
                              <w:rPr>
                                <w:sz w:val="22"/>
                                <w:szCs w:val="22"/>
                              </w:rPr>
                              <w:t>16</w:t>
                            </w:r>
                            <w:r w:rsidRPr="004A4E51">
                              <w:rPr>
                                <w:sz w:val="22"/>
                                <w:szCs w:val="22"/>
                              </w:rPr>
                              <w:t xml:space="preserve"> (</w:t>
                            </w:r>
                            <w:r w:rsidRPr="004A4E51">
                              <w:rPr>
                                <w:b/>
                                <w:bCs/>
                                <w:sz w:val="22"/>
                                <w:szCs w:val="22"/>
                              </w:rPr>
                              <w:t>a</w:t>
                            </w:r>
                            <w:r w:rsidRPr="004A4E51">
                              <w:rPr>
                                <w:sz w:val="22"/>
                                <w:szCs w:val="22"/>
                              </w:rPr>
                              <w:t>) An optical image taken with a microscope of the top view of the X-ray detector device based on 1L-MoS</w:t>
                            </w:r>
                            <w:r w:rsidRPr="004A4E51">
                              <w:rPr>
                                <w:sz w:val="22"/>
                                <w:szCs w:val="22"/>
                                <w:vertAlign w:val="subscript"/>
                              </w:rPr>
                              <w:t>2</w:t>
                            </w:r>
                            <w:r w:rsidRPr="004A4E51">
                              <w:rPr>
                                <w:sz w:val="22"/>
                                <w:szCs w:val="22"/>
                              </w:rPr>
                              <w:t>. The dashed line outlines the MoS</w:t>
                            </w:r>
                            <w:r w:rsidRPr="004A4E51">
                              <w:rPr>
                                <w:sz w:val="22"/>
                                <w:szCs w:val="22"/>
                              </w:rPr>
                              <w:softHyphen/>
                            </w:r>
                            <w:r w:rsidRPr="004A4E51">
                              <w:rPr>
                                <w:sz w:val="22"/>
                                <w:szCs w:val="22"/>
                                <w:vertAlign w:val="subscript"/>
                              </w:rPr>
                              <w:t>2</w:t>
                            </w:r>
                            <w:r w:rsidRPr="004A4E51">
                              <w:rPr>
                                <w:sz w:val="22"/>
                                <w:szCs w:val="22"/>
                              </w:rPr>
                              <w:t xml:space="preserve"> flake, under which the Au electrodes are deposited; (</w:t>
                            </w:r>
                            <w:r w:rsidRPr="004A4E51">
                              <w:rPr>
                                <w:b/>
                                <w:bCs/>
                                <w:sz w:val="22"/>
                                <w:szCs w:val="22"/>
                              </w:rPr>
                              <w:t>b</w:t>
                            </w:r>
                            <w:r w:rsidRPr="004A4E51">
                              <w:rPr>
                                <w:sz w:val="22"/>
                                <w:szCs w:val="22"/>
                              </w:rPr>
                              <w:t>) An image of the scintillator film based on PDMS and loaded with Gd</w:t>
                            </w:r>
                            <w:r w:rsidRPr="004A4E51">
                              <w:rPr>
                                <w:sz w:val="22"/>
                                <w:szCs w:val="22"/>
                                <w:vertAlign w:val="subscript"/>
                              </w:rPr>
                              <w:t>2</w:t>
                            </w:r>
                            <w:r w:rsidRPr="004A4E51">
                              <w:rPr>
                                <w:sz w:val="22"/>
                                <w:szCs w:val="22"/>
                              </w:rPr>
                              <w:t>O</w:t>
                            </w:r>
                            <w:r w:rsidRPr="004A4E51">
                              <w:rPr>
                                <w:sz w:val="22"/>
                                <w:szCs w:val="22"/>
                                <w:vertAlign w:val="subscript"/>
                              </w:rPr>
                              <w:t>2</w:t>
                            </w:r>
                            <w:proofErr w:type="gramStart"/>
                            <w:r w:rsidRPr="004A4E51">
                              <w:rPr>
                                <w:sz w:val="22"/>
                                <w:szCs w:val="22"/>
                              </w:rPr>
                              <w:t>S:Tb</w:t>
                            </w:r>
                            <w:proofErr w:type="gramEnd"/>
                            <w:r w:rsidRPr="004A4E51">
                              <w:rPr>
                                <w:sz w:val="22"/>
                                <w:szCs w:val="22"/>
                              </w:rPr>
                              <w:t>; (</w:t>
                            </w:r>
                            <w:r w:rsidRPr="004A4E51">
                              <w:rPr>
                                <w:b/>
                                <w:bCs/>
                                <w:sz w:val="22"/>
                                <w:szCs w:val="22"/>
                              </w:rPr>
                              <w:t>c</w:t>
                            </w:r>
                            <w:r w:rsidRPr="004A4E51">
                              <w:rPr>
                                <w:sz w:val="22"/>
                                <w:szCs w:val="22"/>
                              </w:rPr>
                              <w:t>) A schematic cross-section of the 1L-MoS</w:t>
                            </w:r>
                            <w:r w:rsidRPr="004A4E51">
                              <w:rPr>
                                <w:sz w:val="22"/>
                                <w:szCs w:val="22"/>
                                <w:vertAlign w:val="subscript"/>
                              </w:rPr>
                              <w:t>2</w:t>
                            </w:r>
                            <w:r w:rsidRPr="004A4E51">
                              <w:rPr>
                                <w:sz w:val="22"/>
                                <w:szCs w:val="22"/>
                              </w:rPr>
                              <w:t xml:space="preserve">-based X-ray detector </w:t>
                            </w:r>
                            <w:sdt>
                              <w:sdtPr>
                                <w:rPr>
                                  <w:sz w:val="22"/>
                                  <w:szCs w:val="22"/>
                                </w:rPr>
                                <w:id w:val="569010473"/>
                                <w:citation/>
                              </w:sdtPr>
                              <w:sdtContent>
                                <w:r w:rsidRPr="004A4E51">
                                  <w:rPr>
                                    <w:sz w:val="22"/>
                                    <w:szCs w:val="22"/>
                                  </w:rPr>
                                  <w:fldChar w:fldCharType="begin"/>
                                </w:r>
                                <w:r w:rsidRPr="004A4E51">
                                  <w:rPr>
                                    <w:sz w:val="22"/>
                                    <w:szCs w:val="22"/>
                                  </w:rPr>
                                  <w:instrText xml:space="preserve"> CITATION Alb23 \l 1033 </w:instrText>
                                </w:r>
                                <w:r w:rsidRPr="004A4E51">
                                  <w:rPr>
                                    <w:sz w:val="22"/>
                                    <w:szCs w:val="22"/>
                                  </w:rPr>
                                  <w:fldChar w:fldCharType="separate"/>
                                </w:r>
                                <w:r w:rsidRPr="00D33BFA">
                                  <w:rPr>
                                    <w:noProof/>
                                    <w:sz w:val="22"/>
                                    <w:szCs w:val="22"/>
                                  </w:rPr>
                                  <w:t>(Alberto Taffelli, 2023)</w:t>
                                </w:r>
                                <w:r w:rsidRPr="004A4E51">
                                  <w:rPr>
                                    <w:sz w:val="22"/>
                                    <w:szCs w:val="22"/>
                                  </w:rPr>
                                  <w:fldChar w:fldCharType="end"/>
                                </w:r>
                              </w:sdtContent>
                            </w:sdt>
                            <w:r w:rsidRPr="004A4E51">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0F18F8" id="_x0000_s1034" type="#_x0000_t202" style="position:absolute;left:0;text-align:left;margin-left:-.15pt;margin-top:520.4pt;width:481.5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" stroked="f">
                <v:textbox style="mso-fit-shape-to-text:t" inset="0,0,0,0">
                  <w:txbxContent>
                    <w:p w14:paraId="4B4F9DAD" w14:textId="7EAA88FB" w:rsidR="00EB7833" w:rsidRPr="004A4E51" w:rsidRDefault="00EB7833" w:rsidP="006B0F6E">
                      <w:pPr>
                        <w:pStyle w:val="Caption"/>
                        <w:rPr>
                          <w:rFonts w:eastAsiaTheme="minorHAnsi"/>
                          <w:noProof/>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w:t>
                      </w:r>
                      <w:r>
                        <w:rPr>
                          <w:sz w:val="22"/>
                          <w:szCs w:val="22"/>
                        </w:rPr>
                        <w:t>16</w:t>
                      </w:r>
                      <w:r w:rsidRPr="004A4E51">
                        <w:rPr>
                          <w:sz w:val="22"/>
                          <w:szCs w:val="22"/>
                        </w:rPr>
                        <w:t xml:space="preserve"> (</w:t>
                      </w:r>
                      <w:r w:rsidRPr="004A4E51">
                        <w:rPr>
                          <w:b/>
                          <w:bCs/>
                          <w:sz w:val="22"/>
                          <w:szCs w:val="22"/>
                        </w:rPr>
                        <w:t>a</w:t>
                      </w:r>
                      <w:r w:rsidRPr="004A4E51">
                        <w:rPr>
                          <w:sz w:val="22"/>
                          <w:szCs w:val="22"/>
                        </w:rPr>
                        <w:t>) An optical image taken with a microscope of the top view of the X-ray detector device based on 1L-MoS</w:t>
                      </w:r>
                      <w:r w:rsidRPr="004A4E51">
                        <w:rPr>
                          <w:sz w:val="22"/>
                          <w:szCs w:val="22"/>
                          <w:vertAlign w:val="subscript"/>
                        </w:rPr>
                        <w:t>2</w:t>
                      </w:r>
                      <w:r w:rsidRPr="004A4E51">
                        <w:rPr>
                          <w:sz w:val="22"/>
                          <w:szCs w:val="22"/>
                        </w:rPr>
                        <w:t>. The dashed line outlines the MoS</w:t>
                      </w:r>
                      <w:r w:rsidRPr="004A4E51">
                        <w:rPr>
                          <w:sz w:val="22"/>
                          <w:szCs w:val="22"/>
                        </w:rPr>
                        <w:softHyphen/>
                      </w:r>
                      <w:r w:rsidRPr="004A4E51">
                        <w:rPr>
                          <w:sz w:val="22"/>
                          <w:szCs w:val="22"/>
                          <w:vertAlign w:val="subscript"/>
                        </w:rPr>
                        <w:t>2</w:t>
                      </w:r>
                      <w:r w:rsidRPr="004A4E51">
                        <w:rPr>
                          <w:sz w:val="22"/>
                          <w:szCs w:val="22"/>
                        </w:rPr>
                        <w:t xml:space="preserve"> flake, under which the Au electrodes are deposited; (</w:t>
                      </w:r>
                      <w:r w:rsidRPr="004A4E51">
                        <w:rPr>
                          <w:b/>
                          <w:bCs/>
                          <w:sz w:val="22"/>
                          <w:szCs w:val="22"/>
                        </w:rPr>
                        <w:t>b</w:t>
                      </w:r>
                      <w:r w:rsidRPr="004A4E51">
                        <w:rPr>
                          <w:sz w:val="22"/>
                          <w:szCs w:val="22"/>
                        </w:rPr>
                        <w:t>) An image of the scintillator film based on PDMS and loaded with Gd</w:t>
                      </w:r>
                      <w:r w:rsidRPr="004A4E51">
                        <w:rPr>
                          <w:sz w:val="22"/>
                          <w:szCs w:val="22"/>
                          <w:vertAlign w:val="subscript"/>
                        </w:rPr>
                        <w:t>2</w:t>
                      </w:r>
                      <w:r w:rsidRPr="004A4E51">
                        <w:rPr>
                          <w:sz w:val="22"/>
                          <w:szCs w:val="22"/>
                        </w:rPr>
                        <w:t>O</w:t>
                      </w:r>
                      <w:r w:rsidRPr="004A4E51">
                        <w:rPr>
                          <w:sz w:val="22"/>
                          <w:szCs w:val="22"/>
                          <w:vertAlign w:val="subscript"/>
                        </w:rPr>
                        <w:t>2</w:t>
                      </w:r>
                      <w:r w:rsidRPr="004A4E51">
                        <w:rPr>
                          <w:sz w:val="22"/>
                          <w:szCs w:val="22"/>
                        </w:rPr>
                        <w:t>S:Tb; (</w:t>
                      </w:r>
                      <w:r w:rsidRPr="004A4E51">
                        <w:rPr>
                          <w:b/>
                          <w:bCs/>
                          <w:sz w:val="22"/>
                          <w:szCs w:val="22"/>
                        </w:rPr>
                        <w:t>c</w:t>
                      </w:r>
                      <w:r w:rsidRPr="004A4E51">
                        <w:rPr>
                          <w:sz w:val="22"/>
                          <w:szCs w:val="22"/>
                        </w:rPr>
                        <w:t>) A schematic cross-section of the 1L-MoS</w:t>
                      </w:r>
                      <w:r w:rsidRPr="004A4E51">
                        <w:rPr>
                          <w:sz w:val="22"/>
                          <w:szCs w:val="22"/>
                          <w:vertAlign w:val="subscript"/>
                        </w:rPr>
                        <w:t>2</w:t>
                      </w:r>
                      <w:r w:rsidRPr="004A4E51">
                        <w:rPr>
                          <w:sz w:val="22"/>
                          <w:szCs w:val="22"/>
                        </w:rPr>
                        <w:t xml:space="preserve">-based X-ray detector </w:t>
                      </w:r>
                      <w:sdt>
                        <w:sdtPr>
                          <w:rPr>
                            <w:sz w:val="22"/>
                            <w:szCs w:val="22"/>
                          </w:rPr>
                          <w:id w:val="569010473"/>
                          <w:citation/>
                        </w:sdtPr>
                        <w:sdtContent>
                          <w:r w:rsidRPr="004A4E51">
                            <w:rPr>
                              <w:sz w:val="22"/>
                              <w:szCs w:val="22"/>
                            </w:rPr>
                            <w:fldChar w:fldCharType="begin"/>
                          </w:r>
                          <w:r w:rsidRPr="004A4E51">
                            <w:rPr>
                              <w:sz w:val="22"/>
                              <w:szCs w:val="22"/>
                            </w:rPr>
                            <w:instrText xml:space="preserve"> CITATION Alb23 \l 1033 </w:instrText>
                          </w:r>
                          <w:r w:rsidRPr="004A4E51">
                            <w:rPr>
                              <w:sz w:val="22"/>
                              <w:szCs w:val="22"/>
                            </w:rPr>
                            <w:fldChar w:fldCharType="separate"/>
                          </w:r>
                          <w:r w:rsidRPr="00D33BFA">
                            <w:rPr>
                              <w:noProof/>
                              <w:sz w:val="22"/>
                              <w:szCs w:val="22"/>
                            </w:rPr>
                            <w:t>(Alberto Taffelli, 2023)</w:t>
                          </w:r>
                          <w:r w:rsidRPr="004A4E51">
                            <w:rPr>
                              <w:sz w:val="22"/>
                              <w:szCs w:val="22"/>
                            </w:rPr>
                            <w:fldChar w:fldCharType="end"/>
                          </w:r>
                        </w:sdtContent>
                      </w:sdt>
                      <w:r w:rsidRPr="004A4E51">
                        <w:rPr>
                          <w:sz w:val="22"/>
                          <w:szCs w:val="22"/>
                        </w:rPr>
                        <w:t>.</w:t>
                      </w:r>
                    </w:p>
                  </w:txbxContent>
                </v:textbox>
                <w10:wrap type="topAndBottom" anchorx="margin"/>
              </v:shape>
            </w:pict>
          </mc:Fallback>
        </mc:AlternateContent>
      </w:r>
      <w:r w:rsidR="006C3DB0">
        <w:rPr>
          <w:lang w:val="en-US"/>
        </w:rPr>
        <w:t xml:space="preserve">The </w:t>
      </w:r>
      <w:r w:rsidR="006C3DB0" w:rsidRPr="006C3DB0">
        <w:rPr>
          <w:lang w:val="en-US"/>
        </w:rPr>
        <w:t>1</w:t>
      </w:r>
      <w:r w:rsidR="006C3DB0">
        <w:rPr>
          <w:lang w:val="en-US"/>
        </w:rPr>
        <w:t>L-MoS</w:t>
      </w:r>
      <w:r w:rsidR="006C3DB0">
        <w:rPr>
          <w:vertAlign w:val="subscript"/>
          <w:lang w:val="en-US"/>
        </w:rPr>
        <w:t>2</w:t>
      </w:r>
      <w:r w:rsidR="006C3DB0">
        <w:rPr>
          <w:lang w:val="en-US"/>
        </w:rPr>
        <w:t xml:space="preserve"> thin films were fabricated with the exfoliation of a MoS</w:t>
      </w:r>
      <w:r w:rsidR="006C3DB0">
        <w:rPr>
          <w:vertAlign w:val="subscript"/>
          <w:lang w:val="en-US"/>
        </w:rPr>
        <w:t>2</w:t>
      </w:r>
      <w:r w:rsidR="006C3DB0">
        <w:rPr>
          <w:lang w:val="en-US"/>
        </w:rPr>
        <w:t xml:space="preserve"> bulk crystal through a thermally activated metal-mediated process</w:t>
      </w:r>
      <w:ins w:id="217" w:author="Ilaria Fratelli" w:date="2024-02-20T13:03:00Z">
        <w:r w:rsidR="00D33B21">
          <w:rPr>
            <w:lang w:val="en-US"/>
          </w:rPr>
          <w:t xml:space="preserve"> already described in the previous section</w:t>
        </w:r>
      </w:ins>
      <w:r w:rsidR="006C3DB0">
        <w:rPr>
          <w:lang w:val="en-US"/>
        </w:rPr>
        <w:t>.</w:t>
      </w:r>
      <w:r>
        <w:rPr>
          <w:lang w:val="en-US"/>
        </w:rPr>
        <w:t xml:space="preserve"> With this process, 1L-MoS</w:t>
      </w:r>
      <w:r>
        <w:rPr>
          <w:vertAlign w:val="subscript"/>
          <w:lang w:val="en-US"/>
        </w:rPr>
        <w:t>2</w:t>
      </w:r>
      <w:r>
        <w:rPr>
          <w:lang w:val="en-US"/>
        </w:rPr>
        <w:t xml:space="preserve"> was acquired on a thin Au film.</w:t>
      </w:r>
      <w:r w:rsidR="006C3DB0">
        <w:rPr>
          <w:lang w:val="en-US"/>
        </w:rPr>
        <w:t xml:space="preserve"> </w:t>
      </w:r>
      <w:r w:rsidR="00BD03A4">
        <w:rPr>
          <w:lang w:val="en-US"/>
        </w:rPr>
        <w:t>After that a monolayer MoS</w:t>
      </w:r>
      <w:r w:rsidR="00BD03A4">
        <w:rPr>
          <w:vertAlign w:val="subscript"/>
          <w:lang w:val="en-US"/>
        </w:rPr>
        <w:t>2</w:t>
      </w:r>
      <w:r w:rsidR="00BD03A4">
        <w:rPr>
          <w:lang w:val="en-US"/>
        </w:rPr>
        <w:t xml:space="preserve"> film was then covered with a polystyrene film of ~1 µm via spin coating.</w:t>
      </w:r>
      <w:r>
        <w:rPr>
          <w:lang w:val="en-US"/>
        </w:rPr>
        <w:t xml:space="preserve"> The gold film was then etched leaving the MoS</w:t>
      </w:r>
      <w:r>
        <w:rPr>
          <w:vertAlign w:val="subscript"/>
          <w:lang w:val="en-US"/>
        </w:rPr>
        <w:t>2</w:t>
      </w:r>
      <w:r>
        <w:rPr>
          <w:lang w:val="en-US"/>
        </w:rPr>
        <w:t xml:space="preserve"> monolayer embedded in PS, which was then transported to the substrate through wet transfer.</w:t>
      </w:r>
      <w:r w:rsidR="00BD03A4">
        <w:rPr>
          <w:lang w:val="en-US"/>
        </w:rPr>
        <w:t xml:space="preserve"> </w:t>
      </w:r>
      <w:r w:rsidR="00584231">
        <w:rPr>
          <w:lang w:val="en-US"/>
        </w:rPr>
        <w:t>The</w:t>
      </w:r>
      <w:r>
        <w:rPr>
          <w:lang w:val="en-US"/>
        </w:rPr>
        <w:t xml:space="preserve"> resulting</w:t>
      </w:r>
      <w:r w:rsidR="00584231">
        <w:rPr>
          <w:lang w:val="en-US"/>
        </w:rPr>
        <w:t xml:space="preserve"> X-ray detector was constructed on a soda-lime glass substrate, where gold (Au) electrodes </w:t>
      </w:r>
      <w:r w:rsidR="00584231">
        <w:rPr>
          <w:lang w:val="en-US"/>
        </w:rPr>
        <w:lastRenderedPageBreak/>
        <w:t xml:space="preserve">with the thickness of 100 nm were deposited thermal evaporation. The active channel </w:t>
      </w:r>
      <w:r w:rsidR="00EC5061">
        <w:rPr>
          <w:lang w:val="en-US"/>
        </w:rPr>
        <w:t>was created by the MoS</w:t>
      </w:r>
      <w:r w:rsidR="00EC5061">
        <w:rPr>
          <w:vertAlign w:val="subscript"/>
          <w:lang w:val="en-US"/>
        </w:rPr>
        <w:t>2</w:t>
      </w:r>
      <w:r w:rsidR="00EC5061">
        <w:rPr>
          <w:lang w:val="en-US"/>
        </w:rPr>
        <w:t xml:space="preserve"> and was supposed to have the area of 1×0.3 mm</w:t>
      </w:r>
      <w:r w:rsidR="00EC5061">
        <w:rPr>
          <w:vertAlign w:val="superscript"/>
          <w:lang w:val="en-US"/>
        </w:rPr>
        <w:t>2</w:t>
      </w:r>
      <w:r w:rsidR="00EC5061">
        <w:rPr>
          <w:lang w:val="en-US"/>
        </w:rPr>
        <w:t xml:space="preserve"> determined by the area between the collecting electrodes. The thickness of the active channel was evaluated as 0.9 nm.</w:t>
      </w:r>
      <w:r w:rsidR="00EE2236" w:rsidRPr="00EE2236">
        <w:rPr>
          <w:lang w:val="en-US"/>
        </w:rPr>
        <w:t xml:space="preserve"> </w:t>
      </w:r>
    </w:p>
    <w:p w14:paraId="2DAEA719" w14:textId="6E169FA7" w:rsidR="006C3DB0" w:rsidRPr="00150F0D" w:rsidRDefault="00EE2236" w:rsidP="00C93C51">
      <w:pPr>
        <w:rPr>
          <w:lang w:val="en-US"/>
        </w:rPr>
      </w:pPr>
      <w:r>
        <w:rPr>
          <w:lang w:val="en-US"/>
        </w:rPr>
        <w:t>The scintillator film with the thickness of 0.2 nm, was based on polydimethylsiloxane (PDMS) containing gadolinium oxysulphide doped with terbium (Gd</w:t>
      </w:r>
      <w:r>
        <w:rPr>
          <w:vertAlign w:val="subscript"/>
          <w:lang w:val="en-US"/>
        </w:rPr>
        <w:t>2</w:t>
      </w:r>
      <w:r>
        <w:rPr>
          <w:lang w:val="en-US"/>
        </w:rPr>
        <w:t>O</w:t>
      </w:r>
      <w:r>
        <w:rPr>
          <w:vertAlign w:val="subscript"/>
          <w:lang w:val="en-US"/>
        </w:rPr>
        <w:t>2</w:t>
      </w:r>
      <w:proofErr w:type="gramStart"/>
      <w:r>
        <w:rPr>
          <w:lang w:val="en-US"/>
        </w:rPr>
        <w:t>S:Tb</w:t>
      </w:r>
      <w:proofErr w:type="gramEnd"/>
      <w:r>
        <w:rPr>
          <w:lang w:val="en-US"/>
        </w:rPr>
        <w:t xml:space="preserve">) and was deposited on top of the PS film, thus, resulting in the layered structure depicted in </w:t>
      </w:r>
      <w:commentRangeStart w:id="218"/>
      <w:r w:rsidR="00150F0D">
        <w:rPr>
          <w:lang w:val="en-US"/>
        </w:rPr>
        <w:t xml:space="preserve">Fig. 2.12 </w:t>
      </w:r>
      <w:commentRangeEnd w:id="218"/>
      <w:r w:rsidR="00384203">
        <w:rPr>
          <w:rStyle w:val="CommentReference"/>
        </w:rPr>
        <w:commentReference w:id="218"/>
      </w:r>
      <w:sdt>
        <w:sdtPr>
          <w:rPr>
            <w:lang w:val="en-US"/>
          </w:rPr>
          <w:id w:val="-316349247"/>
          <w:citation/>
        </w:sdtPr>
        <w:sdtContent>
          <w:r w:rsidR="00150F0D">
            <w:rPr>
              <w:lang w:val="en-US"/>
            </w:rPr>
            <w:fldChar w:fldCharType="begin"/>
          </w:r>
          <w:r w:rsidR="00150F0D">
            <w:rPr>
              <w:lang w:val="en-US"/>
            </w:rPr>
            <w:instrText xml:space="preserve"> CITATION Alb23 \l 1033 </w:instrText>
          </w:r>
          <w:r w:rsidR="00150F0D">
            <w:rPr>
              <w:lang w:val="en-US"/>
            </w:rPr>
            <w:fldChar w:fldCharType="separate"/>
          </w:r>
          <w:r w:rsidR="00D33BFA">
            <w:rPr>
              <w:noProof/>
              <w:lang w:val="en-US"/>
            </w:rPr>
            <w:t>(Alberto Taffelli, 2023)</w:t>
          </w:r>
          <w:r w:rsidR="00150F0D">
            <w:rPr>
              <w:lang w:val="en-US"/>
            </w:rPr>
            <w:fldChar w:fldCharType="end"/>
          </w:r>
        </w:sdtContent>
      </w:sdt>
      <w:r w:rsidR="00150F0D">
        <w:rPr>
          <w:lang w:val="en-US"/>
        </w:rPr>
        <w:t>.</w:t>
      </w:r>
    </w:p>
    <w:p w14:paraId="686E3674" w14:textId="0DBE95AD" w:rsidR="00EE2236" w:rsidRPr="00EE2236" w:rsidRDefault="00EE2236">
      <w:pPr>
        <w:ind w:firstLine="0"/>
        <w:rPr>
          <w:b/>
          <w:bCs/>
          <w:lang w:val="en-US"/>
        </w:rPr>
        <w:pPrChange w:id="219" w:author="Ilaria Fratelli" w:date="2024-02-20T13:05:00Z">
          <w:pPr/>
        </w:pPrChange>
      </w:pPr>
    </w:p>
    <w:p w14:paraId="156966C2" w14:textId="629F2B1F" w:rsidR="000C02B6" w:rsidRDefault="005B77B9" w:rsidP="006F4CE4">
      <w:pPr>
        <w:pStyle w:val="Caption"/>
        <w:spacing w:line="360" w:lineRule="auto"/>
      </w:pPr>
      <w:commentRangeStart w:id="220"/>
      <w:r>
        <w:t>The</w:t>
      </w:r>
      <w:commentRangeEnd w:id="220"/>
      <w:r w:rsidR="00327749">
        <w:rPr>
          <w:rStyle w:val="CommentReference"/>
          <w:rFonts w:eastAsiaTheme="minorHAnsi"/>
          <w:iCs w:val="0"/>
          <w:color w:val="auto"/>
          <w:lang w:val="en-GB"/>
        </w:rPr>
        <w:commentReference w:id="220"/>
      </w:r>
      <w:r>
        <w:t xml:space="preserve"> fabricated MoS</w:t>
      </w:r>
      <w:r>
        <w:rPr>
          <w:vertAlign w:val="subscript"/>
        </w:rPr>
        <w:t>2</w:t>
      </w:r>
      <w:r>
        <w:t xml:space="preserve"> detector then underwent X-ray testing to test its sensitivity</w:t>
      </w:r>
      <w:del w:id="221" w:author="Ilaria Fratelli" w:date="2024-02-20T13:06:00Z">
        <w:r w:rsidDel="00384203">
          <w:delText xml:space="preserve"> under direct radiation</w:delText>
        </w:r>
      </w:del>
      <w:r>
        <w:t xml:space="preserve">. The active channel was constantly biased under </w:t>
      </w:r>
      <w:proofErr w:type="spellStart"/>
      <w:r>
        <w:rPr>
          <w:i/>
          <w:iCs w:val="0"/>
        </w:rPr>
        <w:t>V</w:t>
      </w:r>
      <w:r>
        <w:rPr>
          <w:i/>
          <w:iCs w:val="0"/>
          <w:vertAlign w:val="subscript"/>
        </w:rPr>
        <w:t>bias</w:t>
      </w:r>
      <w:proofErr w:type="spellEnd"/>
      <w:r>
        <w:rPr>
          <w:i/>
          <w:iCs w:val="0"/>
        </w:rPr>
        <w:t xml:space="preserve"> </w:t>
      </w:r>
      <w:r>
        <w:t xml:space="preserve">= </w:t>
      </w:r>
      <w:r w:rsidR="006F4CE4">
        <w:t>5</w:t>
      </w:r>
      <w:r w:rsidRPr="005B77B9">
        <w:t xml:space="preserve"> </w:t>
      </w:r>
      <w:r>
        <w:t>V. The X-rays were generated by a tungsten anode (</w:t>
      </w:r>
      <w:r>
        <w:rPr>
          <w:i/>
          <w:iCs w:val="0"/>
        </w:rPr>
        <w:t>W</w:t>
      </w:r>
      <w:r>
        <w:rPr>
          <w:i/>
          <w:iCs w:val="0"/>
          <w:vertAlign w:val="subscript"/>
        </w:rPr>
        <w:t>K</w:t>
      </w:r>
      <w:r>
        <w:rPr>
          <w:rFonts w:cs="Times New Roman"/>
          <w:i/>
          <w:iCs w:val="0"/>
          <w:vertAlign w:val="subscript"/>
        </w:rPr>
        <w:t>α</w:t>
      </w:r>
      <w:r>
        <w:t xml:space="preserve"> = 59 keV) operated at peak voltages of 40, 100, 150, 195 kV filtered with 3 mm of copper</w:t>
      </w:r>
      <w:ins w:id="222" w:author="Ilaria Fratelli" w:date="2024-02-20T13:06:00Z">
        <w:r w:rsidR="00384203">
          <w:t xml:space="preserve"> to remove the low</w:t>
        </w:r>
      </w:ins>
      <w:ins w:id="223" w:author="Ilaria Fratelli" w:date="2024-02-20T13:07:00Z">
        <w:r w:rsidR="00384203">
          <w:t>-energy part of the spectrum</w:t>
        </w:r>
      </w:ins>
      <w:r>
        <w:t xml:space="preserve">. The </w:t>
      </w:r>
      <w:r w:rsidR="006F4CE4">
        <w:t xml:space="preserve">radiation was </w:t>
      </w:r>
      <w:proofErr w:type="spellStart"/>
      <w:r w:rsidR="006F4CE4">
        <w:t>p</w:t>
      </w:r>
      <w:del w:id="224" w:author="Ilaria Fratelli" w:date="2024-02-20T13:07:00Z">
        <w:r w:rsidR="006F4CE4" w:rsidDel="00552D89">
          <w:delText>r</w:delText>
        </w:r>
      </w:del>
      <w:r w:rsidR="006F4CE4">
        <w:t>eformed</w:t>
      </w:r>
      <w:proofErr w:type="spellEnd"/>
      <w:r w:rsidR="006F4CE4">
        <w:t xml:space="preserve"> in the form of periodic pulses of 20 s in the </w:t>
      </w:r>
      <w:r w:rsidR="006F4CE4">
        <w:rPr>
          <w:i/>
          <w:iCs w:val="0"/>
        </w:rPr>
        <w:t>on</w:t>
      </w:r>
      <w:r w:rsidR="006F4CE4">
        <w:t xml:space="preserve">-regime and 40 s in the </w:t>
      </w:r>
      <w:r w:rsidR="006F4CE4">
        <w:rPr>
          <w:i/>
          <w:iCs w:val="0"/>
        </w:rPr>
        <w:t>off</w:t>
      </w:r>
      <w:r w:rsidR="006F4CE4">
        <w:t>-regime. The X-ray response of the MoS</w:t>
      </w:r>
      <w:r w:rsidR="006F4CE4">
        <w:rPr>
          <w:vertAlign w:val="subscript"/>
        </w:rPr>
        <w:t>2</w:t>
      </w:r>
      <w:r w:rsidR="006F4CE4">
        <w:t xml:space="preserve"> detector was measured both with and without the scintillator film placed on top of the detector. The PS layer on top of MoS</w:t>
      </w:r>
      <w:r w:rsidR="006F4CE4">
        <w:rPr>
          <w:vertAlign w:val="subscript"/>
        </w:rPr>
        <w:t>2</w:t>
      </w:r>
      <w:r w:rsidR="006F4CE4">
        <w:t xml:space="preserve"> was estimated to absorb less than 0.01 % of the incident radiation, therefore, it was not supposed to deteriorate the obtained data from the active channel </w:t>
      </w:r>
      <w:sdt>
        <w:sdtPr>
          <w:id w:val="129835467"/>
          <w:citation/>
        </w:sdtPr>
        <w:sdtContent>
          <w:r w:rsidR="006F4CE4">
            <w:fldChar w:fldCharType="begin"/>
          </w:r>
          <w:r w:rsidR="006F4CE4">
            <w:instrText xml:space="preserve"> CITATION Alb23 \l 1033 </w:instrText>
          </w:r>
          <w:r w:rsidR="006F4CE4">
            <w:fldChar w:fldCharType="separate"/>
          </w:r>
          <w:r w:rsidR="00D33BFA">
            <w:rPr>
              <w:noProof/>
            </w:rPr>
            <w:t>(Alberto Taffelli, 2023)</w:t>
          </w:r>
          <w:r w:rsidR="006F4CE4">
            <w:fldChar w:fldCharType="end"/>
          </w:r>
        </w:sdtContent>
      </w:sdt>
      <w:r w:rsidR="006F4CE4">
        <w:t>.</w:t>
      </w:r>
    </w:p>
    <w:p w14:paraId="7CFE67A1" w14:textId="09A73219" w:rsidR="00F636BB" w:rsidRDefault="006943AA" w:rsidP="006F4CE4">
      <w:pPr>
        <w:rPr>
          <w:lang w:val="en-US"/>
        </w:rPr>
      </w:pPr>
      <w:r w:rsidRPr="00F636BB">
        <w:rPr>
          <w:lang w:val="en-US"/>
        </w:rPr>
        <w:t xml:space="preserve">Consequently, the </w:t>
      </w:r>
      <w:proofErr w:type="spellStart"/>
      <w:r w:rsidRPr="00F636BB">
        <w:rPr>
          <w:lang w:val="en-US"/>
        </w:rPr>
        <w:t>photoresponse</w:t>
      </w:r>
      <w:proofErr w:type="spellEnd"/>
      <w:r w:rsidRPr="00F636BB">
        <w:rPr>
          <w:lang w:val="en-US"/>
        </w:rPr>
        <w:t xml:space="preserve"> exhibited </w:t>
      </w:r>
      <w:r w:rsidR="00F636BB" w:rsidRPr="00F636BB">
        <w:rPr>
          <w:lang w:val="en-US"/>
        </w:rPr>
        <w:t>a</w:t>
      </w:r>
      <w:r w:rsidR="00F636BB">
        <w:rPr>
          <w:lang w:val="en-US"/>
        </w:rPr>
        <w:t>n increase of up to three times when incorporating the scintillator film onto the detector. The amplification was ascribed to the generation of additional visible photon from the scintillator through indirect X-ray photoconversion. Furthermore, the MoS</w:t>
      </w:r>
      <w:r w:rsidR="00F636BB">
        <w:rPr>
          <w:lang w:val="en-US"/>
        </w:rPr>
        <w:softHyphen/>
      </w:r>
      <w:r w:rsidR="00F636BB">
        <w:rPr>
          <w:vertAlign w:val="subscript"/>
          <w:lang w:val="en-US"/>
        </w:rPr>
        <w:t>2</w:t>
      </w:r>
      <w:r w:rsidR="00F636BB">
        <w:rPr>
          <w:lang w:val="en-US"/>
        </w:rPr>
        <w:t xml:space="preserve"> detector consistently demonstrated a </w:t>
      </w:r>
      <w:proofErr w:type="spellStart"/>
      <w:r w:rsidR="00F636BB">
        <w:rPr>
          <w:lang w:val="en-US"/>
        </w:rPr>
        <w:t>photoresponse</w:t>
      </w:r>
      <w:proofErr w:type="spellEnd"/>
      <w:r w:rsidR="00F636BB">
        <w:rPr>
          <w:lang w:val="en-US"/>
        </w:rPr>
        <w:t xml:space="preserve"> to incoming X-rays over subsequent irradiation cycles, which indicated the reproducibility of the measurements </w:t>
      </w:r>
      <w:sdt>
        <w:sdtPr>
          <w:rPr>
            <w:lang w:val="en-US"/>
          </w:rPr>
          <w:id w:val="-1722358800"/>
          <w:citation/>
        </w:sdtPr>
        <w:sdtContent>
          <w:r w:rsidR="00F636BB">
            <w:rPr>
              <w:lang w:val="en-US"/>
            </w:rPr>
            <w:fldChar w:fldCharType="begin"/>
          </w:r>
          <w:r w:rsidR="00F636BB">
            <w:rPr>
              <w:lang w:val="en-US"/>
            </w:rPr>
            <w:instrText xml:space="preserve"> CITATION Alb23 \l 1033 </w:instrText>
          </w:r>
          <w:r w:rsidR="00F636BB">
            <w:rPr>
              <w:lang w:val="en-US"/>
            </w:rPr>
            <w:fldChar w:fldCharType="separate"/>
          </w:r>
          <w:r w:rsidR="00D33BFA">
            <w:rPr>
              <w:noProof/>
              <w:lang w:val="en-US"/>
            </w:rPr>
            <w:t>(Alberto Taffelli, 2023)</w:t>
          </w:r>
          <w:r w:rsidR="00F636BB">
            <w:rPr>
              <w:lang w:val="en-US"/>
            </w:rPr>
            <w:fldChar w:fldCharType="end"/>
          </w:r>
        </w:sdtContent>
      </w:sdt>
      <w:r w:rsidR="00F636BB">
        <w:rPr>
          <w:lang w:val="en-US"/>
        </w:rPr>
        <w:t>.</w:t>
      </w:r>
    </w:p>
    <w:p w14:paraId="52BB257A" w14:textId="201BB691" w:rsidR="00296A58" w:rsidRDefault="00F636BB" w:rsidP="00296A58">
      <w:pPr>
        <w:rPr>
          <w:lang w:val="en-US"/>
        </w:rPr>
      </w:pPr>
      <w:commentRangeStart w:id="225"/>
      <w:r>
        <w:rPr>
          <w:lang w:val="en-US"/>
        </w:rPr>
        <w:t xml:space="preserve">As a result, the sensitivity </w:t>
      </w:r>
      <w:r w:rsidR="00D04467">
        <w:rPr>
          <w:lang w:val="en-US"/>
        </w:rPr>
        <w:t>per unit volume was</w:t>
      </w:r>
      <w:r>
        <w:rPr>
          <w:lang w:val="en-US"/>
        </w:rPr>
        <w:t xml:space="preserve"> evaluated to be within the range of 10</w:t>
      </w:r>
      <w:r>
        <w:rPr>
          <w:vertAlign w:val="superscript"/>
          <w:lang w:val="en-US"/>
        </w:rPr>
        <w:t>8</w:t>
      </w:r>
      <w:r w:rsidR="00D04467">
        <w:rPr>
          <w:lang w:val="en-US"/>
        </w:rPr>
        <w:t>-10</w:t>
      </w:r>
      <w:r w:rsidR="00D04467">
        <w:rPr>
          <w:vertAlign w:val="superscript"/>
          <w:lang w:val="en-US"/>
        </w:rPr>
        <w:t>9</w:t>
      </w:r>
      <w:r w:rsidR="00D04467">
        <w:rPr>
          <w:lang w:val="en-US"/>
        </w:rPr>
        <w:t xml:space="preserve"> µC/(Gy·cm</w:t>
      </w:r>
      <w:r w:rsidR="00D04467">
        <w:rPr>
          <w:vertAlign w:val="superscript"/>
          <w:lang w:val="en-US"/>
        </w:rPr>
        <w:t>3</w:t>
      </w:r>
      <w:r w:rsidR="00D04467">
        <w:rPr>
          <w:lang w:val="en-US"/>
        </w:rPr>
        <w:t>) with the maximum value of 2.3 × 10</w:t>
      </w:r>
      <w:r w:rsidR="00D04467">
        <w:rPr>
          <w:vertAlign w:val="superscript"/>
          <w:lang w:val="en-US"/>
        </w:rPr>
        <w:t>9</w:t>
      </w:r>
      <w:r w:rsidR="00D04467">
        <w:rPr>
          <w:lang w:val="en-US"/>
        </w:rPr>
        <w:t xml:space="preserve"> µC/(Gy·cm</w:t>
      </w:r>
      <w:r w:rsidR="00D04467">
        <w:rPr>
          <w:vertAlign w:val="superscript"/>
          <w:lang w:val="en-US"/>
        </w:rPr>
        <w:t>3</w:t>
      </w:r>
      <w:r w:rsidR="00D04467">
        <w:rPr>
          <w:lang w:val="en-US"/>
        </w:rPr>
        <w:t>). The sensitivity per unit area was estimated to be in the order of 10-100 µC/(Gy·cm</w:t>
      </w:r>
      <w:r w:rsidR="00D04467">
        <w:rPr>
          <w:vertAlign w:val="superscript"/>
          <w:lang w:val="en-US"/>
        </w:rPr>
        <w:t>3</w:t>
      </w:r>
      <w:r w:rsidR="00D04467">
        <w:rPr>
          <w:lang w:val="en-US"/>
        </w:rPr>
        <w:t xml:space="preserve">) </w:t>
      </w:r>
      <w:sdt>
        <w:sdtPr>
          <w:rPr>
            <w:lang w:val="en-US"/>
          </w:rPr>
          <w:id w:val="601382416"/>
          <w:citation/>
        </w:sdtPr>
        <w:sdtContent>
          <w:r w:rsidR="00D04467">
            <w:rPr>
              <w:lang w:val="en-US"/>
            </w:rPr>
            <w:fldChar w:fldCharType="begin"/>
          </w:r>
          <w:r w:rsidR="00D04467">
            <w:rPr>
              <w:lang w:val="en-US"/>
            </w:rPr>
            <w:instrText xml:space="preserve"> CITATION Alb23 \l 1033 </w:instrText>
          </w:r>
          <w:r w:rsidR="00D04467">
            <w:rPr>
              <w:lang w:val="en-US"/>
            </w:rPr>
            <w:fldChar w:fldCharType="separate"/>
          </w:r>
          <w:r w:rsidR="00D33BFA">
            <w:rPr>
              <w:noProof/>
              <w:lang w:val="en-US"/>
            </w:rPr>
            <w:t>(Alberto Taffelli, 2023)</w:t>
          </w:r>
          <w:r w:rsidR="00D04467">
            <w:rPr>
              <w:lang w:val="en-US"/>
            </w:rPr>
            <w:fldChar w:fldCharType="end"/>
          </w:r>
        </w:sdtContent>
      </w:sdt>
      <w:r w:rsidR="00D04467">
        <w:rPr>
          <w:lang w:val="en-US"/>
        </w:rPr>
        <w:t>.</w:t>
      </w:r>
      <w:r w:rsidR="00296A58">
        <w:rPr>
          <w:lang w:val="en-US"/>
        </w:rPr>
        <w:t xml:space="preserve"> </w:t>
      </w:r>
      <w:commentRangeEnd w:id="225"/>
      <w:r w:rsidR="00552D89">
        <w:rPr>
          <w:rStyle w:val="CommentReference"/>
        </w:rPr>
        <w:commentReference w:id="225"/>
      </w:r>
    </w:p>
    <w:p w14:paraId="1AEBCE98" w14:textId="7BF079A3" w:rsidR="00296A58" w:rsidRPr="00D5044D" w:rsidDel="00327749" w:rsidRDefault="00296A58" w:rsidP="00327749">
      <w:pPr>
        <w:rPr>
          <w:del w:id="226" w:author="Ilaria Fratelli" w:date="2024-02-20T13:11:00Z"/>
          <w:lang w:val="en-US"/>
        </w:rPr>
      </w:pPr>
      <w:r>
        <w:rPr>
          <w:lang w:val="en-US"/>
        </w:rPr>
        <w:t xml:space="preserve">According to these numbers, we can conclude that TMDCs, in particular, monolayer </w:t>
      </w:r>
      <w:r w:rsidRPr="00296A58">
        <w:rPr>
          <w:lang w:val="en-US"/>
        </w:rPr>
        <w:t>MoS</w:t>
      </w:r>
      <w:r>
        <w:rPr>
          <w:vertAlign w:val="subscript"/>
          <w:lang w:val="en-US"/>
        </w:rPr>
        <w:t>2</w:t>
      </w:r>
      <w:r>
        <w:rPr>
          <w:lang w:val="en-US"/>
        </w:rPr>
        <w:t xml:space="preserve">, can be competitive </w:t>
      </w:r>
      <w:r w:rsidR="00C93EC3">
        <w:rPr>
          <w:lang w:val="en-US"/>
        </w:rPr>
        <w:t xml:space="preserve">(in relation to fully-organic based) </w:t>
      </w:r>
      <w:r>
        <w:rPr>
          <w:lang w:val="en-US"/>
        </w:rPr>
        <w:t xml:space="preserve">semiconductors for </w:t>
      </w:r>
      <w:del w:id="227" w:author="Ilaria Fratelli" w:date="2024-02-20T13:10:00Z">
        <w:r w:rsidR="00C93EC3" w:rsidDel="00327749">
          <w:rPr>
            <w:lang w:val="en-US"/>
          </w:rPr>
          <w:delText>thin-film flexible sensing electronics</w:delText>
        </w:r>
      </w:del>
      <w:ins w:id="228" w:author="Ilaria Fratelli" w:date="2024-02-20T13:10:00Z">
        <w:r w:rsidR="00327749">
          <w:rPr>
            <w:lang w:val="en-US"/>
          </w:rPr>
          <w:t>flexible and large area radiation detectors based on semiconduc</w:t>
        </w:r>
      </w:ins>
      <w:ins w:id="229" w:author="Ilaria Fratelli" w:date="2024-02-20T13:11:00Z">
        <w:r w:rsidR="00327749">
          <w:rPr>
            <w:lang w:val="en-US"/>
          </w:rPr>
          <w:t>ting thin films</w:t>
        </w:r>
      </w:ins>
      <w:r w:rsidR="00C93EC3">
        <w:rPr>
          <w:lang w:val="en-US"/>
        </w:rPr>
        <w:t xml:space="preserve">. Even though TMDCs have not yet been so </w:t>
      </w:r>
      <w:del w:id="230" w:author="Ilaria Fratelli" w:date="2024-02-20T13:11:00Z">
        <w:r w:rsidR="00C93EC3" w:rsidDel="00327749">
          <w:rPr>
            <w:lang w:val="en-US"/>
          </w:rPr>
          <w:delText xml:space="preserve">rigorously </w:delText>
        </w:r>
      </w:del>
      <w:ins w:id="231" w:author="Ilaria Fratelli" w:date="2024-02-20T13:11:00Z">
        <w:r w:rsidR="00327749">
          <w:rPr>
            <w:lang w:val="en-US"/>
          </w:rPr>
          <w:t xml:space="preserve">widely </w:t>
        </w:r>
      </w:ins>
      <w:r w:rsidR="00C93EC3">
        <w:rPr>
          <w:lang w:val="en-US"/>
        </w:rPr>
        <w:t>studied as organic-based X-ray detectors, i</w:t>
      </w:r>
      <w:r w:rsidRPr="00296A58">
        <w:rPr>
          <w:lang w:val="en-US"/>
        </w:rPr>
        <w:t>t</w:t>
      </w:r>
      <w:r>
        <w:rPr>
          <w:lang w:val="en-US"/>
        </w:rPr>
        <w:t xml:space="preserve"> is evident that MoS</w:t>
      </w:r>
      <w:r>
        <w:rPr>
          <w:vertAlign w:val="subscript"/>
          <w:lang w:val="en-US"/>
        </w:rPr>
        <w:t>2</w:t>
      </w:r>
      <w:r>
        <w:rPr>
          <w:lang w:val="en-US"/>
        </w:rPr>
        <w:t xml:space="preserve">-based X-ray detectors are </w:t>
      </w:r>
      <w:del w:id="232" w:author="Ilaria Fratelli" w:date="2024-02-20T13:11:00Z">
        <w:r w:rsidDel="00327749">
          <w:rPr>
            <w:lang w:val="en-US"/>
          </w:rPr>
          <w:delText>among realizable</w:delText>
        </w:r>
      </w:del>
      <w:ins w:id="233" w:author="Ilaria Fratelli" w:date="2024-02-20T13:11:00Z">
        <w:r w:rsidR="00327749">
          <w:rPr>
            <w:lang w:val="en-US"/>
          </w:rPr>
          <w:t>promising</w:t>
        </w:r>
      </w:ins>
      <w:r>
        <w:rPr>
          <w:lang w:val="en-US"/>
        </w:rPr>
        <w:t xml:space="preserve"> alternatives </w:t>
      </w:r>
      <w:r w:rsidR="00C93EC3">
        <w:rPr>
          <w:lang w:val="en-US"/>
        </w:rPr>
        <w:t xml:space="preserve">to conventional inorganic sensing devices. </w:t>
      </w:r>
      <w:commentRangeStart w:id="234"/>
      <w:del w:id="235" w:author="Ilaria Fratelli" w:date="2024-02-20T13:11:00Z">
        <w:r w:rsidR="00D5044D" w:rsidDel="00327749">
          <w:rPr>
            <w:lang w:val="en-US"/>
          </w:rPr>
          <w:delText>For this purpose, the first part of my research was the characterization of thin film MoS</w:delText>
        </w:r>
        <w:r w:rsidR="00D5044D" w:rsidDel="00327749">
          <w:rPr>
            <w:lang w:val="en-US"/>
          </w:rPr>
          <w:softHyphen/>
        </w:r>
        <w:r w:rsidR="00D5044D" w:rsidDel="00327749">
          <w:rPr>
            <w:vertAlign w:val="subscript"/>
            <w:lang w:val="en-US"/>
          </w:rPr>
          <w:delText>2</w:delText>
        </w:r>
        <w:r w:rsidR="00D5044D" w:rsidDel="00327749">
          <w:rPr>
            <w:lang w:val="en-US"/>
          </w:rPr>
          <w:delText xml:space="preserve">-based X-ray detectors in the form of a phototransistor. The final goal of this study was the estimation of their sensitivity and overall performance. </w:delText>
        </w:r>
      </w:del>
    </w:p>
    <w:p w14:paraId="14D6607B" w14:textId="237DD1D9" w:rsidR="003962A5" w:rsidRPr="00826C5C" w:rsidRDefault="00826C5C" w:rsidP="00327749">
      <w:pPr>
        <w:rPr>
          <w:lang w:val="en-US"/>
        </w:rPr>
      </w:pPr>
      <w:del w:id="236" w:author="Ilaria Fratelli" w:date="2024-02-20T13:11:00Z">
        <w:r w:rsidDel="00327749">
          <w:rPr>
            <w:lang w:val="en-US"/>
          </w:rPr>
          <w:lastRenderedPageBreak/>
          <w:delText xml:space="preserve">In the next chapter I shall describe the full process of the experimental part, including also the methods of fabrication of the devices. and the instruments used during the research. </w:delText>
        </w:r>
      </w:del>
      <w:commentRangeEnd w:id="234"/>
      <w:r w:rsidR="00327749">
        <w:rPr>
          <w:rStyle w:val="CommentReference"/>
        </w:rPr>
        <w:commentReference w:id="234"/>
      </w:r>
    </w:p>
    <w:p w14:paraId="4251B2D7" w14:textId="3853595B" w:rsidR="0011135B" w:rsidRDefault="0011135B" w:rsidP="00943BAA">
      <w:pPr>
        <w:pStyle w:val="Heading1"/>
      </w:pPr>
      <w:bookmarkStart w:id="237" w:name="_Toc157538714"/>
      <w:bookmarkStart w:id="238" w:name="_Toc157539414"/>
      <w:bookmarkStart w:id="239" w:name="_Toc157539442"/>
      <w:bookmarkStart w:id="240" w:name="_Toc159207570"/>
      <w:r w:rsidRPr="004F5D75">
        <w:t>Experimental</w:t>
      </w:r>
      <w:r>
        <w:t xml:space="preserve"> Methods</w:t>
      </w:r>
      <w:bookmarkEnd w:id="237"/>
      <w:bookmarkEnd w:id="238"/>
      <w:bookmarkEnd w:id="239"/>
      <w:bookmarkEnd w:id="240"/>
    </w:p>
    <w:p w14:paraId="5B830C1D" w14:textId="77777777" w:rsidR="000C02B6" w:rsidRDefault="000C02B6" w:rsidP="000C02B6">
      <w:pPr>
        <w:rPr>
          <w:lang w:val="en-US"/>
        </w:rPr>
      </w:pPr>
    </w:p>
    <w:p w14:paraId="0D3BB6E5" w14:textId="77777777" w:rsidR="000C02B6" w:rsidRPr="000C02B6" w:rsidRDefault="000C02B6" w:rsidP="000C02B6">
      <w:pPr>
        <w:rPr>
          <w:lang w:val="en-US"/>
        </w:rPr>
      </w:pPr>
    </w:p>
    <w:p w14:paraId="2482BC0C" w14:textId="05ABA772" w:rsidR="00930E63" w:rsidRDefault="00930E63" w:rsidP="00C3056B">
      <w:pPr>
        <w:pStyle w:val="Heading2"/>
      </w:pPr>
      <w:bookmarkStart w:id="241" w:name="_Toc159207571"/>
      <w:r>
        <w:t>MoS2 Samples</w:t>
      </w:r>
      <w:bookmarkEnd w:id="241"/>
    </w:p>
    <w:p w14:paraId="015001D9" w14:textId="1ADCBAAF" w:rsidR="00930E63" w:rsidRDefault="00930E63" w:rsidP="00930E63">
      <w:pPr>
        <w:pStyle w:val="Heading3"/>
      </w:pPr>
      <w:bookmarkStart w:id="242" w:name="_Toc159207572"/>
      <w:r>
        <w:t>Fabrication methods</w:t>
      </w:r>
      <w:bookmarkEnd w:id="242"/>
    </w:p>
    <w:p w14:paraId="4DBE2798" w14:textId="77777777" w:rsidR="000C02B6" w:rsidRPr="000C02B6" w:rsidRDefault="000C02B6" w:rsidP="000C02B6">
      <w:pPr>
        <w:rPr>
          <w:lang w:val="en-US"/>
        </w:rPr>
      </w:pPr>
    </w:p>
    <w:p w14:paraId="25F1E2E8" w14:textId="533EBD68" w:rsidR="00930E63" w:rsidRDefault="00930E63" w:rsidP="00930E63">
      <w:pPr>
        <w:pStyle w:val="Heading3"/>
      </w:pPr>
      <w:bookmarkStart w:id="243" w:name="_Toc159207573"/>
      <w:r>
        <w:t>IV characterization</w:t>
      </w:r>
      <w:bookmarkEnd w:id="243"/>
    </w:p>
    <w:p w14:paraId="6D77340A" w14:textId="499F5EF4" w:rsidR="00930E63" w:rsidRDefault="00930E63" w:rsidP="00930E63">
      <w:pPr>
        <w:pStyle w:val="Heading3"/>
      </w:pPr>
      <w:bookmarkStart w:id="244" w:name="_Toc159207574"/>
      <w:r>
        <w:t>Characterization under X-rays</w:t>
      </w:r>
      <w:bookmarkEnd w:id="244"/>
    </w:p>
    <w:p w14:paraId="35D68B1A" w14:textId="2B56A208" w:rsidR="00930E63" w:rsidRDefault="00870152" w:rsidP="00C3056B">
      <w:pPr>
        <w:pStyle w:val="Heading2"/>
      </w:pPr>
      <w:bookmarkStart w:id="245" w:name="_Toc159207575"/>
      <w:r>
        <w:t>TMTES:PS Samples</w:t>
      </w:r>
      <w:bookmarkEnd w:id="245"/>
    </w:p>
    <w:p w14:paraId="5BB72C94" w14:textId="7D5FD066" w:rsidR="00870152" w:rsidRDefault="00870152" w:rsidP="00870152">
      <w:pPr>
        <w:pStyle w:val="Heading3"/>
      </w:pPr>
      <w:bookmarkStart w:id="246" w:name="_Toc159207576"/>
      <w:r>
        <w:t>Fabrication methods</w:t>
      </w:r>
      <w:bookmarkEnd w:id="246"/>
    </w:p>
    <w:p w14:paraId="03BE4D93" w14:textId="0EEFA7B0" w:rsidR="00870152" w:rsidRDefault="00870152" w:rsidP="00870152">
      <w:pPr>
        <w:pStyle w:val="Heading3"/>
      </w:pPr>
      <w:bookmarkStart w:id="247" w:name="_Toc159207577"/>
      <w:r>
        <w:t>IV characterization</w:t>
      </w:r>
      <w:bookmarkEnd w:id="247"/>
    </w:p>
    <w:p w14:paraId="361A4832" w14:textId="0E4A597A" w:rsidR="00870152" w:rsidRPr="00870152" w:rsidRDefault="00870152" w:rsidP="00870152">
      <w:pPr>
        <w:pStyle w:val="Heading3"/>
      </w:pPr>
      <w:bookmarkStart w:id="248" w:name="_Toc159207578"/>
      <w:r>
        <w:t>Characterization under X-rays</w:t>
      </w:r>
      <w:bookmarkEnd w:id="248"/>
    </w:p>
    <w:p w14:paraId="3A9A77F6" w14:textId="4B9977A3" w:rsidR="004F5D75" w:rsidRDefault="00FC68F5" w:rsidP="00943BAA">
      <w:pPr>
        <w:pStyle w:val="Heading1"/>
      </w:pPr>
      <w:bookmarkStart w:id="249" w:name="_Toc157538724"/>
      <w:bookmarkStart w:id="250" w:name="_Toc157539424"/>
      <w:bookmarkStart w:id="251" w:name="_Toc157539452"/>
      <w:bookmarkStart w:id="252" w:name="_Toc159207579"/>
      <w:r>
        <w:t>Results for MoS</w:t>
      </w:r>
      <w:r>
        <w:rPr>
          <w:vertAlign w:val="subscript"/>
        </w:rPr>
        <w:t>2</w:t>
      </w:r>
      <w:r>
        <w:rPr>
          <w:vertAlign w:val="subscript"/>
        </w:rPr>
        <w:softHyphen/>
        <w:t xml:space="preserve"> </w:t>
      </w:r>
      <w:r>
        <w:t>samples</w:t>
      </w:r>
      <w:bookmarkEnd w:id="249"/>
      <w:bookmarkEnd w:id="250"/>
      <w:bookmarkEnd w:id="251"/>
      <w:bookmarkEnd w:id="252"/>
    </w:p>
    <w:p w14:paraId="7012F50D" w14:textId="73D26784" w:rsidR="00FC68F5" w:rsidRDefault="00FC68F5" w:rsidP="00943BAA">
      <w:pPr>
        <w:pStyle w:val="Heading1"/>
      </w:pPr>
      <w:bookmarkStart w:id="253" w:name="_Toc157538725"/>
      <w:bookmarkStart w:id="254" w:name="_Toc157539425"/>
      <w:bookmarkStart w:id="255" w:name="_Toc157539453"/>
      <w:bookmarkStart w:id="256" w:name="_Toc159207580"/>
      <w:r>
        <w:t>Results for TMTES:PS samples</w:t>
      </w:r>
      <w:bookmarkEnd w:id="253"/>
      <w:bookmarkEnd w:id="254"/>
      <w:bookmarkEnd w:id="255"/>
      <w:bookmarkEnd w:id="256"/>
    </w:p>
    <w:p w14:paraId="66F53A61" w14:textId="59E1ABB7" w:rsidR="004F5D75" w:rsidRPr="004F5D75" w:rsidRDefault="00FC68F5" w:rsidP="007D5744">
      <w:pPr>
        <w:pStyle w:val="Heading1"/>
      </w:pPr>
      <w:bookmarkStart w:id="257" w:name="_Toc157538726"/>
      <w:bookmarkStart w:id="258" w:name="_Toc157539426"/>
      <w:bookmarkStart w:id="259" w:name="_Toc157539454"/>
      <w:bookmarkStart w:id="260" w:name="_Toc159207581"/>
      <w:r>
        <w:t>Conclusions</w:t>
      </w:r>
      <w:bookmarkEnd w:id="257"/>
      <w:bookmarkEnd w:id="258"/>
      <w:bookmarkEnd w:id="259"/>
      <w:bookmarkEnd w:id="260"/>
    </w:p>
    <w:bookmarkStart w:id="261" w:name="_Toc159207582" w:displacedByCustomXml="next"/>
    <w:sdt>
      <w:sdtPr>
        <w:rPr>
          <w:rFonts w:eastAsiaTheme="minorHAnsi" w:cstheme="minorBidi"/>
          <w:b w:val="0"/>
          <w:bCs w:val="0"/>
          <w:color w:val="auto"/>
          <w:sz w:val="24"/>
          <w:szCs w:val="28"/>
          <w:lang w:val="en-GB"/>
        </w:rPr>
        <w:id w:val="-2072648863"/>
        <w:docPartObj>
          <w:docPartGallery w:val="Bibliographies"/>
          <w:docPartUnique/>
        </w:docPartObj>
      </w:sdtPr>
      <w:sdtContent>
        <w:p w14:paraId="0E3123B7" w14:textId="044ABCD6" w:rsidR="007D5744" w:rsidRDefault="007D5744" w:rsidP="007D5744">
          <w:pPr>
            <w:pStyle w:val="Heading1"/>
            <w:numPr>
              <w:ilvl w:val="0"/>
              <w:numId w:val="0"/>
            </w:numPr>
          </w:pPr>
          <w:r>
            <w:rPr>
              <w:lang w:val="en-GB"/>
            </w:rPr>
            <w:t>Bibliography</w:t>
          </w:r>
          <w:bookmarkEnd w:id="261"/>
        </w:p>
        <w:sdt>
          <w:sdtPr>
            <w:id w:val="111145805"/>
            <w:bibliography/>
          </w:sdtPr>
          <w:sdtContent>
            <w:p w14:paraId="0A07CC92" w14:textId="77777777" w:rsidR="00D33BFA" w:rsidRDefault="007D5744" w:rsidP="00D33BFA">
              <w:pPr>
                <w:pStyle w:val="Bibliography"/>
                <w:ind w:left="720" w:hanging="720"/>
                <w:rPr>
                  <w:noProof/>
                  <w:kern w:val="0"/>
                  <w:szCs w:val="24"/>
                  <w14:ligatures w14:val="none"/>
                </w:rPr>
              </w:pPr>
              <w:r>
                <w:fldChar w:fldCharType="begin"/>
              </w:r>
              <w:r>
                <w:instrText>BIBLIOGRAPHY</w:instrText>
              </w:r>
              <w:r>
                <w:fldChar w:fldCharType="separate"/>
              </w:r>
              <w:r w:rsidR="00D33BFA">
                <w:rPr>
                  <w:noProof/>
                </w:rPr>
                <w:t xml:space="preserve">1T-Phase Transition Metal Dichalcogenides (MoS2, M. W.-G.-B. (2017). Nasuha Rohaizad, Carmen C. Mayorga-Martinez, Zdenel Sofer and Martin Pumera. </w:t>
              </w:r>
              <w:r w:rsidR="00D33BFA">
                <w:rPr>
                  <w:i/>
                  <w:iCs/>
                  <w:noProof/>
                </w:rPr>
                <w:t>Applied Materials &amp; Interfaces</w:t>
              </w:r>
              <w:r w:rsidR="00D33BFA">
                <w:rPr>
                  <w:noProof/>
                </w:rPr>
                <w:t>.</w:t>
              </w:r>
            </w:p>
            <w:p w14:paraId="683FA44D" w14:textId="77777777" w:rsidR="00D33BFA" w:rsidRDefault="00D33BFA" w:rsidP="00D33BFA">
              <w:pPr>
                <w:pStyle w:val="Bibliography"/>
                <w:ind w:left="720" w:hanging="720"/>
                <w:rPr>
                  <w:noProof/>
                </w:rPr>
              </w:pPr>
              <w:r>
                <w:rPr>
                  <w:noProof/>
                </w:rPr>
                <w:t>(2024, February 05). Retrieved from WOLFMET: https://www.wolfmet.com/tungstenalloys</w:t>
              </w:r>
            </w:p>
            <w:p w14:paraId="6C8EFEB4" w14:textId="77777777" w:rsidR="00D33BFA" w:rsidRDefault="00D33BFA" w:rsidP="00D33BFA">
              <w:pPr>
                <w:pStyle w:val="Bibliography"/>
                <w:ind w:left="720" w:hanging="720"/>
                <w:rPr>
                  <w:noProof/>
                </w:rPr>
              </w:pPr>
              <w:r>
                <w:rPr>
                  <w:noProof/>
                </w:rPr>
                <w:t xml:space="preserve">A. Datta, Z. Z. (2020). A new generation of direct X-ray detectors for medical and synchrotron imaging applications. </w:t>
              </w:r>
              <w:r>
                <w:rPr>
                  <w:i/>
                  <w:iCs/>
                  <w:noProof/>
                </w:rPr>
                <w:t>Scientific Reports</w:t>
              </w:r>
              <w:r>
                <w:rPr>
                  <w:noProof/>
                </w:rPr>
                <w:t>.</w:t>
              </w:r>
            </w:p>
            <w:p w14:paraId="44CE2C56" w14:textId="77777777" w:rsidR="00D33BFA" w:rsidRDefault="00D33BFA" w:rsidP="00D33BFA">
              <w:pPr>
                <w:pStyle w:val="Bibliography"/>
                <w:ind w:left="720" w:hanging="720"/>
                <w:rPr>
                  <w:noProof/>
                </w:rPr>
              </w:pPr>
              <w:r>
                <w:rPr>
                  <w:noProof/>
                </w:rPr>
                <w:t xml:space="preserve">Adam L. Friedman, A. T. (2017). Evidence for Chemical Vapor Induced 2H to 1T Phase Transition in MoX2 (X=Se, S) Transition Metal Dichalcogenide Films. </w:t>
              </w:r>
              <w:r>
                <w:rPr>
                  <w:i/>
                  <w:iCs/>
                  <w:noProof/>
                </w:rPr>
                <w:t>Scientific Reports</w:t>
              </w:r>
              <w:r>
                <w:rPr>
                  <w:noProof/>
                </w:rPr>
                <w:t>.</w:t>
              </w:r>
            </w:p>
            <w:p w14:paraId="3487BD47" w14:textId="77777777" w:rsidR="00D33BFA" w:rsidRDefault="00D33BFA" w:rsidP="00D33BFA">
              <w:pPr>
                <w:pStyle w:val="Bibliography"/>
                <w:ind w:left="720" w:hanging="720"/>
                <w:rPr>
                  <w:noProof/>
                </w:rPr>
              </w:pPr>
              <w:r>
                <w:rPr>
                  <w:noProof/>
                </w:rPr>
                <w:lastRenderedPageBreak/>
                <w:t xml:space="preserve">Adriàn Tamayo, I. F.-T. (2022). X-ray Detectors With Ultrahigh Sensitivity Employing High Performance Transistors Based on a Fully Organic Small Molecule Semiconductor/Polymer Blend Active Layer. </w:t>
              </w:r>
              <w:r>
                <w:rPr>
                  <w:i/>
                  <w:iCs/>
                  <w:noProof/>
                </w:rPr>
                <w:t>Advanced Electronic Materials</w:t>
              </w:r>
              <w:r>
                <w:rPr>
                  <w:noProof/>
                </w:rPr>
                <w:t>.</w:t>
              </w:r>
            </w:p>
            <w:p w14:paraId="5675250F" w14:textId="77777777" w:rsidR="00D33BFA" w:rsidRDefault="00D33BFA" w:rsidP="00D33BFA">
              <w:pPr>
                <w:pStyle w:val="Bibliography"/>
                <w:ind w:left="720" w:hanging="720"/>
                <w:rPr>
                  <w:noProof/>
                </w:rPr>
              </w:pPr>
              <w:r>
                <w:rPr>
                  <w:noProof/>
                </w:rPr>
                <w:t xml:space="preserve">al., S. B. (2021). Electrical characterization of 2D materials-based field-effect transistors. </w:t>
              </w:r>
              <w:r>
                <w:rPr>
                  <w:i/>
                  <w:iCs/>
                  <w:noProof/>
                </w:rPr>
                <w:t>2D Mater.</w:t>
              </w:r>
              <w:r>
                <w:rPr>
                  <w:noProof/>
                </w:rPr>
                <w:t xml:space="preserve"> </w:t>
              </w:r>
            </w:p>
            <w:p w14:paraId="671B893D" w14:textId="77777777" w:rsidR="00D33BFA" w:rsidRDefault="00D33BFA" w:rsidP="00D33BFA">
              <w:pPr>
                <w:pStyle w:val="Bibliography"/>
                <w:ind w:left="720" w:hanging="720"/>
                <w:rPr>
                  <w:noProof/>
                </w:rPr>
              </w:pPr>
              <w:r>
                <w:rPr>
                  <w:noProof/>
                </w:rPr>
                <w:t xml:space="preserve">al., S. P. (2020). Production of X-RAYS using X-RAY Tube. </w:t>
              </w:r>
              <w:r>
                <w:rPr>
                  <w:i/>
                  <w:iCs/>
                  <w:noProof/>
                </w:rPr>
                <w:t>Journal of Physics: Conference Series</w:t>
              </w:r>
              <w:r>
                <w:rPr>
                  <w:noProof/>
                </w:rPr>
                <w:t>.</w:t>
              </w:r>
            </w:p>
            <w:p w14:paraId="266CCC5E" w14:textId="77777777" w:rsidR="00D33BFA" w:rsidRDefault="00D33BFA" w:rsidP="00D33BFA">
              <w:pPr>
                <w:pStyle w:val="Bibliography"/>
                <w:ind w:left="720" w:hanging="720"/>
                <w:rPr>
                  <w:noProof/>
                </w:rPr>
              </w:pPr>
              <w:r w:rsidRPr="005F562A">
                <w:rPr>
                  <w:noProof/>
                  <w:lang w:val="it-IT"/>
                  <w:rPrChange w:id="262" w:author="Ilaria Fratelli" w:date="2024-02-19T12:12:00Z">
                    <w:rPr>
                      <w:noProof/>
                    </w:rPr>
                  </w:rPrChange>
                </w:rPr>
                <w:t xml:space="preserve">Alberto Taffelli, M. H.-K. (2023, August 1). </w:t>
              </w:r>
              <w:r>
                <w:rPr>
                  <w:noProof/>
                </w:rPr>
                <w:t xml:space="preserve">Demonstrating the high sensitivity of MoS2 monolayers in direct X-ray detectors. </w:t>
              </w:r>
              <w:r>
                <w:rPr>
                  <w:i/>
                  <w:iCs/>
                  <w:noProof/>
                </w:rPr>
                <w:t>APL Materials</w:t>
              </w:r>
              <w:r>
                <w:rPr>
                  <w:noProof/>
                </w:rPr>
                <w:t>. doi:https://doi.org/10.1063/5.0151794</w:t>
              </w:r>
            </w:p>
            <w:p w14:paraId="36E8F882" w14:textId="77777777" w:rsidR="00D33BFA" w:rsidRDefault="00D33BFA" w:rsidP="00D33BFA">
              <w:pPr>
                <w:pStyle w:val="Bibliography"/>
                <w:ind w:left="720" w:hanging="720"/>
                <w:rPr>
                  <w:noProof/>
                </w:rPr>
              </w:pPr>
              <w:r>
                <w:rPr>
                  <w:noProof/>
                </w:rPr>
                <w:t xml:space="preserve">Arun Kumar Singh, P. K. (2018). 2D layered transition metal dichalcogenides (MoS2): Synthesis, applications and theoretical aspects. </w:t>
              </w:r>
              <w:r>
                <w:rPr>
                  <w:i/>
                  <w:iCs/>
                  <w:noProof/>
                </w:rPr>
                <w:t>Applied Materials Today</w:t>
              </w:r>
              <w:r>
                <w:rPr>
                  <w:noProof/>
                </w:rPr>
                <w:t>, 242-270.</w:t>
              </w:r>
            </w:p>
            <w:p w14:paraId="22925C35" w14:textId="77777777" w:rsidR="00D33BFA" w:rsidRDefault="00D33BFA" w:rsidP="00D33BFA">
              <w:pPr>
                <w:pStyle w:val="Bibliography"/>
                <w:ind w:left="720" w:hanging="720"/>
                <w:rPr>
                  <w:noProof/>
                </w:rPr>
              </w:pPr>
              <w:r>
                <w:rPr>
                  <w:noProof/>
                </w:rPr>
                <w:t xml:space="preserve">Ben Depuydt, A. T. (2006). Germanium: From the first application of Czochralski crystal growth to large diameter dislocation-free wafers. In </w:t>
              </w:r>
              <w:r>
                <w:rPr>
                  <w:i/>
                  <w:iCs/>
                  <w:noProof/>
                </w:rPr>
                <w:t>Materials Science in Semiconductor Processing</w:t>
              </w:r>
              <w:r>
                <w:rPr>
                  <w:noProof/>
                </w:rPr>
                <w:t xml:space="preserve"> (pp. 437-443).</w:t>
              </w:r>
            </w:p>
            <w:p w14:paraId="63E833F2" w14:textId="77777777" w:rsidR="00D33BFA" w:rsidRDefault="00D33BFA" w:rsidP="00D33BFA">
              <w:pPr>
                <w:pStyle w:val="Bibliography"/>
                <w:ind w:left="720" w:hanging="720"/>
                <w:rPr>
                  <w:noProof/>
                </w:rPr>
              </w:pPr>
              <w:r>
                <w:rPr>
                  <w:noProof/>
                </w:rPr>
                <w:t xml:space="preserve">Christian W. Fabjan, H. S. (2020). </w:t>
              </w:r>
              <w:r>
                <w:rPr>
                  <w:i/>
                  <w:iCs/>
                  <w:noProof/>
                </w:rPr>
                <w:t>Particle Physics Reference Library, Volume 2: Detectors for Particles and Radiation.</w:t>
              </w:r>
              <w:r>
                <w:rPr>
                  <w:noProof/>
                </w:rPr>
                <w:t xml:space="preserve"> Vienna, Austria: Springer.</w:t>
              </w:r>
            </w:p>
            <w:p w14:paraId="5E1DAAD2" w14:textId="77777777" w:rsidR="00D33BFA" w:rsidRDefault="00D33BFA" w:rsidP="00D33BFA">
              <w:pPr>
                <w:pStyle w:val="Bibliography"/>
                <w:ind w:left="720" w:hanging="720"/>
                <w:rPr>
                  <w:noProof/>
                </w:rPr>
              </w:pPr>
              <w:r>
                <w:rPr>
                  <w:noProof/>
                </w:rPr>
                <w:t xml:space="preserve">David Pennicard, B. P. (2017). Semiconductor materials for X-ray detectors. </w:t>
              </w:r>
              <w:r>
                <w:rPr>
                  <w:i/>
                  <w:iCs/>
                  <w:noProof/>
                </w:rPr>
                <w:t>MRS Bulletin</w:t>
              </w:r>
              <w:r>
                <w:rPr>
                  <w:noProof/>
                </w:rPr>
                <w:t>.</w:t>
              </w:r>
            </w:p>
            <w:p w14:paraId="332F2750" w14:textId="77777777" w:rsidR="00D33BFA" w:rsidRDefault="00D33BFA" w:rsidP="00D33BFA">
              <w:pPr>
                <w:pStyle w:val="Bibliography"/>
                <w:ind w:left="720" w:hanging="720"/>
                <w:rPr>
                  <w:noProof/>
                </w:rPr>
              </w:pPr>
              <w:r>
                <w:rPr>
                  <w:noProof/>
                </w:rPr>
                <w:t xml:space="preserve">G. Lioliou, A. B. (2016). Gallium Arsenide detectors for X-ray and electron (beta particle) spectroscopy. </w:t>
              </w:r>
              <w:r>
                <w:rPr>
                  <w:i/>
                  <w:iCs/>
                  <w:noProof/>
                </w:rPr>
                <w:t>Nuclear Instruments and Methods in Physics Reasearch A</w:t>
              </w:r>
              <w:r>
                <w:rPr>
                  <w:noProof/>
                </w:rPr>
                <w:t>, 37-45.</w:t>
              </w:r>
            </w:p>
            <w:p w14:paraId="3303E68E" w14:textId="77777777" w:rsidR="00D33BFA" w:rsidRDefault="00D33BFA" w:rsidP="00D33BFA">
              <w:pPr>
                <w:pStyle w:val="Bibliography"/>
                <w:ind w:left="720" w:hanging="720"/>
                <w:rPr>
                  <w:noProof/>
                </w:rPr>
              </w:pPr>
              <w:r>
                <w:rPr>
                  <w:noProof/>
                </w:rPr>
                <w:t xml:space="preserve">H.M. Thirimanne, K. J. (2018). High sensitivity organic inorganic hybrid X-ray detectors with direct transduction and broadband response. </w:t>
              </w:r>
              <w:r>
                <w:rPr>
                  <w:i/>
                  <w:iCs/>
                  <w:noProof/>
                </w:rPr>
                <w:t>Nature Communications</w:t>
              </w:r>
              <w:r>
                <w:rPr>
                  <w:noProof/>
                </w:rPr>
                <w:t>. doi:10.1038/s41467-018-05301-6</w:t>
              </w:r>
            </w:p>
            <w:p w14:paraId="37B09BCB" w14:textId="77777777" w:rsidR="00D33BFA" w:rsidRDefault="00D33BFA" w:rsidP="00D33BFA">
              <w:pPr>
                <w:pStyle w:val="Bibliography"/>
                <w:ind w:left="720" w:hanging="720"/>
                <w:rPr>
                  <w:noProof/>
                </w:rPr>
              </w:pPr>
              <w:r>
                <w:rPr>
                  <w:noProof/>
                </w:rPr>
                <w:t xml:space="preserve">Heine, A. K. (2015). On the Stability and Electronic Structure of Transition-Metal Dichalcogenide Monolayer Alloys Mo1−xXxS2−ySey with X = W, Nb. </w:t>
              </w:r>
              <w:r>
                <w:rPr>
                  <w:i/>
                  <w:iCs/>
                  <w:noProof/>
                </w:rPr>
                <w:t>Electronics</w:t>
              </w:r>
              <w:r>
                <w:rPr>
                  <w:noProof/>
                </w:rPr>
                <w:t>.</w:t>
              </w:r>
            </w:p>
            <w:p w14:paraId="0D559C28" w14:textId="77777777" w:rsidR="00D33BFA" w:rsidRDefault="00D33BFA" w:rsidP="00D33BFA">
              <w:pPr>
                <w:pStyle w:val="Bibliography"/>
                <w:ind w:left="720" w:hanging="720"/>
                <w:rPr>
                  <w:noProof/>
                </w:rPr>
              </w:pPr>
              <w:r>
                <w:rPr>
                  <w:noProof/>
                </w:rPr>
                <w:t xml:space="preserve">Inés Temiño, L. B.-T. (2020). Morphology and mobility as tools to control and unprecedentedly enhance X-ray sensitivity in organic thin-films. </w:t>
              </w:r>
              <w:r>
                <w:rPr>
                  <w:i/>
                  <w:iCs/>
                  <w:noProof/>
                </w:rPr>
                <w:t>Nature Communications</w:t>
              </w:r>
              <w:r>
                <w:rPr>
                  <w:noProof/>
                </w:rPr>
                <w:t>. doi:https://doi.org/10.1038/s41467-020-15974-7</w:t>
              </w:r>
            </w:p>
            <w:p w14:paraId="2854631B" w14:textId="77777777" w:rsidR="00D33BFA" w:rsidRDefault="00D33BFA" w:rsidP="00D33BFA">
              <w:pPr>
                <w:pStyle w:val="Bibliography"/>
                <w:ind w:left="720" w:hanging="720"/>
                <w:rPr>
                  <w:noProof/>
                </w:rPr>
              </w:pPr>
              <w:r>
                <w:rPr>
                  <w:noProof/>
                </w:rPr>
                <w:t>Kittel, C. (2005). Introduction to Solid State Physics, Eighth Edition. John Wiley &amp; Sons, Inc.</w:t>
              </w:r>
            </w:p>
            <w:p w14:paraId="486ABB9B" w14:textId="77777777" w:rsidR="00D33BFA" w:rsidRDefault="00D33BFA" w:rsidP="00D33BFA">
              <w:pPr>
                <w:pStyle w:val="Bibliography"/>
                <w:ind w:left="720" w:hanging="720"/>
                <w:rPr>
                  <w:noProof/>
                </w:rPr>
              </w:pPr>
              <w:r>
                <w:rPr>
                  <w:noProof/>
                </w:rPr>
                <w:t xml:space="preserve">Knoll, G. F. (2010). </w:t>
              </w:r>
              <w:r>
                <w:rPr>
                  <w:i/>
                  <w:iCs/>
                  <w:noProof/>
                </w:rPr>
                <w:t>Radiation detection and measurement; 4th ed.</w:t>
              </w:r>
              <w:r>
                <w:rPr>
                  <w:noProof/>
                </w:rPr>
                <w:t xml:space="preserve"> New York, NY: Wiley.</w:t>
              </w:r>
            </w:p>
            <w:p w14:paraId="41ABF702" w14:textId="77777777" w:rsidR="00D33BFA" w:rsidRDefault="00D33BFA" w:rsidP="00D33BFA">
              <w:pPr>
                <w:pStyle w:val="Bibliography"/>
                <w:ind w:left="720" w:hanging="720"/>
                <w:rPr>
                  <w:noProof/>
                </w:rPr>
              </w:pPr>
              <w:r>
                <w:rPr>
                  <w:noProof/>
                </w:rPr>
                <w:t xml:space="preserve">L. Abbene, f. P. (2019). Room-temperature X-ray response of cadmium-zinc-telluride pixel detectors grown by the vertical Bridgman technique. </w:t>
              </w:r>
              <w:r>
                <w:rPr>
                  <w:i/>
                  <w:iCs/>
                  <w:noProof/>
                </w:rPr>
                <w:t>Journal of synchrotron radiation</w:t>
              </w:r>
              <w:r>
                <w:rPr>
                  <w:noProof/>
                </w:rPr>
                <w:t>.</w:t>
              </w:r>
            </w:p>
            <w:p w14:paraId="7D2FEF6D" w14:textId="77777777" w:rsidR="00D33BFA" w:rsidRDefault="00D33BFA" w:rsidP="00D33BFA">
              <w:pPr>
                <w:pStyle w:val="Bibliography"/>
                <w:ind w:left="720" w:hanging="720"/>
                <w:rPr>
                  <w:noProof/>
                </w:rPr>
              </w:pPr>
              <w:r>
                <w:rPr>
                  <w:noProof/>
                </w:rPr>
                <w:lastRenderedPageBreak/>
                <w:t xml:space="preserve">L. Abbene, S. D. (2014). CdTe Detectors. In </w:t>
              </w:r>
              <w:r>
                <w:rPr>
                  <w:i/>
                  <w:iCs/>
                  <w:noProof/>
                </w:rPr>
                <w:t>Comprehensive Biomedical Physics</w:t>
              </w:r>
              <w:r>
                <w:rPr>
                  <w:noProof/>
                </w:rPr>
                <w:t xml:space="preserve"> (pp. 285-314). Elseiver .</w:t>
              </w:r>
            </w:p>
            <w:p w14:paraId="3301116C" w14:textId="77777777" w:rsidR="00D33BFA" w:rsidRDefault="00D33BFA" w:rsidP="00D33BFA">
              <w:pPr>
                <w:pStyle w:val="Bibliography"/>
                <w:ind w:left="720" w:hanging="720"/>
                <w:rPr>
                  <w:noProof/>
                </w:rPr>
              </w:pPr>
              <w:r>
                <w:rPr>
                  <w:noProof/>
                </w:rPr>
                <w:t xml:space="preserve">Laura Basiricò, A. C. (2016). Direct X-ray Photoconversion in flexible organic thin film devices operated below 1 V. </w:t>
              </w:r>
              <w:r>
                <w:rPr>
                  <w:i/>
                  <w:iCs/>
                  <w:noProof/>
                </w:rPr>
                <w:t>Nature Communications</w:t>
              </w:r>
              <w:r>
                <w:rPr>
                  <w:noProof/>
                </w:rPr>
                <w:t>.</w:t>
              </w:r>
            </w:p>
            <w:p w14:paraId="4B063A92" w14:textId="77777777" w:rsidR="00D33BFA" w:rsidRDefault="00D33BFA" w:rsidP="00D33BFA">
              <w:pPr>
                <w:pStyle w:val="Bibliography"/>
                <w:ind w:left="720" w:hanging="720"/>
                <w:rPr>
                  <w:noProof/>
                </w:rPr>
              </w:pPr>
              <w:r>
                <w:rPr>
                  <w:noProof/>
                </w:rPr>
                <w:t xml:space="preserve">Laura Basiricò, A. C. (2021). Solution-Grown Organic and Perovskite X-Ray Detectors: A New Paradigm for the Direct Detection of Ionizing Radiation. </w:t>
              </w:r>
              <w:r>
                <w:rPr>
                  <w:i/>
                  <w:iCs/>
                  <w:noProof/>
                </w:rPr>
                <w:t>Adv. Mater. Technol.</w:t>
              </w:r>
              <w:r>
                <w:rPr>
                  <w:noProof/>
                </w:rPr>
                <w:t xml:space="preserve"> </w:t>
              </w:r>
            </w:p>
            <w:p w14:paraId="4901C0D0" w14:textId="77777777" w:rsidR="00D33BFA" w:rsidRDefault="00D33BFA" w:rsidP="00D33BFA">
              <w:pPr>
                <w:pStyle w:val="Bibliography"/>
                <w:ind w:left="720" w:hanging="720"/>
                <w:rPr>
                  <w:noProof/>
                </w:rPr>
              </w:pPr>
              <w:r>
                <w:rPr>
                  <w:noProof/>
                </w:rPr>
                <w:t xml:space="preserve">Luca Seravalli, M. B. (2021). A Review on Chemical Vapour Deposition of Two-Dimensional MoS2 Flakes. </w:t>
              </w:r>
              <w:r>
                <w:rPr>
                  <w:i/>
                  <w:iCs/>
                  <w:noProof/>
                </w:rPr>
                <w:t>Materials</w:t>
              </w:r>
              <w:r>
                <w:rPr>
                  <w:noProof/>
                </w:rPr>
                <w:t>.</w:t>
              </w:r>
            </w:p>
            <w:p w14:paraId="634EDA3B" w14:textId="77777777" w:rsidR="00D33BFA" w:rsidRDefault="00D33BFA" w:rsidP="00D33BFA">
              <w:pPr>
                <w:pStyle w:val="Bibliography"/>
                <w:ind w:left="720" w:hanging="720"/>
                <w:rPr>
                  <w:noProof/>
                </w:rPr>
              </w:pPr>
              <w:r>
                <w:rPr>
                  <w:noProof/>
                </w:rPr>
                <w:t xml:space="preserve">Luisa Torsi, M. M. (2013). Organic field-effect transistor sensors: a tutorial review. </w:t>
              </w:r>
              <w:r>
                <w:rPr>
                  <w:i/>
                  <w:iCs/>
                  <w:noProof/>
                </w:rPr>
                <w:t>Chem. Soc. Rev.</w:t>
              </w:r>
              <w:r>
                <w:rPr>
                  <w:noProof/>
                </w:rPr>
                <w:t xml:space="preserve"> doi:10.1039/c3cs60127g</w:t>
              </w:r>
            </w:p>
            <w:p w14:paraId="6316EE23" w14:textId="77777777" w:rsidR="00D33BFA" w:rsidRDefault="00D33BFA" w:rsidP="00D33BFA">
              <w:pPr>
                <w:pStyle w:val="Bibliography"/>
                <w:ind w:left="720" w:hanging="720"/>
                <w:rPr>
                  <w:noProof/>
                </w:rPr>
              </w:pPr>
              <w:r>
                <w:rPr>
                  <w:noProof/>
                </w:rPr>
                <w:t xml:space="preserve">M. Schieber, T. S. (2002). Study of impurity segregation, crystallinity and detector performance of melt-grown cadmium zinc telluride crystals. </w:t>
              </w:r>
              <w:r>
                <w:rPr>
                  <w:i/>
                  <w:iCs/>
                  <w:noProof/>
                </w:rPr>
                <w:t>Journal of Crystal Growth</w:t>
              </w:r>
              <w:r>
                <w:rPr>
                  <w:noProof/>
                </w:rPr>
                <w:t>, 2082-2090.</w:t>
              </w:r>
            </w:p>
            <w:p w14:paraId="01BA935A" w14:textId="77777777" w:rsidR="00D33BFA" w:rsidRDefault="00D33BFA" w:rsidP="00D33BFA">
              <w:pPr>
                <w:pStyle w:val="Bibliography"/>
                <w:ind w:left="720" w:hanging="720"/>
                <w:rPr>
                  <w:noProof/>
                </w:rPr>
              </w:pPr>
              <w:r>
                <w:rPr>
                  <w:noProof/>
                </w:rPr>
                <w:t xml:space="preserve">Mattevi, M. S. (2020). Direct synthesis of metastable phases of 2D transition metal dichalcogenides . </w:t>
              </w:r>
              <w:r>
                <w:rPr>
                  <w:i/>
                  <w:iCs/>
                  <w:noProof/>
                </w:rPr>
                <w:t xml:space="preserve">Chem. Soc. Rev. </w:t>
              </w:r>
              <w:r>
                <w:rPr>
                  <w:noProof/>
                </w:rPr>
                <w:t>, 49.</w:t>
              </w:r>
            </w:p>
            <w:p w14:paraId="6DB3A6FA" w14:textId="77777777" w:rsidR="00D33BFA" w:rsidRDefault="00D33BFA" w:rsidP="00D33BFA">
              <w:pPr>
                <w:pStyle w:val="Bibliography"/>
                <w:ind w:left="720" w:hanging="720"/>
                <w:rPr>
                  <w:noProof/>
                </w:rPr>
              </w:pPr>
              <w:r>
                <w:rPr>
                  <w:noProof/>
                </w:rPr>
                <w:t>Matthew D. McCluskey, E. E. (2018). Dopants and defects in semiconductors, Second Edition. CRC Press.</w:t>
              </w:r>
            </w:p>
            <w:p w14:paraId="2019C960" w14:textId="77777777" w:rsidR="00D33BFA" w:rsidRDefault="00D33BFA" w:rsidP="00D33BFA">
              <w:pPr>
                <w:pStyle w:val="Bibliography"/>
                <w:ind w:left="720" w:hanging="720"/>
                <w:rPr>
                  <w:noProof/>
                </w:rPr>
              </w:pPr>
              <w:r>
                <w:rPr>
                  <w:noProof/>
                </w:rPr>
                <w:t xml:space="preserve">Max Heyl, D. B.-K. (2020). Thermally Activated Gold-Mediated Transition Metal Dichalcogenide Exfoliation and a Unique Gold-Mediated Transfer. </w:t>
              </w:r>
              <w:r>
                <w:rPr>
                  <w:i/>
                  <w:iCs/>
                  <w:noProof/>
                </w:rPr>
                <w:t>hys. Status Solidi RRL</w:t>
              </w:r>
              <w:r>
                <w:rPr>
                  <w:noProof/>
                </w:rPr>
                <w:t>. doi:https://doi.org/10.1002/pssr.202000408</w:t>
              </w:r>
            </w:p>
            <w:p w14:paraId="184F185B" w14:textId="77777777" w:rsidR="00D33BFA" w:rsidRDefault="00D33BFA" w:rsidP="00D33BFA">
              <w:pPr>
                <w:pStyle w:val="Bibliography"/>
                <w:ind w:left="720" w:hanging="720"/>
                <w:rPr>
                  <w:noProof/>
                </w:rPr>
              </w:pPr>
              <w:r>
                <w:rPr>
                  <w:noProof/>
                </w:rPr>
                <w:t xml:space="preserve">Max Heyl, E. J.-K. (2022). Only gold can pull thiss off: mechanical exfoliations of transition metal dichalcogenides beyond scotch tape. </w:t>
              </w:r>
              <w:r>
                <w:rPr>
                  <w:i/>
                  <w:iCs/>
                  <w:noProof/>
                </w:rPr>
                <w:t>Applied Physics A</w:t>
              </w:r>
              <w:r>
                <w:rPr>
                  <w:noProof/>
                </w:rPr>
                <w:t>. doi:https://doi.org/10.1007/s00339-022-06297-z</w:t>
              </w:r>
            </w:p>
            <w:p w14:paraId="2D66228B" w14:textId="77777777" w:rsidR="00D33BFA" w:rsidRDefault="00D33BFA" w:rsidP="00D33BFA">
              <w:pPr>
                <w:pStyle w:val="Bibliography"/>
                <w:ind w:left="720" w:hanging="720"/>
                <w:rPr>
                  <w:noProof/>
                </w:rPr>
              </w:pPr>
              <w:r>
                <w:rPr>
                  <w:noProof/>
                </w:rPr>
                <w:t>Neamen, D. A. (2012). Semiconductor Physics and Devices: Basic Principles, Fourth Edition.</w:t>
              </w:r>
            </w:p>
            <w:p w14:paraId="4247ECE9" w14:textId="77777777" w:rsidR="00D33BFA" w:rsidRDefault="00D33BFA" w:rsidP="00D33BFA">
              <w:pPr>
                <w:pStyle w:val="Bibliography"/>
                <w:ind w:left="720" w:hanging="720"/>
                <w:rPr>
                  <w:noProof/>
                </w:rPr>
              </w:pPr>
              <w:r>
                <w:rPr>
                  <w:noProof/>
                </w:rPr>
                <w:t xml:space="preserve">S. Tsigaridas, S. Z. (2021). Fabrication of Small-Pixel CdZnTe Sensors and Characterization with X-rays. </w:t>
              </w:r>
              <w:r>
                <w:rPr>
                  <w:i/>
                  <w:iCs/>
                  <w:noProof/>
                </w:rPr>
                <w:t>Sensors</w:t>
              </w:r>
              <w:r>
                <w:rPr>
                  <w:noProof/>
                </w:rPr>
                <w:t>.</w:t>
              </w:r>
            </w:p>
            <w:p w14:paraId="5C588C3F" w14:textId="77777777" w:rsidR="00D33BFA" w:rsidRDefault="00D33BFA" w:rsidP="00D33BFA">
              <w:pPr>
                <w:pStyle w:val="Bibliography"/>
                <w:ind w:left="720" w:hanging="720"/>
                <w:rPr>
                  <w:noProof/>
                </w:rPr>
              </w:pPr>
              <w:r>
                <w:rPr>
                  <w:noProof/>
                </w:rPr>
                <w:t xml:space="preserve">S.M. Sze, K. K. (2007). </w:t>
              </w:r>
              <w:r>
                <w:rPr>
                  <w:i/>
                  <w:iCs/>
                  <w:noProof/>
                </w:rPr>
                <w:t>Physics of Semiconductor Devices, Third Edition.</w:t>
              </w:r>
              <w:r>
                <w:rPr>
                  <w:noProof/>
                </w:rPr>
                <w:t xml:space="preserve"> John Wiley &amp; Sons, Inc.</w:t>
              </w:r>
            </w:p>
            <w:p w14:paraId="4C09326A" w14:textId="77777777" w:rsidR="00D33BFA" w:rsidRDefault="00D33BFA" w:rsidP="00D33BFA">
              <w:pPr>
                <w:pStyle w:val="Bibliography"/>
                <w:ind w:left="720" w:hanging="720"/>
                <w:rPr>
                  <w:noProof/>
                </w:rPr>
              </w:pPr>
              <w:r>
                <w:rPr>
                  <w:noProof/>
                </w:rPr>
                <w:t xml:space="preserve">Saju Joseph, J. M. (2023). A review of the synthesis, properties, and applications of 2D transition metal dichalcogenides and their heterostructures. </w:t>
              </w:r>
              <w:r>
                <w:rPr>
                  <w:i/>
                  <w:iCs/>
                  <w:noProof/>
                </w:rPr>
                <w:t>Materials Chemistry and Physics</w:t>
              </w:r>
              <w:r>
                <w:rPr>
                  <w:noProof/>
                </w:rPr>
                <w:t>. doi:https://doi.org/10.1016/j.matchemphys.2023.127332</w:t>
              </w:r>
            </w:p>
            <w:p w14:paraId="17DFEB12" w14:textId="77777777" w:rsidR="00D33BFA" w:rsidRDefault="00D33BFA" w:rsidP="00D33BFA">
              <w:pPr>
                <w:pStyle w:val="Bibliography"/>
                <w:ind w:left="720" w:hanging="720"/>
                <w:rPr>
                  <w:noProof/>
                </w:rPr>
              </w:pPr>
              <w:r>
                <w:rPr>
                  <w:noProof/>
                </w:rPr>
                <w:lastRenderedPageBreak/>
                <w:t xml:space="preserve">Seibert, J. A. (204). X-ray imaging physics for nuclear medicine technologists. Part 1: Basic principles of x-ray production. </w:t>
              </w:r>
              <w:r>
                <w:rPr>
                  <w:i/>
                  <w:iCs/>
                  <w:noProof/>
                </w:rPr>
                <w:t>Nuclear Medicine Technology</w:t>
              </w:r>
              <w:r>
                <w:rPr>
                  <w:noProof/>
                </w:rPr>
                <w:t>.</w:t>
              </w:r>
            </w:p>
            <w:p w14:paraId="0449CDDC" w14:textId="77777777" w:rsidR="00D33BFA" w:rsidRDefault="00D33BFA" w:rsidP="00D33BFA">
              <w:pPr>
                <w:pStyle w:val="Bibliography"/>
                <w:ind w:left="720" w:hanging="720"/>
                <w:rPr>
                  <w:noProof/>
                </w:rPr>
              </w:pPr>
              <w:r>
                <w:rPr>
                  <w:i/>
                  <w:iCs/>
                  <w:noProof/>
                </w:rPr>
                <w:t>Silicon Sensors</w:t>
              </w:r>
              <w:r>
                <w:rPr>
                  <w:noProof/>
                </w:rPr>
                <w:t>. (n.d.). Retrieved from DECTRIS: https://www.dectris.com/en/technology/sensors/silicon-sensors/</w:t>
              </w:r>
            </w:p>
            <w:p w14:paraId="1E6B2CDE" w14:textId="77777777" w:rsidR="00D33BFA" w:rsidRDefault="00D33BFA" w:rsidP="00D33BFA">
              <w:pPr>
                <w:pStyle w:val="Bibliography"/>
                <w:ind w:left="720" w:hanging="720"/>
                <w:rPr>
                  <w:noProof/>
                </w:rPr>
              </w:pPr>
              <w:r>
                <w:rPr>
                  <w:noProof/>
                </w:rPr>
                <w:t xml:space="preserve">Technologies, O. I.-r. (2024, February 05). </w:t>
              </w:r>
              <w:r>
                <w:rPr>
                  <w:i/>
                  <w:iCs/>
                  <w:noProof/>
                </w:rPr>
                <w:t>Managing the Heat Produced by X-ray Tubes</w:t>
              </w:r>
              <w:r>
                <w:rPr>
                  <w:noProof/>
                </w:rPr>
                <w:t>. Retrieved from https://xray.oxinst.com/learning/view/article/managing-the-heat-produced-by-x-ray-tubes</w:t>
              </w:r>
            </w:p>
            <w:p w14:paraId="10A5001E" w14:textId="77777777" w:rsidR="00D33BFA" w:rsidRDefault="00D33BFA" w:rsidP="00D33BFA">
              <w:pPr>
                <w:pStyle w:val="Bibliography"/>
                <w:ind w:left="720" w:hanging="720"/>
                <w:rPr>
                  <w:noProof/>
                </w:rPr>
              </w:pPr>
              <w:r>
                <w:rPr>
                  <w:noProof/>
                </w:rPr>
                <w:t>Vetter, K. (2007). Recent Developments in the Fabrication and Operation of Germanium Detectors.</w:t>
              </w:r>
            </w:p>
            <w:p w14:paraId="25022C9B" w14:textId="77777777" w:rsidR="00D33BFA" w:rsidRDefault="00D33BFA" w:rsidP="00D33BFA">
              <w:pPr>
                <w:pStyle w:val="Bibliography"/>
                <w:ind w:left="720" w:hanging="720"/>
                <w:rPr>
                  <w:noProof/>
                </w:rPr>
              </w:pPr>
              <w:r>
                <w:rPr>
                  <w:noProof/>
                </w:rPr>
                <w:t xml:space="preserve">Wenli Li, Y. Z. (2019). Gas Sensors Based on Mechanically Exfoliated MoS2 Nanoshhets for Room-Temperature NO2 Detection. </w:t>
              </w:r>
              <w:r>
                <w:rPr>
                  <w:i/>
                  <w:iCs/>
                  <w:noProof/>
                </w:rPr>
                <w:t>Sensors</w:t>
              </w:r>
              <w:r>
                <w:rPr>
                  <w:noProof/>
                </w:rPr>
                <w:t>. doi:http://dx.doi.org/10.3390/s19092123</w:t>
              </w:r>
            </w:p>
            <w:p w14:paraId="5F760881" w14:textId="77777777" w:rsidR="00D33BFA" w:rsidRDefault="00D33BFA" w:rsidP="00D33BFA">
              <w:pPr>
                <w:pStyle w:val="Bibliography"/>
                <w:ind w:left="720" w:hanging="720"/>
                <w:rPr>
                  <w:noProof/>
                </w:rPr>
              </w:pPr>
              <w:r>
                <w:rPr>
                  <w:i/>
                  <w:iCs/>
                  <w:noProof/>
                </w:rPr>
                <w:t>X-ray Production, Tubes, and Generators</w:t>
              </w:r>
              <w:r>
                <w:rPr>
                  <w:noProof/>
                </w:rPr>
                <w:t>. (n.d.). Retrieved from Radiology Key: https://radiologykey.com/x-ray-production-tubes-and-generators</w:t>
              </w:r>
            </w:p>
            <w:p w14:paraId="4E3120AB" w14:textId="77777777" w:rsidR="00D33BFA" w:rsidRDefault="00D33BFA" w:rsidP="00D33BFA">
              <w:pPr>
                <w:pStyle w:val="Bibliography"/>
                <w:ind w:left="720" w:hanging="720"/>
                <w:rPr>
                  <w:noProof/>
                </w:rPr>
              </w:pPr>
              <w:r>
                <w:rPr>
                  <w:noProof/>
                </w:rPr>
                <w:t xml:space="preserve">Yun Sun, P. L. (2022). Key factors for ultra-high on/off ratio thin-film transistors using as-grown carbon nanotube networks. </w:t>
              </w:r>
              <w:r>
                <w:rPr>
                  <w:i/>
                  <w:iCs/>
                  <w:noProof/>
                </w:rPr>
                <w:t>RCS Advances</w:t>
              </w:r>
              <w:r>
                <w:rPr>
                  <w:noProof/>
                </w:rPr>
                <w:t>.</w:t>
              </w:r>
            </w:p>
            <w:p w14:paraId="0E33D935" w14:textId="7A756258" w:rsidR="007D5744" w:rsidRDefault="007D5744" w:rsidP="00D33BFA">
              <w:r>
                <w:rPr>
                  <w:b/>
                  <w:bCs/>
                </w:rPr>
                <w:fldChar w:fldCharType="end"/>
              </w:r>
            </w:p>
          </w:sdtContent>
        </w:sdt>
      </w:sdtContent>
    </w:sdt>
    <w:p w14:paraId="2291A6C7" w14:textId="2EED8A57" w:rsidR="0011135B" w:rsidRPr="0011135B" w:rsidRDefault="0011135B" w:rsidP="00943BAA">
      <w:pPr>
        <w:rPr>
          <w:lang w:val="en-US"/>
        </w:rPr>
      </w:pPr>
    </w:p>
    <w:p w14:paraId="68B39842" w14:textId="77777777" w:rsidR="001F0021" w:rsidRDefault="001F0021" w:rsidP="00E10B98">
      <w:pPr>
        <w:ind w:firstLine="0"/>
        <w:rPr>
          <w:lang w:val="en-US"/>
        </w:rPr>
      </w:pPr>
    </w:p>
    <w:p w14:paraId="7FB16343" w14:textId="77777777" w:rsidR="0048062D" w:rsidRDefault="0048062D" w:rsidP="00E10B98">
      <w:pPr>
        <w:ind w:firstLine="0"/>
        <w:rPr>
          <w:lang w:val="en-US"/>
        </w:rPr>
      </w:pPr>
    </w:p>
    <w:p w14:paraId="5157E60E" w14:textId="77777777" w:rsidR="0048062D" w:rsidRPr="001F0021" w:rsidRDefault="0048062D" w:rsidP="00E10B98">
      <w:pPr>
        <w:ind w:firstLine="0"/>
        <w:rPr>
          <w:lang w:val="en-US"/>
        </w:rPr>
      </w:pPr>
    </w:p>
    <w:sectPr w:rsidR="0048062D" w:rsidRPr="001F0021" w:rsidSect="00AB5DD9">
      <w:footerReference w:type="first" r:id="rId45"/>
      <w:pgSz w:w="11906" w:h="16838" w:code="9"/>
      <w:pgMar w:top="1134" w:right="1134" w:bottom="1134" w:left="1134" w:header="709" w:footer="709" w:gutter="0"/>
      <w:pgNumType w:start="1"/>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Ilaria Fratelli" w:date="2024-02-19T12:12:00Z" w:initials="IF">
    <w:p w14:paraId="0202F6BB" w14:textId="3F678B92" w:rsidR="00EB7833" w:rsidRDefault="00EB7833">
      <w:pPr>
        <w:pStyle w:val="CommentText"/>
      </w:pPr>
      <w:r>
        <w:rPr>
          <w:rStyle w:val="CommentReference"/>
        </w:rPr>
        <w:annotationRef/>
      </w:r>
      <w:r>
        <w:t xml:space="preserve">I would move this at the </w:t>
      </w:r>
    </w:p>
  </w:comment>
  <w:comment w:id="23" w:author="Ilaria Fratelli" w:date="2024-02-19T12:25:00Z" w:initials="IF">
    <w:p w14:paraId="59EB40E4" w14:textId="35AA9734" w:rsidR="00EB7833" w:rsidRDefault="00EB7833">
      <w:pPr>
        <w:pStyle w:val="CommentText"/>
      </w:pPr>
      <w:r>
        <w:rPr>
          <w:rStyle w:val="CommentReference"/>
        </w:rPr>
        <w:annotationRef/>
      </w:r>
      <w:r>
        <w:t>This sentence is not very clear</w:t>
      </w:r>
    </w:p>
  </w:comment>
  <w:comment w:id="24" w:author="Ilaria Fratelli" w:date="2024-02-19T12:48:00Z" w:initials="IF">
    <w:p w14:paraId="5DA1FB26" w14:textId="77777777" w:rsidR="00EB7833" w:rsidRPr="00846D8D" w:rsidRDefault="00EB7833">
      <w:pPr>
        <w:pStyle w:val="CommentText"/>
        <w:rPr>
          <w:rFonts w:cs="Times New Roman"/>
        </w:rPr>
      </w:pPr>
      <w:r>
        <w:rPr>
          <w:rStyle w:val="CommentReference"/>
        </w:rPr>
        <w:annotationRef/>
      </w:r>
      <w:r>
        <w:t xml:space="preserve">In this section there is a bit of confusion regarding the </w:t>
      </w:r>
      <w:r w:rsidRPr="00846D8D">
        <w:rPr>
          <w:rFonts w:cs="Times New Roman"/>
        </w:rPr>
        <w:t>difference between a MOSFET and a TFT.</w:t>
      </w:r>
    </w:p>
    <w:p w14:paraId="7839F9E1" w14:textId="52BA406E" w:rsidR="00EB7833" w:rsidRDefault="00EB7833" w:rsidP="00291DB5">
      <w:pPr>
        <w:autoSpaceDE w:val="0"/>
        <w:autoSpaceDN w:val="0"/>
        <w:adjustRightInd w:val="0"/>
        <w:spacing w:after="0" w:line="240" w:lineRule="auto"/>
        <w:ind w:firstLine="0"/>
        <w:jc w:val="left"/>
        <w:rPr>
          <w:rFonts w:cs="Times New Roman"/>
          <w:kern w:val="0"/>
          <w:szCs w:val="24"/>
          <w:lang w:val="en-US"/>
        </w:rPr>
      </w:pPr>
      <w:r w:rsidRPr="00846D8D">
        <w:rPr>
          <w:rFonts w:cs="Times New Roman"/>
          <w:kern w:val="0"/>
          <w:szCs w:val="24"/>
          <w:lang w:val="en-US"/>
        </w:rPr>
        <w:t>TFTs are quite similar to other Field Effect devices in terms of operation and composing layers, however some important differences exist:</w:t>
      </w:r>
    </w:p>
    <w:p w14:paraId="4E46A22A" w14:textId="422EDBA6" w:rsidR="00EB7833" w:rsidRPr="00846D8D" w:rsidRDefault="00EB7833" w:rsidP="00846D8D">
      <w:pPr>
        <w:pStyle w:val="ListParagraph"/>
        <w:numPr>
          <w:ilvl w:val="0"/>
          <w:numId w:val="28"/>
        </w:numPr>
        <w:autoSpaceDE w:val="0"/>
        <w:autoSpaceDN w:val="0"/>
        <w:adjustRightInd w:val="0"/>
        <w:spacing w:after="0" w:line="240" w:lineRule="auto"/>
        <w:jc w:val="left"/>
        <w:rPr>
          <w:rFonts w:cs="Times New Roman"/>
          <w:kern w:val="0"/>
          <w:szCs w:val="24"/>
          <w:lang w:val="en-US"/>
        </w:rPr>
      </w:pPr>
      <w:r>
        <w:rPr>
          <w:rFonts w:cs="Times New Roman"/>
          <w:kern w:val="0"/>
          <w:szCs w:val="24"/>
          <w:lang w:val="en-US"/>
        </w:rPr>
        <w:t xml:space="preserve"> TFT are based on intrinsically doped semiconductors while MOSFETs “play” with different doping regions</w:t>
      </w:r>
    </w:p>
    <w:p w14:paraId="755F8511" w14:textId="77777777" w:rsidR="00EB7833" w:rsidRDefault="00EB7833" w:rsidP="00EB7833">
      <w:pPr>
        <w:pStyle w:val="ListParagraph"/>
        <w:numPr>
          <w:ilvl w:val="0"/>
          <w:numId w:val="28"/>
        </w:numPr>
        <w:autoSpaceDE w:val="0"/>
        <w:autoSpaceDN w:val="0"/>
        <w:adjustRightInd w:val="0"/>
        <w:spacing w:after="0" w:line="240" w:lineRule="auto"/>
        <w:jc w:val="left"/>
        <w:rPr>
          <w:lang w:val="en-US"/>
        </w:rPr>
      </w:pPr>
      <w:r w:rsidRPr="00846D8D">
        <w:rPr>
          <w:rFonts w:cs="Times New Roman"/>
          <w:lang w:val="en-US"/>
        </w:rPr>
        <w:t xml:space="preserve"> MOSFETs have</w:t>
      </w:r>
      <w:r w:rsidRPr="00291DB5">
        <w:rPr>
          <w:lang w:val="en-US"/>
        </w:rPr>
        <w:t xml:space="preserve"> a p-n junction at the source and drain regions, which are</w:t>
      </w:r>
      <w:r>
        <w:rPr>
          <w:lang w:val="en-US"/>
        </w:rPr>
        <w:t xml:space="preserve"> </w:t>
      </w:r>
      <w:r w:rsidRPr="00291DB5">
        <w:rPr>
          <w:lang w:val="en-US"/>
        </w:rPr>
        <w:t>absent in the TFTs</w:t>
      </w:r>
    </w:p>
    <w:p w14:paraId="698BEE45" w14:textId="77777777" w:rsidR="00EB7833" w:rsidRDefault="00EB7833" w:rsidP="00846D8D">
      <w:pPr>
        <w:pStyle w:val="ListParagraph"/>
        <w:numPr>
          <w:ilvl w:val="0"/>
          <w:numId w:val="28"/>
        </w:numPr>
        <w:autoSpaceDE w:val="0"/>
        <w:autoSpaceDN w:val="0"/>
        <w:adjustRightInd w:val="0"/>
        <w:spacing w:after="0" w:line="240" w:lineRule="auto"/>
        <w:jc w:val="left"/>
        <w:rPr>
          <w:lang w:val="en-US"/>
        </w:rPr>
      </w:pPr>
      <w:r w:rsidRPr="00846D8D">
        <w:rPr>
          <w:lang w:val="en-US"/>
        </w:rPr>
        <w:t xml:space="preserve"> Even if both the transistors' operation is based on field effect, </w:t>
      </w:r>
      <w:r w:rsidRPr="00846D8D">
        <w:rPr>
          <w:b/>
          <w:lang w:val="en-US"/>
        </w:rPr>
        <w:t>MOSFETs work in inversion regime while TFTs work in the accumulation one</w:t>
      </w:r>
      <w:r w:rsidRPr="00846D8D">
        <w:rPr>
          <w:lang w:val="en-US"/>
        </w:rPr>
        <w:t>.</w:t>
      </w:r>
    </w:p>
    <w:p w14:paraId="0D620FCD" w14:textId="3D1E694B" w:rsidR="00EB7833" w:rsidRPr="00846D8D" w:rsidRDefault="00EB7833" w:rsidP="00846D8D">
      <w:pPr>
        <w:pStyle w:val="ListParagraph"/>
        <w:autoSpaceDE w:val="0"/>
        <w:autoSpaceDN w:val="0"/>
        <w:adjustRightInd w:val="0"/>
        <w:spacing w:after="0" w:line="240" w:lineRule="auto"/>
        <w:ind w:left="0" w:firstLine="0"/>
        <w:jc w:val="left"/>
        <w:rPr>
          <w:lang w:val="en-US"/>
        </w:rPr>
      </w:pPr>
      <w:r>
        <w:rPr>
          <w:lang w:val="en-US"/>
        </w:rPr>
        <w:t xml:space="preserve">You can read more </w:t>
      </w:r>
      <w:proofErr w:type="gramStart"/>
      <w:r>
        <w:rPr>
          <w:lang w:val="en-US"/>
        </w:rPr>
        <w:t>here :</w:t>
      </w:r>
      <w:proofErr w:type="gramEnd"/>
      <w:r>
        <w:rPr>
          <w:lang w:val="en-US"/>
        </w:rPr>
        <w:t xml:space="preserve"> </w:t>
      </w:r>
      <w:r w:rsidRPr="00846D8D">
        <w:rPr>
          <w:rFonts w:ascii="CMR12" w:hAnsi="CMR12" w:cs="CMR12"/>
          <w:kern w:val="0"/>
          <w:szCs w:val="24"/>
          <w:lang w:val="en-US"/>
        </w:rPr>
        <w:t xml:space="preserve">E. Fortunato, P </w:t>
      </w:r>
      <w:proofErr w:type="spellStart"/>
      <w:r w:rsidRPr="00846D8D">
        <w:rPr>
          <w:rFonts w:ascii="CMR12" w:hAnsi="CMR12" w:cs="CMR12"/>
          <w:kern w:val="0"/>
          <w:szCs w:val="24"/>
          <w:lang w:val="en-US"/>
        </w:rPr>
        <w:t>Barquinha</w:t>
      </w:r>
      <w:proofErr w:type="spellEnd"/>
      <w:r w:rsidRPr="00846D8D">
        <w:rPr>
          <w:rFonts w:ascii="CMR12" w:hAnsi="CMR12" w:cs="CMR12"/>
          <w:kern w:val="0"/>
          <w:szCs w:val="24"/>
          <w:lang w:val="en-US"/>
        </w:rPr>
        <w:t xml:space="preserve">, R. Martins, </w:t>
      </w:r>
      <w:r w:rsidRPr="00846D8D">
        <w:rPr>
          <w:rFonts w:ascii="CMTI12" w:hAnsi="CMTI12" w:cs="CMTI12"/>
          <w:kern w:val="0"/>
          <w:szCs w:val="24"/>
          <w:lang w:val="en-US"/>
        </w:rPr>
        <w:t xml:space="preserve">Adv. </w:t>
      </w:r>
      <w:r w:rsidRPr="00092EEF">
        <w:rPr>
          <w:rFonts w:ascii="CMTI12" w:hAnsi="CMTI12" w:cs="CMTI12"/>
          <w:kern w:val="0"/>
          <w:szCs w:val="24"/>
          <w:lang w:val="en-US"/>
        </w:rPr>
        <w:t>Mater.</w:t>
      </w:r>
      <w:r w:rsidRPr="00092EEF">
        <w:rPr>
          <w:rFonts w:ascii="CMR12" w:hAnsi="CMR12" w:cs="CMR12"/>
          <w:kern w:val="0"/>
          <w:szCs w:val="24"/>
          <w:lang w:val="en-US"/>
        </w:rPr>
        <w:t>, 2012, 24, 2945-2986</w:t>
      </w:r>
    </w:p>
  </w:comment>
  <w:comment w:id="25" w:author="Ilaria Fratelli" w:date="2024-02-19T12:59:00Z" w:initials="IF">
    <w:p w14:paraId="40FC87F3" w14:textId="1BF58222" w:rsidR="00EB7833" w:rsidRDefault="00EB7833">
      <w:pPr>
        <w:pStyle w:val="CommentText"/>
      </w:pPr>
      <w:r>
        <w:rPr>
          <w:rStyle w:val="CommentReference"/>
        </w:rPr>
        <w:annotationRef/>
      </w:r>
      <w:r>
        <w:t>For your thesis it makes more sense to discuss about TFT (thin film transistors) and not FET</w:t>
      </w:r>
    </w:p>
  </w:comment>
  <w:comment w:id="29" w:author="Ilaria Fratelli" w:date="2024-02-19T12:58:00Z" w:initials="IF">
    <w:p w14:paraId="16044A87" w14:textId="06A72ABF" w:rsidR="00EB7833" w:rsidRDefault="00EB7833">
      <w:pPr>
        <w:pStyle w:val="CommentText"/>
      </w:pPr>
      <w:r>
        <w:rPr>
          <w:rStyle w:val="CommentReference"/>
        </w:rPr>
        <w:annotationRef/>
      </w:r>
      <w:r>
        <w:t>Check</w:t>
      </w:r>
    </w:p>
    <w:p w14:paraId="2340F5D0" w14:textId="76C59C26" w:rsidR="00EB7833" w:rsidRDefault="00EB7833" w:rsidP="008E5259">
      <w:pPr>
        <w:pStyle w:val="CommentText"/>
        <w:ind w:firstLine="0"/>
      </w:pPr>
    </w:p>
  </w:comment>
  <w:comment w:id="30" w:author="Ilaria Fratelli" w:date="2024-02-19T12:58:00Z" w:initials="IF">
    <w:p w14:paraId="561F96CF" w14:textId="06AFE324" w:rsidR="00EB7833" w:rsidRDefault="00EB7833">
      <w:pPr>
        <w:pStyle w:val="CommentText"/>
      </w:pPr>
      <w:r>
        <w:rPr>
          <w:rStyle w:val="CommentReference"/>
        </w:rPr>
        <w:annotationRef/>
      </w:r>
      <w:r>
        <w:t>Check, you can call it “conductive channel”</w:t>
      </w:r>
    </w:p>
  </w:comment>
  <w:comment w:id="31" w:author="Ilaria Fratelli" w:date="2024-02-19T12:59:00Z" w:initials="IF">
    <w:p w14:paraId="24A99F84" w14:textId="49E067D7" w:rsidR="00EB7833" w:rsidRDefault="00EB7833">
      <w:pPr>
        <w:pStyle w:val="CommentText"/>
      </w:pPr>
      <w:r>
        <w:rPr>
          <w:rStyle w:val="CommentReference"/>
        </w:rPr>
        <w:annotationRef/>
      </w:r>
      <w:r>
        <w:t>To be completed</w:t>
      </w:r>
    </w:p>
  </w:comment>
  <w:comment w:id="32" w:author="Ilaria Fratelli" w:date="2024-02-19T13:00:00Z" w:initials="IF">
    <w:p w14:paraId="348E1BB5" w14:textId="58E65D93" w:rsidR="00EB7833" w:rsidRDefault="00EB7833">
      <w:pPr>
        <w:pStyle w:val="CommentText"/>
      </w:pPr>
      <w:r>
        <w:rPr>
          <w:rStyle w:val="CommentReference"/>
        </w:rPr>
        <w:annotationRef/>
      </w:r>
      <w:r>
        <w:t>For these graphs, take some of the ones reported in literature and not the ones acquired by you. Those ones can be used in the experimental chapters</w:t>
      </w:r>
    </w:p>
  </w:comment>
  <w:comment w:id="34" w:author="Ilaria Fratelli" w:date="2024-02-19T14:07:00Z" w:initials="IF">
    <w:p w14:paraId="76FEF2AE" w14:textId="5A981C3D" w:rsidR="00EB7833" w:rsidRDefault="00EB7833">
      <w:pPr>
        <w:pStyle w:val="CommentText"/>
      </w:pPr>
      <w:r>
        <w:rPr>
          <w:rStyle w:val="CommentReference"/>
        </w:rPr>
        <w:annotationRef/>
      </w:r>
      <w:r>
        <w:t>check</w:t>
      </w:r>
    </w:p>
  </w:comment>
  <w:comment w:id="48" w:author="Ilaria Fratelli" w:date="2024-02-19T16:35:00Z" w:initials="IF">
    <w:p w14:paraId="0C3E56FF" w14:textId="4517D299" w:rsidR="00EB7833" w:rsidRDefault="00EB7833">
      <w:pPr>
        <w:pStyle w:val="CommentText"/>
      </w:pPr>
      <w:r>
        <w:rPr>
          <w:rStyle w:val="CommentReference"/>
        </w:rPr>
        <w:annotationRef/>
      </w:r>
      <w:r>
        <w:t>The photoconductive gain is not strictly related to organic semiconductors but it is present in all the semiconducting materials which show a large number of traps for minority carriers.</w:t>
      </w:r>
    </w:p>
  </w:comment>
  <w:comment w:id="67" w:author="Ilaria Fratelli" w:date="2024-02-19T16:53:00Z" w:initials="IF">
    <w:p w14:paraId="00D7FD9C" w14:textId="669D5A17" w:rsidR="00EB7833" w:rsidRDefault="00EB7833">
      <w:pPr>
        <w:pStyle w:val="CommentText"/>
      </w:pPr>
      <w:r>
        <w:rPr>
          <w:rStyle w:val="CommentReference"/>
        </w:rPr>
        <w:annotationRef/>
      </w:r>
      <w:r>
        <w:t>These are for single crystals! For you it is better to report the one which refers to thin films</w:t>
      </w:r>
    </w:p>
  </w:comment>
  <w:comment w:id="68" w:author="Ilaria Fratelli" w:date="2024-02-19T16:54:00Z" w:initials="IF">
    <w:p w14:paraId="3D9601F1" w14:textId="078C0315" w:rsidR="00EB7833" w:rsidRDefault="00EB7833">
      <w:pPr>
        <w:pStyle w:val="CommentText"/>
      </w:pPr>
      <w:r>
        <w:rPr>
          <w:rStyle w:val="CommentReference"/>
        </w:rPr>
        <w:annotationRef/>
      </w:r>
      <w:r>
        <w:t>Please keep attention. Why are referring to our materials as 2D?</w:t>
      </w:r>
    </w:p>
  </w:comment>
  <w:comment w:id="69" w:author="Ilaria Fratelli" w:date="2024-02-19T16:56:00Z" w:initials="IF">
    <w:p w14:paraId="215F0370" w14:textId="2BB95F7A" w:rsidR="00EB7833" w:rsidRDefault="00EB7833">
      <w:pPr>
        <w:pStyle w:val="CommentText"/>
      </w:pPr>
      <w:r>
        <w:rPr>
          <w:rStyle w:val="CommentReference"/>
        </w:rPr>
        <w:annotationRef/>
      </w:r>
      <w:r>
        <w:t>Let’s cite the original reference, not the review which cited it</w:t>
      </w:r>
    </w:p>
  </w:comment>
  <w:comment w:id="72" w:author="Ilaria Fratelli" w:date="2024-02-19T17:06:00Z" w:initials="IF">
    <w:p w14:paraId="0170F26E" w14:textId="383C0D9F" w:rsidR="00EB7833" w:rsidRDefault="00EB7833">
      <w:pPr>
        <w:pStyle w:val="CommentText"/>
      </w:pPr>
      <w:r>
        <w:rPr>
          <w:rStyle w:val="CommentReference"/>
        </w:rPr>
        <w:annotationRef/>
      </w:r>
      <w:r>
        <w:t xml:space="preserve">Remember that the review by </w:t>
      </w:r>
      <w:proofErr w:type="spellStart"/>
      <w:r>
        <w:t>Basiricò</w:t>
      </w:r>
      <w:proofErr w:type="spellEnd"/>
      <w:r>
        <w:t xml:space="preserve"> et al. has been published in 2020. In the </w:t>
      </w:r>
      <w:proofErr w:type="gramStart"/>
      <w:r>
        <w:t>meanwhile</w:t>
      </w:r>
      <w:proofErr w:type="gramEnd"/>
      <w:r>
        <w:t xml:space="preserve"> other works have been published. For instance, the Tamayo 2022 reached higher sensitivities!</w:t>
      </w:r>
    </w:p>
  </w:comment>
  <w:comment w:id="85" w:author="Ilaria Fratelli" w:date="2024-02-19T17:10:00Z" w:initials="IF">
    <w:p w14:paraId="21E5F224" w14:textId="3019050C" w:rsidR="00EB7833" w:rsidRDefault="00EB7833">
      <w:pPr>
        <w:pStyle w:val="CommentText"/>
      </w:pPr>
      <w:r>
        <w:rPr>
          <w:rStyle w:val="CommentReference"/>
        </w:rPr>
        <w:annotationRef/>
      </w:r>
      <w:r>
        <w:t>It would be better if you report always the sensitivity for unit of area OR for unit of volume. And always with the same measurement units</w:t>
      </w:r>
    </w:p>
  </w:comment>
  <w:comment w:id="91" w:author="Ilaria Fratelli" w:date="2024-02-19T17:12:00Z" w:initials="IF">
    <w:p w14:paraId="20B72D00" w14:textId="348F226B" w:rsidR="00EB7833" w:rsidRDefault="00EB7833">
      <w:pPr>
        <w:pStyle w:val="CommentText"/>
      </w:pPr>
      <w:r>
        <w:rPr>
          <w:rStyle w:val="CommentReference"/>
        </w:rPr>
        <w:annotationRef/>
      </w:r>
      <w:r>
        <w:t>references</w:t>
      </w:r>
    </w:p>
  </w:comment>
  <w:comment w:id="94" w:author="Ilaria Fratelli" w:date="2024-02-19T17:15:00Z" w:initials="IF">
    <w:p w14:paraId="6FB5E582" w14:textId="35E5C2E8" w:rsidR="00EB7833" w:rsidRDefault="00EB7833">
      <w:pPr>
        <w:pStyle w:val="CommentText"/>
      </w:pPr>
      <w:r>
        <w:rPr>
          <w:rStyle w:val="CommentReference"/>
        </w:rPr>
        <w:annotationRef/>
      </w:r>
      <w:r>
        <w:t>this was done later by employing the TMTES molecule instead of the TIPS</w:t>
      </w:r>
    </w:p>
  </w:comment>
  <w:comment w:id="106" w:author="Ilaria Fratelli" w:date="2024-02-19T17:21:00Z" w:initials="IF">
    <w:p w14:paraId="27FF691F" w14:textId="7EE792D4" w:rsidR="00EB7833" w:rsidRDefault="00EB7833">
      <w:pPr>
        <w:pStyle w:val="CommentText"/>
      </w:pPr>
      <w:r>
        <w:rPr>
          <w:rStyle w:val="CommentReference"/>
        </w:rPr>
        <w:annotationRef/>
      </w:r>
      <w:r>
        <w:t>in the figure you should report the both of them.</w:t>
      </w:r>
    </w:p>
  </w:comment>
  <w:comment w:id="107" w:author="Ilaria Fratelli" w:date="2024-02-19T17:22:00Z" w:initials="IF">
    <w:p w14:paraId="68C08598" w14:textId="77777777" w:rsidR="00EB7833" w:rsidRDefault="00EB7833">
      <w:pPr>
        <w:pStyle w:val="CommentText"/>
      </w:pPr>
      <w:r>
        <w:rPr>
          <w:rStyle w:val="CommentReference"/>
        </w:rPr>
        <w:annotationRef/>
      </w:r>
      <w:r>
        <w:t>Not only! The mobility improved for both the reason:</w:t>
      </w:r>
    </w:p>
    <w:p w14:paraId="74CFAE45" w14:textId="797D35DB" w:rsidR="00EB7833" w:rsidRDefault="00EB7833" w:rsidP="000223A8">
      <w:pPr>
        <w:pStyle w:val="CommentText"/>
        <w:numPr>
          <w:ilvl w:val="0"/>
          <w:numId w:val="29"/>
        </w:numPr>
      </w:pPr>
      <w:r>
        <w:t xml:space="preserve"> The PS (as it did in the case of TIPS pentacene) reduced the density of traps for majority carriers present at the dielectric interface, improving the mu</w:t>
      </w:r>
    </w:p>
    <w:p w14:paraId="14F8CDDF" w14:textId="56137714" w:rsidR="00EB7833" w:rsidRDefault="00EB7833" w:rsidP="000223A8">
      <w:pPr>
        <w:pStyle w:val="CommentText"/>
        <w:numPr>
          <w:ilvl w:val="0"/>
          <w:numId w:val="29"/>
        </w:numPr>
      </w:pPr>
      <w:r>
        <w:t xml:space="preserve"> The stronger intermolecular packing of the TMTES compared to the TIPS improved the mu.</w:t>
      </w:r>
    </w:p>
  </w:comment>
  <w:comment w:id="108" w:author="Ilaria Fratelli" w:date="2024-02-19T17:24:00Z" w:initials="IF">
    <w:p w14:paraId="43CC221E" w14:textId="5F5D7FE2" w:rsidR="00EB7833" w:rsidRDefault="00EB7833">
      <w:pPr>
        <w:pStyle w:val="CommentText"/>
      </w:pPr>
      <w:r>
        <w:rPr>
          <w:rStyle w:val="CommentReference"/>
        </w:rPr>
        <w:annotationRef/>
      </w:r>
      <w:r>
        <w:t>As before, remember to report the sensitivity always OR per unit of area OR per unit of volume</w:t>
      </w:r>
    </w:p>
  </w:comment>
  <w:comment w:id="109" w:author="Ilaria Fratelli" w:date="2024-02-19T17:25:00Z" w:initials="IF">
    <w:p w14:paraId="3BBB7946" w14:textId="1A064C5C" w:rsidR="00EB7833" w:rsidRDefault="00EB7833">
      <w:pPr>
        <w:pStyle w:val="CommentText"/>
      </w:pPr>
      <w:r>
        <w:rPr>
          <w:rStyle w:val="CommentReference"/>
        </w:rPr>
        <w:annotationRef/>
      </w:r>
      <w:r>
        <w:t>check</w:t>
      </w:r>
    </w:p>
  </w:comment>
  <w:comment w:id="110" w:author="Ilaria Fratelli" w:date="2024-02-19T17:30:00Z" w:initials="IF">
    <w:p w14:paraId="661B5253" w14:textId="230703EB" w:rsidR="00EB7833" w:rsidRDefault="00EB7833">
      <w:pPr>
        <w:pStyle w:val="CommentText"/>
      </w:pPr>
      <w:r>
        <w:rPr>
          <w:rStyle w:val="CommentReference"/>
        </w:rPr>
        <w:annotationRef/>
      </w:r>
      <w:r>
        <w:t>check</w:t>
      </w:r>
    </w:p>
  </w:comment>
  <w:comment w:id="111" w:author="Ilaria Fratelli" w:date="2024-02-19T17:34:00Z" w:initials="IF">
    <w:p w14:paraId="58961946" w14:textId="56800696" w:rsidR="00EB7833" w:rsidRDefault="00EB7833">
      <w:pPr>
        <w:pStyle w:val="CommentText"/>
      </w:pPr>
      <w:r>
        <w:rPr>
          <w:rStyle w:val="CommentReference"/>
        </w:rPr>
        <w:annotationRef/>
      </w:r>
      <w:r>
        <w:t>I would add also the TOF SIMS graph</w:t>
      </w:r>
    </w:p>
  </w:comment>
  <w:comment w:id="112" w:author="Ilaria Fratelli" w:date="2024-02-19T18:01:00Z" w:initials="IF">
    <w:p w14:paraId="419DEF3F" w14:textId="18636AAA" w:rsidR="00EB7833" w:rsidRDefault="00EB7833">
      <w:pPr>
        <w:pStyle w:val="CommentText"/>
      </w:pPr>
      <w:r>
        <w:rPr>
          <w:rStyle w:val="CommentReference"/>
        </w:rPr>
        <w:annotationRef/>
      </w:r>
      <w:r>
        <w:t>You could indicate the equation used</w:t>
      </w:r>
    </w:p>
  </w:comment>
  <w:comment w:id="117" w:author="Ilaria Fratelli" w:date="2024-02-19T18:18:00Z" w:initials="IF">
    <w:p w14:paraId="0C4F99C5" w14:textId="7FB4BB41" w:rsidR="00EB7833" w:rsidRDefault="00EB7833">
      <w:pPr>
        <w:pStyle w:val="CommentText"/>
      </w:pPr>
      <w:r>
        <w:rPr>
          <w:rStyle w:val="CommentReference"/>
        </w:rPr>
        <w:annotationRef/>
      </w:r>
      <w:r>
        <w:t>This part should be moved in the “Results” chapter</w:t>
      </w:r>
    </w:p>
  </w:comment>
  <w:comment w:id="125" w:author="Ilaria Fratelli" w:date="2024-02-19T18:22:00Z" w:initials="IF">
    <w:p w14:paraId="75C87FA4" w14:textId="4F357343" w:rsidR="00EB7833" w:rsidRDefault="00EB7833">
      <w:pPr>
        <w:pStyle w:val="CommentText"/>
      </w:pPr>
      <w:r>
        <w:rPr>
          <w:rStyle w:val="CommentReference"/>
        </w:rPr>
        <w:annotationRef/>
      </w:r>
      <w:r>
        <w:t>check</w:t>
      </w:r>
    </w:p>
  </w:comment>
  <w:comment w:id="126" w:author="Ilaria Fratelli" w:date="2024-02-19T18:28:00Z" w:initials="IF">
    <w:p w14:paraId="1A46F9F0" w14:textId="5D285A02" w:rsidR="00EB7833" w:rsidRDefault="00EB7833">
      <w:pPr>
        <w:pStyle w:val="CommentText"/>
      </w:pPr>
      <w:r>
        <w:rPr>
          <w:rStyle w:val="CommentReference"/>
        </w:rPr>
        <w:annotationRef/>
      </w:r>
      <w:r>
        <w:t>In the Figure: is the van der Waals force represented by the square? It is not easy from the image to understand what is the bulk and monolayer difference…</w:t>
      </w:r>
    </w:p>
  </w:comment>
  <w:comment w:id="127" w:author="Ilaria Fratelli" w:date="2024-02-19T18:35:00Z" w:initials="IF">
    <w:p w14:paraId="5F1EB781" w14:textId="25E4BD6A" w:rsidR="00EB7833" w:rsidRDefault="00EB7833">
      <w:pPr>
        <w:pStyle w:val="CommentText"/>
      </w:pPr>
      <w:r>
        <w:rPr>
          <w:rStyle w:val="CommentReference"/>
        </w:rPr>
        <w:annotationRef/>
      </w:r>
      <w:r>
        <w:t>Check all the ref to the Figures</w:t>
      </w:r>
    </w:p>
  </w:comment>
  <w:comment w:id="131" w:author="Ilaria Fratelli" w:date="2024-02-20T12:28:00Z" w:initials="IF">
    <w:p w14:paraId="249C5837" w14:textId="0B747345" w:rsidR="00486F6C" w:rsidRDefault="00486F6C">
      <w:pPr>
        <w:pStyle w:val="CommentText"/>
      </w:pPr>
      <w:r>
        <w:rPr>
          <w:rStyle w:val="CommentReference"/>
        </w:rPr>
        <w:annotationRef/>
      </w:r>
      <w:r>
        <w:t>check</w:t>
      </w:r>
    </w:p>
  </w:comment>
  <w:comment w:id="133" w:author="Ilaria Fratelli" w:date="2024-02-20T12:02:00Z" w:initials="IF">
    <w:p w14:paraId="6DBC410B" w14:textId="3F2999C2" w:rsidR="00EB7833" w:rsidRDefault="00EB7833">
      <w:pPr>
        <w:pStyle w:val="CommentText"/>
      </w:pPr>
      <w:r>
        <w:rPr>
          <w:rStyle w:val="CommentReference"/>
        </w:rPr>
        <w:annotationRef/>
      </w:r>
      <w:r>
        <w:t>Why don’t you mention also the other works that you found in literature?</w:t>
      </w:r>
    </w:p>
  </w:comment>
  <w:comment w:id="146" w:author="Ilaria Fratelli" w:date="2024-02-20T12:29:00Z" w:initials="IF">
    <w:p w14:paraId="0D76CDFD" w14:textId="08AEFC6F" w:rsidR="00486F6C" w:rsidRDefault="00486F6C">
      <w:pPr>
        <w:pStyle w:val="CommentText"/>
      </w:pPr>
      <w:r>
        <w:rPr>
          <w:rStyle w:val="CommentReference"/>
        </w:rPr>
        <w:annotationRef/>
      </w:r>
      <w:r>
        <w:t>check</w:t>
      </w:r>
    </w:p>
  </w:comment>
  <w:comment w:id="147" w:author="Ilaria Fratelli" w:date="2024-02-20T12:25:00Z" w:initials="IF">
    <w:p w14:paraId="3A183367" w14:textId="55430FC7" w:rsidR="00EB7833" w:rsidRDefault="00EB7833">
      <w:pPr>
        <w:pStyle w:val="CommentText"/>
      </w:pPr>
      <w:r>
        <w:rPr>
          <w:rStyle w:val="CommentReference"/>
        </w:rPr>
        <w:annotationRef/>
      </w:r>
      <w:r>
        <w:t>Move it in the “Results”</w:t>
      </w:r>
    </w:p>
  </w:comment>
  <w:comment w:id="151" w:author="Ilaria Fratelli" w:date="2024-02-20T12:27:00Z" w:initials="IF">
    <w:p w14:paraId="64BD7E57" w14:textId="60652DD6" w:rsidR="00486F6C" w:rsidRDefault="00486F6C">
      <w:pPr>
        <w:pStyle w:val="CommentText"/>
      </w:pPr>
      <w:r>
        <w:rPr>
          <w:rStyle w:val="CommentReference"/>
        </w:rPr>
        <w:annotationRef/>
      </w:r>
      <w:r>
        <w:t>check</w:t>
      </w:r>
    </w:p>
  </w:comment>
  <w:comment w:id="179" w:author="Ilaria Fratelli" w:date="2024-02-20T12:59:00Z" w:initials="IF">
    <w:p w14:paraId="20C2257D" w14:textId="116D62C1" w:rsidR="00A868DE" w:rsidRDefault="00A868DE">
      <w:pPr>
        <w:pStyle w:val="CommentText"/>
      </w:pPr>
      <w:r>
        <w:rPr>
          <w:rStyle w:val="CommentReference"/>
        </w:rPr>
        <w:annotationRef/>
      </w:r>
      <w:r>
        <w:t>these comments are more appropriate in the “Results” sections</w:t>
      </w:r>
    </w:p>
  </w:comment>
  <w:comment w:id="215" w:author="Ilaria Fratelli" w:date="2024-02-20T13:02:00Z" w:initials="IF">
    <w:p w14:paraId="7F4D0E89" w14:textId="08309392" w:rsidR="00A868DE" w:rsidRDefault="00A868DE" w:rsidP="00A868DE">
      <w:pPr>
        <w:pStyle w:val="CommentText"/>
        <w:ind w:firstLine="0"/>
      </w:pPr>
      <w:r>
        <w:rPr>
          <w:rStyle w:val="CommentReference"/>
        </w:rPr>
        <w:annotationRef/>
      </w:r>
      <w:r>
        <w:t>not clear</w:t>
      </w:r>
    </w:p>
  </w:comment>
  <w:comment w:id="218" w:author="Ilaria Fratelli" w:date="2024-02-20T13:06:00Z" w:initials="IF">
    <w:p w14:paraId="4184F394" w14:textId="07917727" w:rsidR="00384203" w:rsidRDefault="00384203">
      <w:pPr>
        <w:pStyle w:val="CommentText"/>
      </w:pPr>
      <w:r>
        <w:rPr>
          <w:rStyle w:val="CommentReference"/>
        </w:rPr>
        <w:annotationRef/>
      </w:r>
      <w:r>
        <w:t>check</w:t>
      </w:r>
    </w:p>
  </w:comment>
  <w:comment w:id="220" w:author="Ilaria Fratelli" w:date="2024-02-20T13:09:00Z" w:initials="IF">
    <w:p w14:paraId="6D033ACB" w14:textId="37F90D1B" w:rsidR="00327749" w:rsidRDefault="00327749">
      <w:pPr>
        <w:pStyle w:val="CommentText"/>
      </w:pPr>
      <w:r>
        <w:rPr>
          <w:rStyle w:val="CommentReference"/>
        </w:rPr>
        <w:annotationRef/>
      </w:r>
      <w:r>
        <w:t>I would report also one or two graphs showing the X-ray detection achieved by these detectors</w:t>
      </w:r>
    </w:p>
  </w:comment>
  <w:comment w:id="225" w:author="Ilaria Fratelli" w:date="2024-02-20T13:08:00Z" w:initials="IF">
    <w:p w14:paraId="20EBB6B1" w14:textId="56BC0360" w:rsidR="00552D89" w:rsidRDefault="00552D89">
      <w:pPr>
        <w:pStyle w:val="CommentText"/>
      </w:pPr>
      <w:r>
        <w:rPr>
          <w:rStyle w:val="CommentReference"/>
        </w:rPr>
        <w:annotationRef/>
      </w:r>
      <w:r>
        <w:t>it is not clear if the sensitivities here reported are for the direct detection or the indirect one.</w:t>
      </w:r>
    </w:p>
  </w:comment>
  <w:comment w:id="234" w:author="Ilaria Fratelli" w:date="2024-02-20T13:11:00Z" w:initials="IF">
    <w:p w14:paraId="2CE83678" w14:textId="7332EE21" w:rsidR="00327749" w:rsidRDefault="00327749">
      <w:pPr>
        <w:pStyle w:val="CommentText"/>
      </w:pPr>
      <w:r>
        <w:rPr>
          <w:rStyle w:val="CommentReference"/>
        </w:rPr>
        <w:annotationRef/>
      </w:r>
      <w:r>
        <w:t>I wouldn’t anticipate in the sections what you are going to say.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202F6BB" w15:done="0"/>
  <w15:commentEx w15:paraId="59EB40E4" w15:done="0"/>
  <w15:commentEx w15:paraId="0D620FCD" w15:done="0"/>
  <w15:commentEx w15:paraId="40FC87F3" w15:done="0"/>
  <w15:commentEx w15:paraId="2340F5D0" w15:done="0"/>
  <w15:commentEx w15:paraId="561F96CF" w15:done="0"/>
  <w15:commentEx w15:paraId="24A99F84" w15:done="0"/>
  <w15:commentEx w15:paraId="348E1BB5" w15:done="0"/>
  <w15:commentEx w15:paraId="76FEF2AE" w15:done="0"/>
  <w15:commentEx w15:paraId="0C3E56FF" w15:done="0"/>
  <w15:commentEx w15:paraId="00D7FD9C" w15:done="0"/>
  <w15:commentEx w15:paraId="3D9601F1" w15:done="0"/>
  <w15:commentEx w15:paraId="215F0370" w15:done="0"/>
  <w15:commentEx w15:paraId="0170F26E" w15:done="0"/>
  <w15:commentEx w15:paraId="21E5F224" w15:done="0"/>
  <w15:commentEx w15:paraId="20B72D00" w15:done="0"/>
  <w15:commentEx w15:paraId="6FB5E582" w15:done="0"/>
  <w15:commentEx w15:paraId="27FF691F" w15:done="0"/>
  <w15:commentEx w15:paraId="14F8CDDF" w15:done="0"/>
  <w15:commentEx w15:paraId="43CC221E" w15:done="0"/>
  <w15:commentEx w15:paraId="3BBB7946" w15:done="0"/>
  <w15:commentEx w15:paraId="661B5253" w15:done="0"/>
  <w15:commentEx w15:paraId="58961946" w15:done="0"/>
  <w15:commentEx w15:paraId="419DEF3F" w15:done="0"/>
  <w15:commentEx w15:paraId="0C4F99C5" w15:done="0"/>
  <w15:commentEx w15:paraId="75C87FA4" w15:done="0"/>
  <w15:commentEx w15:paraId="1A46F9F0" w15:done="0"/>
  <w15:commentEx w15:paraId="5F1EB781" w15:done="0"/>
  <w15:commentEx w15:paraId="249C5837" w15:done="0"/>
  <w15:commentEx w15:paraId="6DBC410B" w15:done="0"/>
  <w15:commentEx w15:paraId="0D76CDFD" w15:done="0"/>
  <w15:commentEx w15:paraId="3A183367" w15:done="0"/>
  <w15:commentEx w15:paraId="64BD7E57" w15:done="0"/>
  <w15:commentEx w15:paraId="20C2257D" w15:done="0"/>
  <w15:commentEx w15:paraId="7F4D0E89" w15:done="0"/>
  <w15:commentEx w15:paraId="4184F394" w15:done="0"/>
  <w15:commentEx w15:paraId="6D033ACB" w15:done="0"/>
  <w15:commentEx w15:paraId="20EBB6B1" w15:done="0"/>
  <w15:commentEx w15:paraId="2CE836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202F6BB" w16cid:durableId="297DC41E"/>
  <w16cid:commentId w16cid:paraId="59EB40E4" w16cid:durableId="297DC725"/>
  <w16cid:commentId w16cid:paraId="0D620FCD" w16cid:durableId="297DCC8E"/>
  <w16cid:commentId w16cid:paraId="40FC87F3" w16cid:durableId="297DCF40"/>
  <w16cid:commentId w16cid:paraId="2340F5D0" w16cid:durableId="297DCEDB"/>
  <w16cid:commentId w16cid:paraId="561F96CF" w16cid:durableId="297DCF0B"/>
  <w16cid:commentId w16cid:paraId="24A99F84" w16cid:durableId="297DCF30"/>
  <w16cid:commentId w16cid:paraId="348E1BB5" w16cid:durableId="297DCF6E"/>
  <w16cid:commentId w16cid:paraId="76FEF2AE" w16cid:durableId="297DDF37"/>
  <w16cid:commentId w16cid:paraId="0C3E56FF" w16cid:durableId="297E01DB"/>
  <w16cid:commentId w16cid:paraId="00D7FD9C" w16cid:durableId="297E0613"/>
  <w16cid:commentId w16cid:paraId="3D9601F1" w16cid:durableId="297E0652"/>
  <w16cid:commentId w16cid:paraId="215F0370" w16cid:durableId="297E06B6"/>
  <w16cid:commentId w16cid:paraId="0170F26E" w16cid:durableId="297E0930"/>
  <w16cid:commentId w16cid:paraId="21E5F224" w16cid:durableId="297E09F6"/>
  <w16cid:commentId w16cid:paraId="20B72D00" w16cid:durableId="297E0A92"/>
  <w16cid:commentId w16cid:paraId="6FB5E582" w16cid:durableId="297E0B33"/>
  <w16cid:commentId w16cid:paraId="27FF691F" w16cid:durableId="297E0CA9"/>
  <w16cid:commentId w16cid:paraId="14F8CDDF" w16cid:durableId="297E0CD5"/>
  <w16cid:commentId w16cid:paraId="43CC221E" w16cid:durableId="297E0D59"/>
  <w16cid:commentId w16cid:paraId="3BBB7946" w16cid:durableId="297E0D8D"/>
  <w16cid:commentId w16cid:paraId="661B5253" w16cid:durableId="297E0EC9"/>
  <w16cid:commentId w16cid:paraId="58961946" w16cid:durableId="297E0F93"/>
  <w16cid:commentId w16cid:paraId="419DEF3F" w16cid:durableId="297E15E7"/>
  <w16cid:commentId w16cid:paraId="0C4F99C5" w16cid:durableId="297E1A10"/>
  <w16cid:commentId w16cid:paraId="75C87FA4" w16cid:durableId="297E1AD9"/>
  <w16cid:commentId w16cid:paraId="1A46F9F0" w16cid:durableId="5B80858E"/>
  <w16cid:commentId w16cid:paraId="5F1EB781" w16cid:durableId="297E1E08"/>
  <w16cid:commentId w16cid:paraId="249C5837" w16cid:durableId="297F1966"/>
  <w16cid:commentId w16cid:paraId="6DBC410B" w16cid:durableId="297F135C"/>
  <w16cid:commentId w16cid:paraId="0D76CDFD" w16cid:durableId="297F19BB"/>
  <w16cid:commentId w16cid:paraId="3A183367" w16cid:durableId="297F18AC"/>
  <w16cid:commentId w16cid:paraId="64BD7E57" w16cid:durableId="297F1948"/>
  <w16cid:commentId w16cid:paraId="20C2257D" w16cid:durableId="297F20BD"/>
  <w16cid:commentId w16cid:paraId="7F4D0E89" w16cid:durableId="297F215F"/>
  <w16cid:commentId w16cid:paraId="4184F394" w16cid:durableId="297F2245"/>
  <w16cid:commentId w16cid:paraId="6D033ACB" w16cid:durableId="297F2309"/>
  <w16cid:commentId w16cid:paraId="20EBB6B1" w16cid:durableId="297F22DE"/>
  <w16cid:commentId w16cid:paraId="2CE83678" w16cid:durableId="297F23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6A373E" w14:textId="77777777" w:rsidR="00AB5DD9" w:rsidRDefault="00AB5DD9" w:rsidP="00943BAA">
      <w:r>
        <w:separator/>
      </w:r>
    </w:p>
  </w:endnote>
  <w:endnote w:type="continuationSeparator" w:id="0">
    <w:p w14:paraId="3F781935" w14:textId="77777777" w:rsidR="00AB5DD9" w:rsidRDefault="00AB5DD9" w:rsidP="00943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0130"/>
      <w:docPartObj>
        <w:docPartGallery w:val="Page Numbers (Bottom of Page)"/>
        <w:docPartUnique/>
      </w:docPartObj>
    </w:sdtPr>
    <w:sdtContent>
      <w:p w14:paraId="132A6440" w14:textId="06F1A949" w:rsidR="00EB7833" w:rsidRDefault="00EB7833">
        <w:pPr>
          <w:pStyle w:val="Footer"/>
          <w:jc w:val="center"/>
        </w:pPr>
        <w:r>
          <w:fldChar w:fldCharType="begin"/>
        </w:r>
        <w:r>
          <w:instrText>PAGE   \* MERGEFORMAT</w:instrText>
        </w:r>
        <w:r>
          <w:fldChar w:fldCharType="separate"/>
        </w:r>
        <w:r>
          <w:t>2</w:t>
        </w:r>
        <w:r>
          <w:fldChar w:fldCharType="end"/>
        </w:r>
      </w:p>
    </w:sdtContent>
  </w:sdt>
  <w:p w14:paraId="5B4FAEF1" w14:textId="77777777" w:rsidR="00EB7833" w:rsidRDefault="00EB78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68893" w14:textId="0A8856D7" w:rsidR="00EB7833" w:rsidRDefault="00EB7833" w:rsidP="002A0775">
    <w:pPr>
      <w:pStyle w:val="Footer"/>
    </w:pPr>
  </w:p>
  <w:p w14:paraId="56B8D651" w14:textId="77777777" w:rsidR="00EB7833" w:rsidRDefault="00EB78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581325"/>
      <w:docPartObj>
        <w:docPartGallery w:val="Page Numbers (Bottom of Page)"/>
        <w:docPartUnique/>
      </w:docPartObj>
    </w:sdtPr>
    <w:sdtContent>
      <w:p w14:paraId="620DA2A7" w14:textId="77777777" w:rsidR="00EB7833" w:rsidRDefault="00EB7833">
        <w:pPr>
          <w:pStyle w:val="Footer"/>
          <w:jc w:val="center"/>
        </w:pPr>
        <w:r>
          <w:fldChar w:fldCharType="begin"/>
        </w:r>
        <w:r>
          <w:instrText>PAGE   \* MERGEFORMAT</w:instrText>
        </w:r>
        <w:r>
          <w:fldChar w:fldCharType="separate"/>
        </w:r>
        <w:r>
          <w:t>2</w:t>
        </w:r>
        <w:r>
          <w:fldChar w:fldCharType="end"/>
        </w:r>
      </w:p>
    </w:sdtContent>
  </w:sdt>
  <w:p w14:paraId="4025C167" w14:textId="77777777" w:rsidR="00EB7833" w:rsidRDefault="00EB78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9058658"/>
      <w:docPartObj>
        <w:docPartGallery w:val="Page Numbers (Bottom of Page)"/>
        <w:docPartUnique/>
      </w:docPartObj>
    </w:sdtPr>
    <w:sdtContent>
      <w:p w14:paraId="54FA4B5F" w14:textId="77777777" w:rsidR="00EB7833" w:rsidRDefault="00EB7833">
        <w:pPr>
          <w:pStyle w:val="Footer"/>
          <w:jc w:val="center"/>
        </w:pPr>
        <w:r>
          <w:fldChar w:fldCharType="begin"/>
        </w:r>
        <w:r>
          <w:instrText>PAGE   \* MERGEFORMAT</w:instrText>
        </w:r>
        <w:r>
          <w:fldChar w:fldCharType="separate"/>
        </w:r>
        <w:r>
          <w:t>2</w:t>
        </w:r>
        <w:r>
          <w:fldChar w:fldCharType="end"/>
        </w:r>
      </w:p>
    </w:sdtContent>
  </w:sdt>
  <w:p w14:paraId="212A67C9" w14:textId="77777777" w:rsidR="00EB7833" w:rsidRDefault="00EB78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5796F1" w14:textId="77777777" w:rsidR="00AB5DD9" w:rsidRDefault="00AB5DD9" w:rsidP="00943BAA">
      <w:r>
        <w:separator/>
      </w:r>
    </w:p>
  </w:footnote>
  <w:footnote w:type="continuationSeparator" w:id="0">
    <w:p w14:paraId="23FF34F8" w14:textId="77777777" w:rsidR="00AB5DD9" w:rsidRDefault="00AB5DD9" w:rsidP="00943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D0359"/>
    <w:multiLevelType w:val="hybridMultilevel"/>
    <w:tmpl w:val="B0D676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4009C9"/>
    <w:multiLevelType w:val="hybridMultilevel"/>
    <w:tmpl w:val="68FC0B10"/>
    <w:lvl w:ilvl="0" w:tplc="67582C2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BDC2BA7"/>
    <w:multiLevelType w:val="hybridMultilevel"/>
    <w:tmpl w:val="E1AE53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3042C45"/>
    <w:multiLevelType w:val="hybridMultilevel"/>
    <w:tmpl w:val="E39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344509"/>
    <w:multiLevelType w:val="hybridMultilevel"/>
    <w:tmpl w:val="790C3AA2"/>
    <w:lvl w:ilvl="0" w:tplc="67582C2E">
      <w:start w:val="2"/>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65082E"/>
    <w:multiLevelType w:val="hybridMultilevel"/>
    <w:tmpl w:val="1E2AB2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A72851"/>
    <w:multiLevelType w:val="hybridMultilevel"/>
    <w:tmpl w:val="ECF64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161183"/>
    <w:multiLevelType w:val="multilevel"/>
    <w:tmpl w:val="3B48C5F6"/>
    <w:lvl w:ilvl="0">
      <w:start w:val="1"/>
      <w:numFmt w:val="decimal"/>
      <w:pStyle w:val="Heading1"/>
      <w:suff w:val="space"/>
      <w:lvlText w:val="Chapter %1 "/>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24EF1713"/>
    <w:multiLevelType w:val="multilevel"/>
    <w:tmpl w:val="BAE0A686"/>
    <w:lvl w:ilvl="0">
      <w:start w:val="1"/>
      <w:numFmt w:val="decimal"/>
      <w:suff w:val="space"/>
      <w:lvlText w:val="Chapter %1 "/>
      <w:lvlJc w:val="left"/>
      <w:pPr>
        <w:ind w:left="0" w:firstLine="0"/>
      </w:pPr>
      <w:rPr>
        <w:rFonts w:ascii="Times New Roman" w:hAnsi="Times New Roman"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8"/>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pStyle w:val="Heading4"/>
      <w:lvlText w:val=""/>
      <w:lvlJc w:val="left"/>
      <w:pPr>
        <w:ind w:left="0" w:firstLine="0"/>
      </w:pPr>
      <w:rPr>
        <w:rFonts w:ascii="Times New Roman" w:hAnsi="Times New Roman" w:hint="default"/>
        <w:b/>
        <w:i w:val="0"/>
        <w:sz w:val="32"/>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5EE5CE5"/>
    <w:multiLevelType w:val="hybridMultilevel"/>
    <w:tmpl w:val="2EC0C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9D01A4"/>
    <w:multiLevelType w:val="hybridMultilevel"/>
    <w:tmpl w:val="3CFA8D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7DD0AD6"/>
    <w:multiLevelType w:val="hybridMultilevel"/>
    <w:tmpl w:val="B89CA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8144FAC"/>
    <w:multiLevelType w:val="hybridMultilevel"/>
    <w:tmpl w:val="89F271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A4C660A"/>
    <w:multiLevelType w:val="hybridMultilevel"/>
    <w:tmpl w:val="F7C250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E3720EF"/>
    <w:multiLevelType w:val="hybridMultilevel"/>
    <w:tmpl w:val="7D8E21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1141497"/>
    <w:multiLevelType w:val="hybridMultilevel"/>
    <w:tmpl w:val="13D052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1A349B"/>
    <w:multiLevelType w:val="hybridMultilevel"/>
    <w:tmpl w:val="D35058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74437A"/>
    <w:multiLevelType w:val="hybridMultilevel"/>
    <w:tmpl w:val="E36E83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19D5E12"/>
    <w:multiLevelType w:val="hybridMultilevel"/>
    <w:tmpl w:val="24E0083A"/>
    <w:lvl w:ilvl="0" w:tplc="B81ECF4C">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9" w15:restartNumberingAfterBreak="0">
    <w:nsid w:val="470E301A"/>
    <w:multiLevelType w:val="hybridMultilevel"/>
    <w:tmpl w:val="DC3A32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34C565D"/>
    <w:multiLevelType w:val="hybridMultilevel"/>
    <w:tmpl w:val="F6F00A48"/>
    <w:lvl w:ilvl="0" w:tplc="9F7CD50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AD97442"/>
    <w:multiLevelType w:val="hybridMultilevel"/>
    <w:tmpl w:val="2160B93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DDA30C0"/>
    <w:multiLevelType w:val="hybridMultilevel"/>
    <w:tmpl w:val="EC5657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4265B1"/>
    <w:multiLevelType w:val="hybridMultilevel"/>
    <w:tmpl w:val="4EC684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8B11089"/>
    <w:multiLevelType w:val="hybridMultilevel"/>
    <w:tmpl w:val="009E2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F3A5FA1"/>
    <w:multiLevelType w:val="hybridMultilevel"/>
    <w:tmpl w:val="F8BC073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78E67C8"/>
    <w:multiLevelType w:val="hybridMultilevel"/>
    <w:tmpl w:val="07A20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EBD7C2E"/>
    <w:multiLevelType w:val="hybridMultilevel"/>
    <w:tmpl w:val="96D2863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55544084">
    <w:abstractNumId w:val="7"/>
  </w:num>
  <w:num w:numId="2" w16cid:durableId="4250026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90592951">
    <w:abstractNumId w:val="8"/>
  </w:num>
  <w:num w:numId="4" w16cid:durableId="219362461">
    <w:abstractNumId w:val="17"/>
  </w:num>
  <w:num w:numId="5" w16cid:durableId="416099318">
    <w:abstractNumId w:val="10"/>
  </w:num>
  <w:num w:numId="6" w16cid:durableId="66390780">
    <w:abstractNumId w:val="21"/>
  </w:num>
  <w:num w:numId="7" w16cid:durableId="11146965">
    <w:abstractNumId w:val="15"/>
  </w:num>
  <w:num w:numId="8" w16cid:durableId="1691952358">
    <w:abstractNumId w:val="5"/>
  </w:num>
  <w:num w:numId="9" w16cid:durableId="126052999">
    <w:abstractNumId w:val="19"/>
  </w:num>
  <w:num w:numId="10" w16cid:durableId="1460149925">
    <w:abstractNumId w:val="0"/>
  </w:num>
  <w:num w:numId="11" w16cid:durableId="521743139">
    <w:abstractNumId w:val="16"/>
  </w:num>
  <w:num w:numId="12" w16cid:durableId="1544832015">
    <w:abstractNumId w:val="11"/>
  </w:num>
  <w:num w:numId="13" w16cid:durableId="684869907">
    <w:abstractNumId w:val="6"/>
  </w:num>
  <w:num w:numId="14" w16cid:durableId="1604725119">
    <w:abstractNumId w:val="26"/>
  </w:num>
  <w:num w:numId="15" w16cid:durableId="1902136256">
    <w:abstractNumId w:val="12"/>
  </w:num>
  <w:num w:numId="16" w16cid:durableId="885023634">
    <w:abstractNumId w:val="13"/>
  </w:num>
  <w:num w:numId="17" w16cid:durableId="2103600118">
    <w:abstractNumId w:val="2"/>
  </w:num>
  <w:num w:numId="18" w16cid:durableId="1504935035">
    <w:abstractNumId w:val="3"/>
  </w:num>
  <w:num w:numId="19" w16cid:durableId="1990398434">
    <w:abstractNumId w:val="9"/>
  </w:num>
  <w:num w:numId="20" w16cid:durableId="766972537">
    <w:abstractNumId w:val="24"/>
  </w:num>
  <w:num w:numId="21" w16cid:durableId="313340360">
    <w:abstractNumId w:val="23"/>
  </w:num>
  <w:num w:numId="22" w16cid:durableId="116143873">
    <w:abstractNumId w:val="1"/>
  </w:num>
  <w:num w:numId="23" w16cid:durableId="940573184">
    <w:abstractNumId w:val="20"/>
  </w:num>
  <w:num w:numId="24" w16cid:durableId="1175530979">
    <w:abstractNumId w:val="4"/>
  </w:num>
  <w:num w:numId="25" w16cid:durableId="1247617231">
    <w:abstractNumId w:val="25"/>
  </w:num>
  <w:num w:numId="26" w16cid:durableId="910040468">
    <w:abstractNumId w:val="22"/>
  </w:num>
  <w:num w:numId="27" w16cid:durableId="991643635">
    <w:abstractNumId w:val="14"/>
  </w:num>
  <w:num w:numId="28" w16cid:durableId="1418089199">
    <w:abstractNumId w:val="27"/>
  </w:num>
  <w:num w:numId="29" w16cid:durableId="124302367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laria Fratelli">
    <w15:presenceInfo w15:providerId="Windows Live" w15:userId="e57f55479541be46"/>
  </w15:person>
  <w15:person w15:author="Mikhail Bandurist">
    <w15:presenceInfo w15:providerId="Windows Live" w15:userId="5fc23e0272787a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trackRevisions/>
  <w:defaultTabStop w:val="708"/>
  <w:hyphenationZone w:val="283"/>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474"/>
    <w:rsid w:val="00005F0E"/>
    <w:rsid w:val="0001542C"/>
    <w:rsid w:val="0001639C"/>
    <w:rsid w:val="00020216"/>
    <w:rsid w:val="00020C2B"/>
    <w:rsid w:val="000223A8"/>
    <w:rsid w:val="000239CC"/>
    <w:rsid w:val="0003063B"/>
    <w:rsid w:val="000315B4"/>
    <w:rsid w:val="00031A69"/>
    <w:rsid w:val="00035983"/>
    <w:rsid w:val="00041685"/>
    <w:rsid w:val="0004487C"/>
    <w:rsid w:val="00047FB6"/>
    <w:rsid w:val="00055337"/>
    <w:rsid w:val="00055AF5"/>
    <w:rsid w:val="00060B49"/>
    <w:rsid w:val="000613A7"/>
    <w:rsid w:val="00071A59"/>
    <w:rsid w:val="00071E28"/>
    <w:rsid w:val="00092EEF"/>
    <w:rsid w:val="000947D0"/>
    <w:rsid w:val="000A128F"/>
    <w:rsid w:val="000A15DB"/>
    <w:rsid w:val="000A6B61"/>
    <w:rsid w:val="000B55F0"/>
    <w:rsid w:val="000C02B6"/>
    <w:rsid w:val="000C5FC2"/>
    <w:rsid w:val="000D06F2"/>
    <w:rsid w:val="000D4803"/>
    <w:rsid w:val="000E7201"/>
    <w:rsid w:val="000F0165"/>
    <w:rsid w:val="000F6318"/>
    <w:rsid w:val="00101991"/>
    <w:rsid w:val="00110989"/>
    <w:rsid w:val="0011112A"/>
    <w:rsid w:val="0011135B"/>
    <w:rsid w:val="001148A2"/>
    <w:rsid w:val="00124E00"/>
    <w:rsid w:val="00127105"/>
    <w:rsid w:val="001278AC"/>
    <w:rsid w:val="001347EF"/>
    <w:rsid w:val="0013746B"/>
    <w:rsid w:val="001434C9"/>
    <w:rsid w:val="00150F0D"/>
    <w:rsid w:val="001574D4"/>
    <w:rsid w:val="00165E4F"/>
    <w:rsid w:val="00173CF7"/>
    <w:rsid w:val="001769BA"/>
    <w:rsid w:val="0018010E"/>
    <w:rsid w:val="00186CC2"/>
    <w:rsid w:val="0018710E"/>
    <w:rsid w:val="00187322"/>
    <w:rsid w:val="00187E00"/>
    <w:rsid w:val="001A4921"/>
    <w:rsid w:val="001A7C29"/>
    <w:rsid w:val="001B3DC2"/>
    <w:rsid w:val="001B6D3D"/>
    <w:rsid w:val="001C478A"/>
    <w:rsid w:val="001C5120"/>
    <w:rsid w:val="001D5EC9"/>
    <w:rsid w:val="001E11CC"/>
    <w:rsid w:val="001E2E40"/>
    <w:rsid w:val="001E3AF5"/>
    <w:rsid w:val="001E410A"/>
    <w:rsid w:val="001F0021"/>
    <w:rsid w:val="001F339C"/>
    <w:rsid w:val="001F355D"/>
    <w:rsid w:val="001F766F"/>
    <w:rsid w:val="001F7AAF"/>
    <w:rsid w:val="001F7C6B"/>
    <w:rsid w:val="0021152F"/>
    <w:rsid w:val="002124AE"/>
    <w:rsid w:val="00216073"/>
    <w:rsid w:val="002173FC"/>
    <w:rsid w:val="0022448B"/>
    <w:rsid w:val="002276AF"/>
    <w:rsid w:val="002314A0"/>
    <w:rsid w:val="002351A7"/>
    <w:rsid w:val="00242450"/>
    <w:rsid w:val="00243B87"/>
    <w:rsid w:val="0025346A"/>
    <w:rsid w:val="00261367"/>
    <w:rsid w:val="0027744F"/>
    <w:rsid w:val="00277D99"/>
    <w:rsid w:val="002910A4"/>
    <w:rsid w:val="00291DB5"/>
    <w:rsid w:val="00296A58"/>
    <w:rsid w:val="002A0775"/>
    <w:rsid w:val="002A1B55"/>
    <w:rsid w:val="002B0E80"/>
    <w:rsid w:val="002B18B5"/>
    <w:rsid w:val="002B250F"/>
    <w:rsid w:val="002B29F3"/>
    <w:rsid w:val="002B70B4"/>
    <w:rsid w:val="002B76B4"/>
    <w:rsid w:val="002C357B"/>
    <w:rsid w:val="002D0DC4"/>
    <w:rsid w:val="002E2009"/>
    <w:rsid w:val="002E49C0"/>
    <w:rsid w:val="002F3F27"/>
    <w:rsid w:val="00301697"/>
    <w:rsid w:val="00302C27"/>
    <w:rsid w:val="00305105"/>
    <w:rsid w:val="003163EB"/>
    <w:rsid w:val="00317403"/>
    <w:rsid w:val="00320BC2"/>
    <w:rsid w:val="00322398"/>
    <w:rsid w:val="003242CC"/>
    <w:rsid w:val="00327749"/>
    <w:rsid w:val="00330986"/>
    <w:rsid w:val="00330FE8"/>
    <w:rsid w:val="00333FB4"/>
    <w:rsid w:val="00337515"/>
    <w:rsid w:val="00344B0D"/>
    <w:rsid w:val="00344EB8"/>
    <w:rsid w:val="00345182"/>
    <w:rsid w:val="00350047"/>
    <w:rsid w:val="00353EA4"/>
    <w:rsid w:val="0035651A"/>
    <w:rsid w:val="00361755"/>
    <w:rsid w:val="00361CE7"/>
    <w:rsid w:val="003730DD"/>
    <w:rsid w:val="00375C28"/>
    <w:rsid w:val="00375C7A"/>
    <w:rsid w:val="00376D07"/>
    <w:rsid w:val="00384203"/>
    <w:rsid w:val="00386FFD"/>
    <w:rsid w:val="003937C1"/>
    <w:rsid w:val="003960EF"/>
    <w:rsid w:val="003962A5"/>
    <w:rsid w:val="003A03AD"/>
    <w:rsid w:val="003B4486"/>
    <w:rsid w:val="003B520F"/>
    <w:rsid w:val="003B7CA0"/>
    <w:rsid w:val="003C1F87"/>
    <w:rsid w:val="003C78D3"/>
    <w:rsid w:val="003E0128"/>
    <w:rsid w:val="003E1FA2"/>
    <w:rsid w:val="003F14D2"/>
    <w:rsid w:val="003F368E"/>
    <w:rsid w:val="004022AC"/>
    <w:rsid w:val="00406D1F"/>
    <w:rsid w:val="00413D17"/>
    <w:rsid w:val="00417D5F"/>
    <w:rsid w:val="004214CC"/>
    <w:rsid w:val="00422BAC"/>
    <w:rsid w:val="00423E1C"/>
    <w:rsid w:val="00426642"/>
    <w:rsid w:val="00427CB2"/>
    <w:rsid w:val="00435983"/>
    <w:rsid w:val="004376E9"/>
    <w:rsid w:val="00442870"/>
    <w:rsid w:val="00450F33"/>
    <w:rsid w:val="00454DED"/>
    <w:rsid w:val="0045536E"/>
    <w:rsid w:val="004556C2"/>
    <w:rsid w:val="00461468"/>
    <w:rsid w:val="004636C0"/>
    <w:rsid w:val="004764F5"/>
    <w:rsid w:val="0048062D"/>
    <w:rsid w:val="00486F6C"/>
    <w:rsid w:val="00487BE4"/>
    <w:rsid w:val="00495B1E"/>
    <w:rsid w:val="004976BD"/>
    <w:rsid w:val="004A0736"/>
    <w:rsid w:val="004A4E51"/>
    <w:rsid w:val="004A517C"/>
    <w:rsid w:val="004A5593"/>
    <w:rsid w:val="004A64CD"/>
    <w:rsid w:val="004A7AE2"/>
    <w:rsid w:val="004B4084"/>
    <w:rsid w:val="004C3B1B"/>
    <w:rsid w:val="004C3EC5"/>
    <w:rsid w:val="004C59C3"/>
    <w:rsid w:val="004C7302"/>
    <w:rsid w:val="004E0C52"/>
    <w:rsid w:val="004E1CD1"/>
    <w:rsid w:val="004E3AE4"/>
    <w:rsid w:val="004E67CB"/>
    <w:rsid w:val="004F01FE"/>
    <w:rsid w:val="004F5D75"/>
    <w:rsid w:val="004F6660"/>
    <w:rsid w:val="005004D8"/>
    <w:rsid w:val="00505522"/>
    <w:rsid w:val="00506B34"/>
    <w:rsid w:val="00510FFF"/>
    <w:rsid w:val="00512922"/>
    <w:rsid w:val="00513B19"/>
    <w:rsid w:val="005158B5"/>
    <w:rsid w:val="005173CA"/>
    <w:rsid w:val="0052308A"/>
    <w:rsid w:val="00524D94"/>
    <w:rsid w:val="005303DF"/>
    <w:rsid w:val="0053705F"/>
    <w:rsid w:val="005500B2"/>
    <w:rsid w:val="00550929"/>
    <w:rsid w:val="00552D89"/>
    <w:rsid w:val="00580D3B"/>
    <w:rsid w:val="00584231"/>
    <w:rsid w:val="005878F8"/>
    <w:rsid w:val="005931A2"/>
    <w:rsid w:val="0059442B"/>
    <w:rsid w:val="0059496E"/>
    <w:rsid w:val="00594FFE"/>
    <w:rsid w:val="005A52A1"/>
    <w:rsid w:val="005A638A"/>
    <w:rsid w:val="005A7D5F"/>
    <w:rsid w:val="005A7DE4"/>
    <w:rsid w:val="005B0221"/>
    <w:rsid w:val="005B77B9"/>
    <w:rsid w:val="005D1A3A"/>
    <w:rsid w:val="005D40D9"/>
    <w:rsid w:val="005D6D0F"/>
    <w:rsid w:val="005E15B2"/>
    <w:rsid w:val="005F1DBD"/>
    <w:rsid w:val="005F385B"/>
    <w:rsid w:val="005F562A"/>
    <w:rsid w:val="005F6843"/>
    <w:rsid w:val="005F72A4"/>
    <w:rsid w:val="00600BB5"/>
    <w:rsid w:val="00601633"/>
    <w:rsid w:val="00601CB8"/>
    <w:rsid w:val="0060438F"/>
    <w:rsid w:val="00607CE1"/>
    <w:rsid w:val="00610E72"/>
    <w:rsid w:val="00617FAE"/>
    <w:rsid w:val="00626A85"/>
    <w:rsid w:val="0062782D"/>
    <w:rsid w:val="006349FD"/>
    <w:rsid w:val="00643231"/>
    <w:rsid w:val="00645190"/>
    <w:rsid w:val="00672C25"/>
    <w:rsid w:val="006758BF"/>
    <w:rsid w:val="00676BBD"/>
    <w:rsid w:val="00681132"/>
    <w:rsid w:val="00682F14"/>
    <w:rsid w:val="006847E3"/>
    <w:rsid w:val="006859D6"/>
    <w:rsid w:val="00686104"/>
    <w:rsid w:val="00691A83"/>
    <w:rsid w:val="006943AA"/>
    <w:rsid w:val="006960DB"/>
    <w:rsid w:val="006B04D5"/>
    <w:rsid w:val="006B0F6E"/>
    <w:rsid w:val="006C3DB0"/>
    <w:rsid w:val="006D04FD"/>
    <w:rsid w:val="006E0DE6"/>
    <w:rsid w:val="006E1A6D"/>
    <w:rsid w:val="006E48F5"/>
    <w:rsid w:val="006E6B4C"/>
    <w:rsid w:val="006F407F"/>
    <w:rsid w:val="006F4CE4"/>
    <w:rsid w:val="007035BB"/>
    <w:rsid w:val="00704DD9"/>
    <w:rsid w:val="0071062F"/>
    <w:rsid w:val="007126D1"/>
    <w:rsid w:val="00717EF8"/>
    <w:rsid w:val="00720AEA"/>
    <w:rsid w:val="0072132C"/>
    <w:rsid w:val="007226BA"/>
    <w:rsid w:val="0074179B"/>
    <w:rsid w:val="0074307D"/>
    <w:rsid w:val="00760F9A"/>
    <w:rsid w:val="00761A6A"/>
    <w:rsid w:val="00773951"/>
    <w:rsid w:val="007753DF"/>
    <w:rsid w:val="0078042A"/>
    <w:rsid w:val="00781F41"/>
    <w:rsid w:val="00795583"/>
    <w:rsid w:val="007B4655"/>
    <w:rsid w:val="007B6078"/>
    <w:rsid w:val="007B7046"/>
    <w:rsid w:val="007C58D8"/>
    <w:rsid w:val="007D3D44"/>
    <w:rsid w:val="007D5744"/>
    <w:rsid w:val="007D79B6"/>
    <w:rsid w:val="007E5725"/>
    <w:rsid w:val="007F0139"/>
    <w:rsid w:val="007F15DA"/>
    <w:rsid w:val="007F4999"/>
    <w:rsid w:val="007F4DF3"/>
    <w:rsid w:val="007F540A"/>
    <w:rsid w:val="00803DF2"/>
    <w:rsid w:val="00806411"/>
    <w:rsid w:val="008077E5"/>
    <w:rsid w:val="008201A8"/>
    <w:rsid w:val="00822FFD"/>
    <w:rsid w:val="008243D5"/>
    <w:rsid w:val="00825644"/>
    <w:rsid w:val="00826C5C"/>
    <w:rsid w:val="008420AA"/>
    <w:rsid w:val="00843690"/>
    <w:rsid w:val="00843AA1"/>
    <w:rsid w:val="00843D73"/>
    <w:rsid w:val="00846D8D"/>
    <w:rsid w:val="0085093F"/>
    <w:rsid w:val="00854145"/>
    <w:rsid w:val="008609CB"/>
    <w:rsid w:val="008626B6"/>
    <w:rsid w:val="00870152"/>
    <w:rsid w:val="0087088B"/>
    <w:rsid w:val="00877E75"/>
    <w:rsid w:val="00883D61"/>
    <w:rsid w:val="008B076C"/>
    <w:rsid w:val="008B1AE2"/>
    <w:rsid w:val="008B3883"/>
    <w:rsid w:val="008B609F"/>
    <w:rsid w:val="008D26B7"/>
    <w:rsid w:val="008D64F5"/>
    <w:rsid w:val="008E49DD"/>
    <w:rsid w:val="008E5259"/>
    <w:rsid w:val="008E6686"/>
    <w:rsid w:val="008F09BF"/>
    <w:rsid w:val="008F1CD2"/>
    <w:rsid w:val="008F56FB"/>
    <w:rsid w:val="008F5798"/>
    <w:rsid w:val="00906158"/>
    <w:rsid w:val="00910049"/>
    <w:rsid w:val="00911EB3"/>
    <w:rsid w:val="0091328A"/>
    <w:rsid w:val="00914DAF"/>
    <w:rsid w:val="00930E63"/>
    <w:rsid w:val="00934F24"/>
    <w:rsid w:val="00936F94"/>
    <w:rsid w:val="009412E9"/>
    <w:rsid w:val="00943BAA"/>
    <w:rsid w:val="00946E76"/>
    <w:rsid w:val="00950AAC"/>
    <w:rsid w:val="00952B7B"/>
    <w:rsid w:val="00952C4F"/>
    <w:rsid w:val="0095322C"/>
    <w:rsid w:val="00970919"/>
    <w:rsid w:val="00975886"/>
    <w:rsid w:val="00977DBC"/>
    <w:rsid w:val="009A072C"/>
    <w:rsid w:val="009A12E7"/>
    <w:rsid w:val="009A6C8A"/>
    <w:rsid w:val="009A7316"/>
    <w:rsid w:val="009B07C4"/>
    <w:rsid w:val="009B787F"/>
    <w:rsid w:val="009C5084"/>
    <w:rsid w:val="009C7125"/>
    <w:rsid w:val="009D2AFB"/>
    <w:rsid w:val="009D7B8E"/>
    <w:rsid w:val="009E330D"/>
    <w:rsid w:val="009F6288"/>
    <w:rsid w:val="00A02E8B"/>
    <w:rsid w:val="00A073F3"/>
    <w:rsid w:val="00A2361C"/>
    <w:rsid w:val="00A32DF4"/>
    <w:rsid w:val="00A42361"/>
    <w:rsid w:val="00A53D92"/>
    <w:rsid w:val="00A639F7"/>
    <w:rsid w:val="00A767E5"/>
    <w:rsid w:val="00A868DE"/>
    <w:rsid w:val="00A9057D"/>
    <w:rsid w:val="00AA1C1D"/>
    <w:rsid w:val="00AA4AC4"/>
    <w:rsid w:val="00AB18CA"/>
    <w:rsid w:val="00AB485B"/>
    <w:rsid w:val="00AB5DD9"/>
    <w:rsid w:val="00AC031C"/>
    <w:rsid w:val="00AD1665"/>
    <w:rsid w:val="00AD1EB8"/>
    <w:rsid w:val="00AD2D59"/>
    <w:rsid w:val="00AD6486"/>
    <w:rsid w:val="00AE2D04"/>
    <w:rsid w:val="00AE7F31"/>
    <w:rsid w:val="00AF45FD"/>
    <w:rsid w:val="00B04EDC"/>
    <w:rsid w:val="00B14DF3"/>
    <w:rsid w:val="00B15BD8"/>
    <w:rsid w:val="00B17C74"/>
    <w:rsid w:val="00B275C8"/>
    <w:rsid w:val="00B4351C"/>
    <w:rsid w:val="00B43EB1"/>
    <w:rsid w:val="00B50472"/>
    <w:rsid w:val="00B6125F"/>
    <w:rsid w:val="00B63DE0"/>
    <w:rsid w:val="00B661F8"/>
    <w:rsid w:val="00B850FC"/>
    <w:rsid w:val="00B86268"/>
    <w:rsid w:val="00B87C54"/>
    <w:rsid w:val="00B95673"/>
    <w:rsid w:val="00BB3361"/>
    <w:rsid w:val="00BC416D"/>
    <w:rsid w:val="00BC6C77"/>
    <w:rsid w:val="00BC7BFD"/>
    <w:rsid w:val="00BD03A4"/>
    <w:rsid w:val="00BD1FC9"/>
    <w:rsid w:val="00BD472B"/>
    <w:rsid w:val="00BE0FB3"/>
    <w:rsid w:val="00BE23B7"/>
    <w:rsid w:val="00C067B2"/>
    <w:rsid w:val="00C11C46"/>
    <w:rsid w:val="00C12115"/>
    <w:rsid w:val="00C12DEB"/>
    <w:rsid w:val="00C14061"/>
    <w:rsid w:val="00C25DAB"/>
    <w:rsid w:val="00C3056B"/>
    <w:rsid w:val="00C362E7"/>
    <w:rsid w:val="00C405A9"/>
    <w:rsid w:val="00C42A9C"/>
    <w:rsid w:val="00C459A7"/>
    <w:rsid w:val="00C4738A"/>
    <w:rsid w:val="00C47B6E"/>
    <w:rsid w:val="00C50A3B"/>
    <w:rsid w:val="00C5144E"/>
    <w:rsid w:val="00C54DFC"/>
    <w:rsid w:val="00C61030"/>
    <w:rsid w:val="00C61728"/>
    <w:rsid w:val="00C65589"/>
    <w:rsid w:val="00C80419"/>
    <w:rsid w:val="00C820E0"/>
    <w:rsid w:val="00C823FA"/>
    <w:rsid w:val="00C84DBE"/>
    <w:rsid w:val="00C86663"/>
    <w:rsid w:val="00C90727"/>
    <w:rsid w:val="00C93C51"/>
    <w:rsid w:val="00C93EC3"/>
    <w:rsid w:val="00C978F9"/>
    <w:rsid w:val="00CA107C"/>
    <w:rsid w:val="00CA1EAF"/>
    <w:rsid w:val="00CA6CA1"/>
    <w:rsid w:val="00CA74B7"/>
    <w:rsid w:val="00CA78D4"/>
    <w:rsid w:val="00CB1784"/>
    <w:rsid w:val="00CB1E25"/>
    <w:rsid w:val="00CB2A58"/>
    <w:rsid w:val="00CB52FA"/>
    <w:rsid w:val="00CB6C6D"/>
    <w:rsid w:val="00CC3D35"/>
    <w:rsid w:val="00CD2833"/>
    <w:rsid w:val="00CD291C"/>
    <w:rsid w:val="00CD470E"/>
    <w:rsid w:val="00CD7B96"/>
    <w:rsid w:val="00CE20A5"/>
    <w:rsid w:val="00CE7463"/>
    <w:rsid w:val="00CF34C0"/>
    <w:rsid w:val="00CF6C44"/>
    <w:rsid w:val="00D04467"/>
    <w:rsid w:val="00D07188"/>
    <w:rsid w:val="00D23909"/>
    <w:rsid w:val="00D27EB0"/>
    <w:rsid w:val="00D33B21"/>
    <w:rsid w:val="00D33BFA"/>
    <w:rsid w:val="00D35D65"/>
    <w:rsid w:val="00D36B0D"/>
    <w:rsid w:val="00D4335F"/>
    <w:rsid w:val="00D43AFD"/>
    <w:rsid w:val="00D43C62"/>
    <w:rsid w:val="00D44CCB"/>
    <w:rsid w:val="00D47386"/>
    <w:rsid w:val="00D47A02"/>
    <w:rsid w:val="00D5044D"/>
    <w:rsid w:val="00D5458B"/>
    <w:rsid w:val="00D54949"/>
    <w:rsid w:val="00D578C4"/>
    <w:rsid w:val="00D62FC7"/>
    <w:rsid w:val="00D63D9B"/>
    <w:rsid w:val="00D659B8"/>
    <w:rsid w:val="00D77D22"/>
    <w:rsid w:val="00D91A02"/>
    <w:rsid w:val="00D9639A"/>
    <w:rsid w:val="00DA035C"/>
    <w:rsid w:val="00DA6610"/>
    <w:rsid w:val="00DB76DF"/>
    <w:rsid w:val="00DC5314"/>
    <w:rsid w:val="00DD003B"/>
    <w:rsid w:val="00DD6373"/>
    <w:rsid w:val="00DD7C8D"/>
    <w:rsid w:val="00DE0BF0"/>
    <w:rsid w:val="00DE1BD2"/>
    <w:rsid w:val="00DE1D30"/>
    <w:rsid w:val="00DE783C"/>
    <w:rsid w:val="00DF0886"/>
    <w:rsid w:val="00DF3661"/>
    <w:rsid w:val="00E10177"/>
    <w:rsid w:val="00E10B98"/>
    <w:rsid w:val="00E123E5"/>
    <w:rsid w:val="00E12E01"/>
    <w:rsid w:val="00E14F59"/>
    <w:rsid w:val="00E151C9"/>
    <w:rsid w:val="00E2077E"/>
    <w:rsid w:val="00E27228"/>
    <w:rsid w:val="00E27A6D"/>
    <w:rsid w:val="00E31150"/>
    <w:rsid w:val="00E40159"/>
    <w:rsid w:val="00E44CCE"/>
    <w:rsid w:val="00E50AEF"/>
    <w:rsid w:val="00E5688D"/>
    <w:rsid w:val="00E56F3A"/>
    <w:rsid w:val="00E60DFF"/>
    <w:rsid w:val="00E62D32"/>
    <w:rsid w:val="00E636CF"/>
    <w:rsid w:val="00E63E0E"/>
    <w:rsid w:val="00E6537B"/>
    <w:rsid w:val="00E6537C"/>
    <w:rsid w:val="00E66D15"/>
    <w:rsid w:val="00E76AA8"/>
    <w:rsid w:val="00E80A58"/>
    <w:rsid w:val="00E82BE6"/>
    <w:rsid w:val="00E85D87"/>
    <w:rsid w:val="00E875C7"/>
    <w:rsid w:val="00EA0E5F"/>
    <w:rsid w:val="00EA4F10"/>
    <w:rsid w:val="00EA6D6A"/>
    <w:rsid w:val="00EA785A"/>
    <w:rsid w:val="00EA7A08"/>
    <w:rsid w:val="00EB3BAE"/>
    <w:rsid w:val="00EB5A68"/>
    <w:rsid w:val="00EB61C5"/>
    <w:rsid w:val="00EB7833"/>
    <w:rsid w:val="00EC2018"/>
    <w:rsid w:val="00EC3EF7"/>
    <w:rsid w:val="00EC479D"/>
    <w:rsid w:val="00EC5061"/>
    <w:rsid w:val="00EE17DA"/>
    <w:rsid w:val="00EE2236"/>
    <w:rsid w:val="00EF056E"/>
    <w:rsid w:val="00EF6FB1"/>
    <w:rsid w:val="00F02D2F"/>
    <w:rsid w:val="00F04F4B"/>
    <w:rsid w:val="00F106F6"/>
    <w:rsid w:val="00F1271D"/>
    <w:rsid w:val="00F1291F"/>
    <w:rsid w:val="00F12D71"/>
    <w:rsid w:val="00F140BC"/>
    <w:rsid w:val="00F1609D"/>
    <w:rsid w:val="00F21BDC"/>
    <w:rsid w:val="00F323AC"/>
    <w:rsid w:val="00F35069"/>
    <w:rsid w:val="00F406D7"/>
    <w:rsid w:val="00F4362A"/>
    <w:rsid w:val="00F45528"/>
    <w:rsid w:val="00F610FB"/>
    <w:rsid w:val="00F636BB"/>
    <w:rsid w:val="00F726DF"/>
    <w:rsid w:val="00F8294F"/>
    <w:rsid w:val="00F83FAB"/>
    <w:rsid w:val="00F911D3"/>
    <w:rsid w:val="00F96F48"/>
    <w:rsid w:val="00FA034C"/>
    <w:rsid w:val="00FA3103"/>
    <w:rsid w:val="00FA612A"/>
    <w:rsid w:val="00FB07A6"/>
    <w:rsid w:val="00FB246B"/>
    <w:rsid w:val="00FB38CC"/>
    <w:rsid w:val="00FC46A6"/>
    <w:rsid w:val="00FC4934"/>
    <w:rsid w:val="00FC5C82"/>
    <w:rsid w:val="00FC68F5"/>
    <w:rsid w:val="00FC691E"/>
    <w:rsid w:val="00FD795C"/>
    <w:rsid w:val="00FE0863"/>
    <w:rsid w:val="00FE4F5A"/>
    <w:rsid w:val="00FF44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25321"/>
  <w15:chartTrackingRefBased/>
  <w15:docId w15:val="{503361C5-6A98-4EB9-8ADF-A389F0D84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8"/>
        <w:lang w:val="ru-RU" w:eastAsia="en-US" w:bidi="ar-SA"/>
        <w14:ligatures w14:val="standardContextual"/>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E7"/>
    <w:rPr>
      <w:sz w:val="24"/>
      <w:lang w:val="en-GB"/>
    </w:rPr>
  </w:style>
  <w:style w:type="paragraph" w:styleId="Heading1">
    <w:name w:val="heading 1"/>
    <w:basedOn w:val="Normal"/>
    <w:next w:val="Normal"/>
    <w:link w:val="Heading1Char"/>
    <w:uiPriority w:val="9"/>
    <w:qFormat/>
    <w:rsid w:val="004F5D75"/>
    <w:pPr>
      <w:keepNext/>
      <w:keepLines/>
      <w:numPr>
        <w:numId w:val="1"/>
      </w:numPr>
      <w:spacing w:before="240" w:after="0"/>
      <w:outlineLvl w:val="0"/>
    </w:pPr>
    <w:rPr>
      <w:rFonts w:eastAsiaTheme="majorEastAsia" w:cs="Times New Roman"/>
      <w:b/>
      <w:bCs/>
      <w:color w:val="000000" w:themeColor="text1"/>
      <w:sz w:val="32"/>
      <w:szCs w:val="32"/>
      <w:lang w:val="en-US"/>
    </w:rPr>
  </w:style>
  <w:style w:type="paragraph" w:styleId="Heading2">
    <w:name w:val="heading 2"/>
    <w:basedOn w:val="Normal"/>
    <w:next w:val="Normal"/>
    <w:link w:val="Heading2Char"/>
    <w:uiPriority w:val="9"/>
    <w:qFormat/>
    <w:rsid w:val="00C3056B"/>
    <w:pPr>
      <w:keepNext/>
      <w:keepLines/>
      <w:numPr>
        <w:ilvl w:val="1"/>
        <w:numId w:val="1"/>
      </w:numPr>
      <w:spacing w:before="40" w:after="0"/>
      <w:outlineLvl w:val="1"/>
    </w:pPr>
    <w:rPr>
      <w:rFonts w:eastAsiaTheme="majorEastAsia" w:cs="Times New Roman"/>
      <w:b/>
      <w:bCs/>
      <w:color w:val="000000" w:themeColor="text1"/>
      <w:sz w:val="28"/>
      <w:lang w:val="en-US"/>
    </w:rPr>
  </w:style>
  <w:style w:type="paragraph" w:styleId="Heading3">
    <w:name w:val="heading 3"/>
    <w:basedOn w:val="Normal"/>
    <w:next w:val="Normal"/>
    <w:link w:val="Heading3Char"/>
    <w:uiPriority w:val="9"/>
    <w:qFormat/>
    <w:rsid w:val="004F5D75"/>
    <w:pPr>
      <w:keepNext/>
      <w:keepLines/>
      <w:numPr>
        <w:ilvl w:val="2"/>
        <w:numId w:val="1"/>
      </w:numPr>
      <w:spacing w:before="40" w:after="0"/>
      <w:outlineLvl w:val="2"/>
    </w:pPr>
    <w:rPr>
      <w:rFonts w:eastAsiaTheme="majorEastAsia" w:cs="Times New Roman"/>
      <w:b/>
      <w:bCs/>
      <w:color w:val="000000" w:themeColor="text1"/>
      <w:szCs w:val="24"/>
      <w:lang w:val="en-US"/>
    </w:rPr>
  </w:style>
  <w:style w:type="paragraph" w:styleId="Heading4">
    <w:name w:val="heading 4"/>
    <w:basedOn w:val="Normal"/>
    <w:next w:val="Normal"/>
    <w:link w:val="Heading4Char"/>
    <w:uiPriority w:val="9"/>
    <w:qFormat/>
    <w:rsid w:val="00BC416D"/>
    <w:pPr>
      <w:keepNext/>
      <w:keepLines/>
      <w:numPr>
        <w:ilvl w:val="3"/>
        <w:numId w:val="3"/>
      </w:numPr>
      <w:spacing w:before="40" w:after="0"/>
      <w:outlineLvl w:val="3"/>
    </w:pPr>
    <w:rPr>
      <w:rFonts w:eastAsiaTheme="majorEastAsia" w:cs="Times New Roman"/>
      <w:b/>
      <w:bCs/>
      <w:color w:val="000000" w:themeColor="text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75"/>
    <w:rPr>
      <w:rFonts w:eastAsiaTheme="majorEastAsia" w:cs="Times New Roman"/>
      <w:b/>
      <w:bCs/>
      <w:color w:val="000000" w:themeColor="text1"/>
      <w:sz w:val="32"/>
      <w:szCs w:val="32"/>
      <w:lang w:val="en-US"/>
    </w:rPr>
  </w:style>
  <w:style w:type="character" w:customStyle="1" w:styleId="Heading2Char">
    <w:name w:val="Heading 2 Char"/>
    <w:basedOn w:val="DefaultParagraphFont"/>
    <w:link w:val="Heading2"/>
    <w:uiPriority w:val="9"/>
    <w:rsid w:val="00C3056B"/>
    <w:rPr>
      <w:rFonts w:eastAsiaTheme="majorEastAsia" w:cs="Times New Roman"/>
      <w:b/>
      <w:bCs/>
      <w:color w:val="000000" w:themeColor="text1"/>
      <w:lang w:val="en-US"/>
    </w:rPr>
  </w:style>
  <w:style w:type="character" w:customStyle="1" w:styleId="Heading3Char">
    <w:name w:val="Heading 3 Char"/>
    <w:basedOn w:val="DefaultParagraphFont"/>
    <w:link w:val="Heading3"/>
    <w:uiPriority w:val="9"/>
    <w:rsid w:val="004F5D75"/>
    <w:rPr>
      <w:rFonts w:eastAsiaTheme="majorEastAsia" w:cs="Times New Roman"/>
      <w:b/>
      <w:bCs/>
      <w:color w:val="000000" w:themeColor="text1"/>
      <w:sz w:val="24"/>
      <w:szCs w:val="24"/>
      <w:lang w:val="en-US"/>
    </w:rPr>
  </w:style>
  <w:style w:type="character" w:customStyle="1" w:styleId="Heading4Char">
    <w:name w:val="Heading 4 Char"/>
    <w:basedOn w:val="DefaultParagraphFont"/>
    <w:link w:val="Heading4"/>
    <w:uiPriority w:val="9"/>
    <w:rsid w:val="00BC416D"/>
    <w:rPr>
      <w:rFonts w:eastAsiaTheme="majorEastAsia" w:cs="Times New Roman"/>
      <w:b/>
      <w:bCs/>
      <w:color w:val="000000" w:themeColor="text1"/>
      <w:sz w:val="32"/>
      <w:szCs w:val="32"/>
      <w:lang w:val="en-US"/>
    </w:rPr>
  </w:style>
  <w:style w:type="paragraph" w:styleId="ListParagraph">
    <w:name w:val="List Paragraph"/>
    <w:basedOn w:val="Normal"/>
    <w:uiPriority w:val="34"/>
    <w:qFormat/>
    <w:rsid w:val="00FB246B"/>
    <w:pPr>
      <w:ind w:left="720"/>
      <w:contextualSpacing/>
    </w:pPr>
  </w:style>
  <w:style w:type="paragraph" w:styleId="TOCHeading">
    <w:name w:val="TOC Heading"/>
    <w:basedOn w:val="Heading1"/>
    <w:next w:val="Normal"/>
    <w:uiPriority w:val="39"/>
    <w:unhideWhenUsed/>
    <w:qFormat/>
    <w:rsid w:val="00301697"/>
    <w:pPr>
      <w:numPr>
        <w:numId w:val="0"/>
      </w:numPr>
      <w:spacing w:line="259" w:lineRule="auto"/>
      <w:jc w:val="left"/>
      <w:outlineLvl w:val="9"/>
    </w:pPr>
    <w:rPr>
      <w:rFonts w:asciiTheme="majorHAnsi" w:hAnsiTheme="majorHAnsi" w:cstheme="majorBidi"/>
      <w:b w:val="0"/>
      <w:bCs w:val="0"/>
      <w:color w:val="2F5496" w:themeColor="accent1" w:themeShade="BF"/>
      <w:kern w:val="0"/>
      <w:lang w:val="ru-RU" w:eastAsia="ru-RU"/>
      <w14:ligatures w14:val="none"/>
    </w:rPr>
  </w:style>
  <w:style w:type="paragraph" w:styleId="TOC1">
    <w:name w:val="toc 1"/>
    <w:basedOn w:val="Normal"/>
    <w:next w:val="Normal"/>
    <w:autoRedefine/>
    <w:uiPriority w:val="39"/>
    <w:unhideWhenUsed/>
    <w:rsid w:val="00301697"/>
    <w:pPr>
      <w:spacing w:after="100"/>
    </w:pPr>
  </w:style>
  <w:style w:type="paragraph" w:styleId="TOC2">
    <w:name w:val="toc 2"/>
    <w:basedOn w:val="Normal"/>
    <w:next w:val="Normal"/>
    <w:autoRedefine/>
    <w:uiPriority w:val="39"/>
    <w:unhideWhenUsed/>
    <w:rsid w:val="00301697"/>
    <w:pPr>
      <w:spacing w:after="100"/>
      <w:ind w:left="280"/>
    </w:pPr>
  </w:style>
  <w:style w:type="paragraph" w:styleId="TOC3">
    <w:name w:val="toc 3"/>
    <w:basedOn w:val="Normal"/>
    <w:next w:val="Normal"/>
    <w:autoRedefine/>
    <w:uiPriority w:val="39"/>
    <w:unhideWhenUsed/>
    <w:rsid w:val="00301697"/>
    <w:pPr>
      <w:spacing w:after="100"/>
      <w:ind w:left="560"/>
    </w:pPr>
  </w:style>
  <w:style w:type="character" w:styleId="Hyperlink">
    <w:name w:val="Hyperlink"/>
    <w:basedOn w:val="DefaultParagraphFont"/>
    <w:uiPriority w:val="99"/>
    <w:unhideWhenUsed/>
    <w:rsid w:val="00301697"/>
    <w:rPr>
      <w:color w:val="0563C1" w:themeColor="hyperlink"/>
      <w:u w:val="single"/>
    </w:rPr>
  </w:style>
  <w:style w:type="paragraph" w:styleId="Header">
    <w:name w:val="header"/>
    <w:basedOn w:val="Normal"/>
    <w:link w:val="HeaderChar"/>
    <w:uiPriority w:val="99"/>
    <w:unhideWhenUsed/>
    <w:rsid w:val="00943BAA"/>
    <w:pPr>
      <w:tabs>
        <w:tab w:val="center" w:pos="4677"/>
        <w:tab w:val="right" w:pos="9355"/>
      </w:tabs>
      <w:spacing w:after="0" w:line="240" w:lineRule="auto"/>
    </w:pPr>
  </w:style>
  <w:style w:type="character" w:customStyle="1" w:styleId="HeaderChar">
    <w:name w:val="Header Char"/>
    <w:basedOn w:val="DefaultParagraphFont"/>
    <w:link w:val="Header"/>
    <w:uiPriority w:val="99"/>
    <w:rsid w:val="00943BAA"/>
  </w:style>
  <w:style w:type="paragraph" w:styleId="Footer">
    <w:name w:val="footer"/>
    <w:basedOn w:val="Normal"/>
    <w:link w:val="FooterChar"/>
    <w:uiPriority w:val="99"/>
    <w:unhideWhenUsed/>
    <w:rsid w:val="00943BAA"/>
    <w:pPr>
      <w:tabs>
        <w:tab w:val="center" w:pos="4677"/>
        <w:tab w:val="right" w:pos="9355"/>
      </w:tabs>
      <w:spacing w:after="0" w:line="240" w:lineRule="auto"/>
    </w:pPr>
  </w:style>
  <w:style w:type="character" w:customStyle="1" w:styleId="FooterChar">
    <w:name w:val="Footer Char"/>
    <w:basedOn w:val="DefaultParagraphFont"/>
    <w:link w:val="Footer"/>
    <w:uiPriority w:val="99"/>
    <w:rsid w:val="00943BAA"/>
  </w:style>
  <w:style w:type="paragraph" w:styleId="TOC4">
    <w:name w:val="toc 4"/>
    <w:basedOn w:val="Normal"/>
    <w:next w:val="Normal"/>
    <w:autoRedefine/>
    <w:uiPriority w:val="39"/>
    <w:unhideWhenUsed/>
    <w:rsid w:val="00E10B98"/>
    <w:pPr>
      <w:spacing w:after="100"/>
      <w:ind w:left="720"/>
    </w:pPr>
  </w:style>
  <w:style w:type="paragraph" w:customStyle="1" w:styleId="Style1">
    <w:name w:val="Style1"/>
    <w:basedOn w:val="Heading4"/>
    <w:link w:val="Style1Char"/>
    <w:rsid w:val="00361CE7"/>
  </w:style>
  <w:style w:type="character" w:customStyle="1" w:styleId="Style1Char">
    <w:name w:val="Style1 Char"/>
    <w:basedOn w:val="Heading4Char"/>
    <w:link w:val="Style1"/>
    <w:rsid w:val="00361CE7"/>
    <w:rPr>
      <w:rFonts w:eastAsiaTheme="majorEastAsia" w:cs="Times New Roman"/>
      <w:b/>
      <w:bCs/>
      <w:color w:val="000000" w:themeColor="text1"/>
      <w:sz w:val="32"/>
      <w:szCs w:val="32"/>
      <w:lang w:val="en-US"/>
    </w:rPr>
  </w:style>
  <w:style w:type="paragraph" w:styleId="EndnoteText">
    <w:name w:val="endnote text"/>
    <w:basedOn w:val="Normal"/>
    <w:link w:val="EndnoteTextChar"/>
    <w:uiPriority w:val="99"/>
    <w:semiHidden/>
    <w:unhideWhenUsed/>
    <w:rsid w:val="003730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30DD"/>
    <w:rPr>
      <w:sz w:val="20"/>
      <w:szCs w:val="20"/>
      <w:lang w:val="en-GB"/>
    </w:rPr>
  </w:style>
  <w:style w:type="character" w:styleId="EndnoteReference">
    <w:name w:val="endnote reference"/>
    <w:basedOn w:val="DefaultParagraphFont"/>
    <w:uiPriority w:val="99"/>
    <w:semiHidden/>
    <w:unhideWhenUsed/>
    <w:rsid w:val="003730DD"/>
    <w:rPr>
      <w:vertAlign w:val="superscript"/>
    </w:rPr>
  </w:style>
  <w:style w:type="paragraph" w:styleId="Bibliography">
    <w:name w:val="Bibliography"/>
    <w:basedOn w:val="Normal"/>
    <w:next w:val="Normal"/>
    <w:uiPriority w:val="37"/>
    <w:unhideWhenUsed/>
    <w:rsid w:val="007D5744"/>
  </w:style>
  <w:style w:type="character" w:styleId="PlaceholderText">
    <w:name w:val="Placeholder Text"/>
    <w:basedOn w:val="DefaultParagraphFont"/>
    <w:uiPriority w:val="99"/>
    <w:semiHidden/>
    <w:rsid w:val="00243B87"/>
    <w:rPr>
      <w:color w:val="666666"/>
    </w:rPr>
  </w:style>
  <w:style w:type="paragraph" w:styleId="Caption">
    <w:name w:val="caption"/>
    <w:basedOn w:val="Normal"/>
    <w:next w:val="Normal"/>
    <w:uiPriority w:val="35"/>
    <w:unhideWhenUsed/>
    <w:qFormat/>
    <w:rsid w:val="00243B87"/>
    <w:pPr>
      <w:spacing w:after="200" w:line="240" w:lineRule="auto"/>
    </w:pPr>
    <w:rPr>
      <w:rFonts w:eastAsiaTheme="minorEastAsia"/>
      <w:iCs/>
      <w:color w:val="000000" w:themeColor="text1"/>
      <w:szCs w:val="18"/>
      <w:lang w:val="en-US"/>
    </w:rPr>
  </w:style>
  <w:style w:type="table" w:styleId="TableGrid">
    <w:name w:val="Table Grid"/>
    <w:basedOn w:val="TableNormal"/>
    <w:uiPriority w:val="39"/>
    <w:rsid w:val="00450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F562A"/>
    <w:rPr>
      <w:sz w:val="16"/>
      <w:szCs w:val="16"/>
    </w:rPr>
  </w:style>
  <w:style w:type="paragraph" w:styleId="CommentText">
    <w:name w:val="annotation text"/>
    <w:basedOn w:val="Normal"/>
    <w:link w:val="CommentTextChar"/>
    <w:uiPriority w:val="99"/>
    <w:semiHidden/>
    <w:unhideWhenUsed/>
    <w:rsid w:val="005F562A"/>
    <w:pPr>
      <w:spacing w:line="240" w:lineRule="auto"/>
    </w:pPr>
    <w:rPr>
      <w:sz w:val="20"/>
      <w:szCs w:val="20"/>
    </w:rPr>
  </w:style>
  <w:style w:type="character" w:customStyle="1" w:styleId="CommentTextChar">
    <w:name w:val="Comment Text Char"/>
    <w:basedOn w:val="DefaultParagraphFont"/>
    <w:link w:val="CommentText"/>
    <w:uiPriority w:val="99"/>
    <w:semiHidden/>
    <w:rsid w:val="005F562A"/>
    <w:rPr>
      <w:sz w:val="20"/>
      <w:szCs w:val="20"/>
      <w:lang w:val="en-GB"/>
    </w:rPr>
  </w:style>
  <w:style w:type="paragraph" w:styleId="CommentSubject">
    <w:name w:val="annotation subject"/>
    <w:basedOn w:val="CommentText"/>
    <w:next w:val="CommentText"/>
    <w:link w:val="CommentSubjectChar"/>
    <w:uiPriority w:val="99"/>
    <w:semiHidden/>
    <w:unhideWhenUsed/>
    <w:rsid w:val="005F562A"/>
    <w:rPr>
      <w:b/>
      <w:bCs/>
    </w:rPr>
  </w:style>
  <w:style w:type="character" w:customStyle="1" w:styleId="CommentSubjectChar">
    <w:name w:val="Comment Subject Char"/>
    <w:basedOn w:val="CommentTextChar"/>
    <w:link w:val="CommentSubject"/>
    <w:uiPriority w:val="99"/>
    <w:semiHidden/>
    <w:rsid w:val="005F562A"/>
    <w:rPr>
      <w:b/>
      <w:bCs/>
      <w:sz w:val="20"/>
      <w:szCs w:val="20"/>
      <w:lang w:val="en-GB"/>
    </w:rPr>
  </w:style>
  <w:style w:type="paragraph" w:styleId="BalloonText">
    <w:name w:val="Balloon Text"/>
    <w:basedOn w:val="Normal"/>
    <w:link w:val="BalloonTextChar"/>
    <w:uiPriority w:val="99"/>
    <w:semiHidden/>
    <w:unhideWhenUsed/>
    <w:rsid w:val="005F56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2A"/>
    <w:rPr>
      <w:rFonts w:ascii="Segoe UI" w:hAnsi="Segoe UI" w:cs="Segoe UI"/>
      <w:sz w:val="18"/>
      <w:szCs w:val="18"/>
      <w:lang w:val="en-GB"/>
    </w:rPr>
  </w:style>
  <w:style w:type="paragraph" w:styleId="Revision">
    <w:name w:val="Revision"/>
    <w:hidden/>
    <w:uiPriority w:val="99"/>
    <w:semiHidden/>
    <w:rsid w:val="00E27228"/>
    <w:pPr>
      <w:spacing w:after="0" w:line="240" w:lineRule="auto"/>
      <w:ind w:firstLine="0"/>
      <w:jc w:val="left"/>
    </w:pPr>
    <w:rPr>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8653">
      <w:bodyDiv w:val="1"/>
      <w:marLeft w:val="0"/>
      <w:marRight w:val="0"/>
      <w:marTop w:val="0"/>
      <w:marBottom w:val="0"/>
      <w:divBdr>
        <w:top w:val="none" w:sz="0" w:space="0" w:color="auto"/>
        <w:left w:val="none" w:sz="0" w:space="0" w:color="auto"/>
        <w:bottom w:val="none" w:sz="0" w:space="0" w:color="auto"/>
        <w:right w:val="none" w:sz="0" w:space="0" w:color="auto"/>
      </w:divBdr>
    </w:div>
    <w:div w:id="7290585">
      <w:bodyDiv w:val="1"/>
      <w:marLeft w:val="0"/>
      <w:marRight w:val="0"/>
      <w:marTop w:val="0"/>
      <w:marBottom w:val="0"/>
      <w:divBdr>
        <w:top w:val="none" w:sz="0" w:space="0" w:color="auto"/>
        <w:left w:val="none" w:sz="0" w:space="0" w:color="auto"/>
        <w:bottom w:val="none" w:sz="0" w:space="0" w:color="auto"/>
        <w:right w:val="none" w:sz="0" w:space="0" w:color="auto"/>
      </w:divBdr>
    </w:div>
    <w:div w:id="8289647">
      <w:bodyDiv w:val="1"/>
      <w:marLeft w:val="0"/>
      <w:marRight w:val="0"/>
      <w:marTop w:val="0"/>
      <w:marBottom w:val="0"/>
      <w:divBdr>
        <w:top w:val="none" w:sz="0" w:space="0" w:color="auto"/>
        <w:left w:val="none" w:sz="0" w:space="0" w:color="auto"/>
        <w:bottom w:val="none" w:sz="0" w:space="0" w:color="auto"/>
        <w:right w:val="none" w:sz="0" w:space="0" w:color="auto"/>
      </w:divBdr>
    </w:div>
    <w:div w:id="11500320">
      <w:bodyDiv w:val="1"/>
      <w:marLeft w:val="0"/>
      <w:marRight w:val="0"/>
      <w:marTop w:val="0"/>
      <w:marBottom w:val="0"/>
      <w:divBdr>
        <w:top w:val="none" w:sz="0" w:space="0" w:color="auto"/>
        <w:left w:val="none" w:sz="0" w:space="0" w:color="auto"/>
        <w:bottom w:val="none" w:sz="0" w:space="0" w:color="auto"/>
        <w:right w:val="none" w:sz="0" w:space="0" w:color="auto"/>
      </w:divBdr>
    </w:div>
    <w:div w:id="12999237">
      <w:bodyDiv w:val="1"/>
      <w:marLeft w:val="0"/>
      <w:marRight w:val="0"/>
      <w:marTop w:val="0"/>
      <w:marBottom w:val="0"/>
      <w:divBdr>
        <w:top w:val="none" w:sz="0" w:space="0" w:color="auto"/>
        <w:left w:val="none" w:sz="0" w:space="0" w:color="auto"/>
        <w:bottom w:val="none" w:sz="0" w:space="0" w:color="auto"/>
        <w:right w:val="none" w:sz="0" w:space="0" w:color="auto"/>
      </w:divBdr>
    </w:div>
    <w:div w:id="13072881">
      <w:bodyDiv w:val="1"/>
      <w:marLeft w:val="0"/>
      <w:marRight w:val="0"/>
      <w:marTop w:val="0"/>
      <w:marBottom w:val="0"/>
      <w:divBdr>
        <w:top w:val="none" w:sz="0" w:space="0" w:color="auto"/>
        <w:left w:val="none" w:sz="0" w:space="0" w:color="auto"/>
        <w:bottom w:val="none" w:sz="0" w:space="0" w:color="auto"/>
        <w:right w:val="none" w:sz="0" w:space="0" w:color="auto"/>
      </w:divBdr>
    </w:div>
    <w:div w:id="13120525">
      <w:bodyDiv w:val="1"/>
      <w:marLeft w:val="0"/>
      <w:marRight w:val="0"/>
      <w:marTop w:val="0"/>
      <w:marBottom w:val="0"/>
      <w:divBdr>
        <w:top w:val="none" w:sz="0" w:space="0" w:color="auto"/>
        <w:left w:val="none" w:sz="0" w:space="0" w:color="auto"/>
        <w:bottom w:val="none" w:sz="0" w:space="0" w:color="auto"/>
        <w:right w:val="none" w:sz="0" w:space="0" w:color="auto"/>
      </w:divBdr>
    </w:div>
    <w:div w:id="13194095">
      <w:bodyDiv w:val="1"/>
      <w:marLeft w:val="0"/>
      <w:marRight w:val="0"/>
      <w:marTop w:val="0"/>
      <w:marBottom w:val="0"/>
      <w:divBdr>
        <w:top w:val="none" w:sz="0" w:space="0" w:color="auto"/>
        <w:left w:val="none" w:sz="0" w:space="0" w:color="auto"/>
        <w:bottom w:val="none" w:sz="0" w:space="0" w:color="auto"/>
        <w:right w:val="none" w:sz="0" w:space="0" w:color="auto"/>
      </w:divBdr>
    </w:div>
    <w:div w:id="15273846">
      <w:bodyDiv w:val="1"/>
      <w:marLeft w:val="0"/>
      <w:marRight w:val="0"/>
      <w:marTop w:val="0"/>
      <w:marBottom w:val="0"/>
      <w:divBdr>
        <w:top w:val="none" w:sz="0" w:space="0" w:color="auto"/>
        <w:left w:val="none" w:sz="0" w:space="0" w:color="auto"/>
        <w:bottom w:val="none" w:sz="0" w:space="0" w:color="auto"/>
        <w:right w:val="none" w:sz="0" w:space="0" w:color="auto"/>
      </w:divBdr>
    </w:div>
    <w:div w:id="18236936">
      <w:bodyDiv w:val="1"/>
      <w:marLeft w:val="0"/>
      <w:marRight w:val="0"/>
      <w:marTop w:val="0"/>
      <w:marBottom w:val="0"/>
      <w:divBdr>
        <w:top w:val="none" w:sz="0" w:space="0" w:color="auto"/>
        <w:left w:val="none" w:sz="0" w:space="0" w:color="auto"/>
        <w:bottom w:val="none" w:sz="0" w:space="0" w:color="auto"/>
        <w:right w:val="none" w:sz="0" w:space="0" w:color="auto"/>
      </w:divBdr>
    </w:div>
    <w:div w:id="20131571">
      <w:bodyDiv w:val="1"/>
      <w:marLeft w:val="0"/>
      <w:marRight w:val="0"/>
      <w:marTop w:val="0"/>
      <w:marBottom w:val="0"/>
      <w:divBdr>
        <w:top w:val="none" w:sz="0" w:space="0" w:color="auto"/>
        <w:left w:val="none" w:sz="0" w:space="0" w:color="auto"/>
        <w:bottom w:val="none" w:sz="0" w:space="0" w:color="auto"/>
        <w:right w:val="none" w:sz="0" w:space="0" w:color="auto"/>
      </w:divBdr>
    </w:div>
    <w:div w:id="22637941">
      <w:bodyDiv w:val="1"/>
      <w:marLeft w:val="0"/>
      <w:marRight w:val="0"/>
      <w:marTop w:val="0"/>
      <w:marBottom w:val="0"/>
      <w:divBdr>
        <w:top w:val="none" w:sz="0" w:space="0" w:color="auto"/>
        <w:left w:val="none" w:sz="0" w:space="0" w:color="auto"/>
        <w:bottom w:val="none" w:sz="0" w:space="0" w:color="auto"/>
        <w:right w:val="none" w:sz="0" w:space="0" w:color="auto"/>
      </w:divBdr>
    </w:div>
    <w:div w:id="24450874">
      <w:bodyDiv w:val="1"/>
      <w:marLeft w:val="0"/>
      <w:marRight w:val="0"/>
      <w:marTop w:val="0"/>
      <w:marBottom w:val="0"/>
      <w:divBdr>
        <w:top w:val="none" w:sz="0" w:space="0" w:color="auto"/>
        <w:left w:val="none" w:sz="0" w:space="0" w:color="auto"/>
        <w:bottom w:val="none" w:sz="0" w:space="0" w:color="auto"/>
        <w:right w:val="none" w:sz="0" w:space="0" w:color="auto"/>
      </w:divBdr>
    </w:div>
    <w:div w:id="27948491">
      <w:bodyDiv w:val="1"/>
      <w:marLeft w:val="0"/>
      <w:marRight w:val="0"/>
      <w:marTop w:val="0"/>
      <w:marBottom w:val="0"/>
      <w:divBdr>
        <w:top w:val="none" w:sz="0" w:space="0" w:color="auto"/>
        <w:left w:val="none" w:sz="0" w:space="0" w:color="auto"/>
        <w:bottom w:val="none" w:sz="0" w:space="0" w:color="auto"/>
        <w:right w:val="none" w:sz="0" w:space="0" w:color="auto"/>
      </w:divBdr>
    </w:div>
    <w:div w:id="30352212">
      <w:bodyDiv w:val="1"/>
      <w:marLeft w:val="0"/>
      <w:marRight w:val="0"/>
      <w:marTop w:val="0"/>
      <w:marBottom w:val="0"/>
      <w:divBdr>
        <w:top w:val="none" w:sz="0" w:space="0" w:color="auto"/>
        <w:left w:val="none" w:sz="0" w:space="0" w:color="auto"/>
        <w:bottom w:val="none" w:sz="0" w:space="0" w:color="auto"/>
        <w:right w:val="none" w:sz="0" w:space="0" w:color="auto"/>
      </w:divBdr>
    </w:div>
    <w:div w:id="30499293">
      <w:bodyDiv w:val="1"/>
      <w:marLeft w:val="0"/>
      <w:marRight w:val="0"/>
      <w:marTop w:val="0"/>
      <w:marBottom w:val="0"/>
      <w:divBdr>
        <w:top w:val="none" w:sz="0" w:space="0" w:color="auto"/>
        <w:left w:val="none" w:sz="0" w:space="0" w:color="auto"/>
        <w:bottom w:val="none" w:sz="0" w:space="0" w:color="auto"/>
        <w:right w:val="none" w:sz="0" w:space="0" w:color="auto"/>
      </w:divBdr>
    </w:div>
    <w:div w:id="31804673">
      <w:bodyDiv w:val="1"/>
      <w:marLeft w:val="0"/>
      <w:marRight w:val="0"/>
      <w:marTop w:val="0"/>
      <w:marBottom w:val="0"/>
      <w:divBdr>
        <w:top w:val="none" w:sz="0" w:space="0" w:color="auto"/>
        <w:left w:val="none" w:sz="0" w:space="0" w:color="auto"/>
        <w:bottom w:val="none" w:sz="0" w:space="0" w:color="auto"/>
        <w:right w:val="none" w:sz="0" w:space="0" w:color="auto"/>
      </w:divBdr>
    </w:div>
    <w:div w:id="33963636">
      <w:bodyDiv w:val="1"/>
      <w:marLeft w:val="0"/>
      <w:marRight w:val="0"/>
      <w:marTop w:val="0"/>
      <w:marBottom w:val="0"/>
      <w:divBdr>
        <w:top w:val="none" w:sz="0" w:space="0" w:color="auto"/>
        <w:left w:val="none" w:sz="0" w:space="0" w:color="auto"/>
        <w:bottom w:val="none" w:sz="0" w:space="0" w:color="auto"/>
        <w:right w:val="none" w:sz="0" w:space="0" w:color="auto"/>
      </w:divBdr>
    </w:div>
    <w:div w:id="35157659">
      <w:bodyDiv w:val="1"/>
      <w:marLeft w:val="0"/>
      <w:marRight w:val="0"/>
      <w:marTop w:val="0"/>
      <w:marBottom w:val="0"/>
      <w:divBdr>
        <w:top w:val="none" w:sz="0" w:space="0" w:color="auto"/>
        <w:left w:val="none" w:sz="0" w:space="0" w:color="auto"/>
        <w:bottom w:val="none" w:sz="0" w:space="0" w:color="auto"/>
        <w:right w:val="none" w:sz="0" w:space="0" w:color="auto"/>
      </w:divBdr>
    </w:div>
    <w:div w:id="35855305">
      <w:bodyDiv w:val="1"/>
      <w:marLeft w:val="0"/>
      <w:marRight w:val="0"/>
      <w:marTop w:val="0"/>
      <w:marBottom w:val="0"/>
      <w:divBdr>
        <w:top w:val="none" w:sz="0" w:space="0" w:color="auto"/>
        <w:left w:val="none" w:sz="0" w:space="0" w:color="auto"/>
        <w:bottom w:val="none" w:sz="0" w:space="0" w:color="auto"/>
        <w:right w:val="none" w:sz="0" w:space="0" w:color="auto"/>
      </w:divBdr>
    </w:div>
    <w:div w:id="36666397">
      <w:bodyDiv w:val="1"/>
      <w:marLeft w:val="0"/>
      <w:marRight w:val="0"/>
      <w:marTop w:val="0"/>
      <w:marBottom w:val="0"/>
      <w:divBdr>
        <w:top w:val="none" w:sz="0" w:space="0" w:color="auto"/>
        <w:left w:val="none" w:sz="0" w:space="0" w:color="auto"/>
        <w:bottom w:val="none" w:sz="0" w:space="0" w:color="auto"/>
        <w:right w:val="none" w:sz="0" w:space="0" w:color="auto"/>
      </w:divBdr>
    </w:div>
    <w:div w:id="37976700">
      <w:bodyDiv w:val="1"/>
      <w:marLeft w:val="0"/>
      <w:marRight w:val="0"/>
      <w:marTop w:val="0"/>
      <w:marBottom w:val="0"/>
      <w:divBdr>
        <w:top w:val="none" w:sz="0" w:space="0" w:color="auto"/>
        <w:left w:val="none" w:sz="0" w:space="0" w:color="auto"/>
        <w:bottom w:val="none" w:sz="0" w:space="0" w:color="auto"/>
        <w:right w:val="none" w:sz="0" w:space="0" w:color="auto"/>
      </w:divBdr>
    </w:div>
    <w:div w:id="39592930">
      <w:bodyDiv w:val="1"/>
      <w:marLeft w:val="0"/>
      <w:marRight w:val="0"/>
      <w:marTop w:val="0"/>
      <w:marBottom w:val="0"/>
      <w:divBdr>
        <w:top w:val="none" w:sz="0" w:space="0" w:color="auto"/>
        <w:left w:val="none" w:sz="0" w:space="0" w:color="auto"/>
        <w:bottom w:val="none" w:sz="0" w:space="0" w:color="auto"/>
        <w:right w:val="none" w:sz="0" w:space="0" w:color="auto"/>
      </w:divBdr>
    </w:div>
    <w:div w:id="39979275">
      <w:bodyDiv w:val="1"/>
      <w:marLeft w:val="0"/>
      <w:marRight w:val="0"/>
      <w:marTop w:val="0"/>
      <w:marBottom w:val="0"/>
      <w:divBdr>
        <w:top w:val="none" w:sz="0" w:space="0" w:color="auto"/>
        <w:left w:val="none" w:sz="0" w:space="0" w:color="auto"/>
        <w:bottom w:val="none" w:sz="0" w:space="0" w:color="auto"/>
        <w:right w:val="none" w:sz="0" w:space="0" w:color="auto"/>
      </w:divBdr>
    </w:div>
    <w:div w:id="41374028">
      <w:bodyDiv w:val="1"/>
      <w:marLeft w:val="0"/>
      <w:marRight w:val="0"/>
      <w:marTop w:val="0"/>
      <w:marBottom w:val="0"/>
      <w:divBdr>
        <w:top w:val="none" w:sz="0" w:space="0" w:color="auto"/>
        <w:left w:val="none" w:sz="0" w:space="0" w:color="auto"/>
        <w:bottom w:val="none" w:sz="0" w:space="0" w:color="auto"/>
        <w:right w:val="none" w:sz="0" w:space="0" w:color="auto"/>
      </w:divBdr>
    </w:div>
    <w:div w:id="44372855">
      <w:bodyDiv w:val="1"/>
      <w:marLeft w:val="0"/>
      <w:marRight w:val="0"/>
      <w:marTop w:val="0"/>
      <w:marBottom w:val="0"/>
      <w:divBdr>
        <w:top w:val="none" w:sz="0" w:space="0" w:color="auto"/>
        <w:left w:val="none" w:sz="0" w:space="0" w:color="auto"/>
        <w:bottom w:val="none" w:sz="0" w:space="0" w:color="auto"/>
        <w:right w:val="none" w:sz="0" w:space="0" w:color="auto"/>
      </w:divBdr>
    </w:div>
    <w:div w:id="46078764">
      <w:bodyDiv w:val="1"/>
      <w:marLeft w:val="0"/>
      <w:marRight w:val="0"/>
      <w:marTop w:val="0"/>
      <w:marBottom w:val="0"/>
      <w:divBdr>
        <w:top w:val="none" w:sz="0" w:space="0" w:color="auto"/>
        <w:left w:val="none" w:sz="0" w:space="0" w:color="auto"/>
        <w:bottom w:val="none" w:sz="0" w:space="0" w:color="auto"/>
        <w:right w:val="none" w:sz="0" w:space="0" w:color="auto"/>
      </w:divBdr>
    </w:div>
    <w:div w:id="46996569">
      <w:bodyDiv w:val="1"/>
      <w:marLeft w:val="0"/>
      <w:marRight w:val="0"/>
      <w:marTop w:val="0"/>
      <w:marBottom w:val="0"/>
      <w:divBdr>
        <w:top w:val="none" w:sz="0" w:space="0" w:color="auto"/>
        <w:left w:val="none" w:sz="0" w:space="0" w:color="auto"/>
        <w:bottom w:val="none" w:sz="0" w:space="0" w:color="auto"/>
        <w:right w:val="none" w:sz="0" w:space="0" w:color="auto"/>
      </w:divBdr>
    </w:div>
    <w:div w:id="48235139">
      <w:bodyDiv w:val="1"/>
      <w:marLeft w:val="0"/>
      <w:marRight w:val="0"/>
      <w:marTop w:val="0"/>
      <w:marBottom w:val="0"/>
      <w:divBdr>
        <w:top w:val="none" w:sz="0" w:space="0" w:color="auto"/>
        <w:left w:val="none" w:sz="0" w:space="0" w:color="auto"/>
        <w:bottom w:val="none" w:sz="0" w:space="0" w:color="auto"/>
        <w:right w:val="none" w:sz="0" w:space="0" w:color="auto"/>
      </w:divBdr>
    </w:div>
    <w:div w:id="50347242">
      <w:bodyDiv w:val="1"/>
      <w:marLeft w:val="0"/>
      <w:marRight w:val="0"/>
      <w:marTop w:val="0"/>
      <w:marBottom w:val="0"/>
      <w:divBdr>
        <w:top w:val="none" w:sz="0" w:space="0" w:color="auto"/>
        <w:left w:val="none" w:sz="0" w:space="0" w:color="auto"/>
        <w:bottom w:val="none" w:sz="0" w:space="0" w:color="auto"/>
        <w:right w:val="none" w:sz="0" w:space="0" w:color="auto"/>
      </w:divBdr>
    </w:div>
    <w:div w:id="51080453">
      <w:bodyDiv w:val="1"/>
      <w:marLeft w:val="0"/>
      <w:marRight w:val="0"/>
      <w:marTop w:val="0"/>
      <w:marBottom w:val="0"/>
      <w:divBdr>
        <w:top w:val="none" w:sz="0" w:space="0" w:color="auto"/>
        <w:left w:val="none" w:sz="0" w:space="0" w:color="auto"/>
        <w:bottom w:val="none" w:sz="0" w:space="0" w:color="auto"/>
        <w:right w:val="none" w:sz="0" w:space="0" w:color="auto"/>
      </w:divBdr>
    </w:div>
    <w:div w:id="54860685">
      <w:bodyDiv w:val="1"/>
      <w:marLeft w:val="0"/>
      <w:marRight w:val="0"/>
      <w:marTop w:val="0"/>
      <w:marBottom w:val="0"/>
      <w:divBdr>
        <w:top w:val="none" w:sz="0" w:space="0" w:color="auto"/>
        <w:left w:val="none" w:sz="0" w:space="0" w:color="auto"/>
        <w:bottom w:val="none" w:sz="0" w:space="0" w:color="auto"/>
        <w:right w:val="none" w:sz="0" w:space="0" w:color="auto"/>
      </w:divBdr>
    </w:div>
    <w:div w:id="55516603">
      <w:bodyDiv w:val="1"/>
      <w:marLeft w:val="0"/>
      <w:marRight w:val="0"/>
      <w:marTop w:val="0"/>
      <w:marBottom w:val="0"/>
      <w:divBdr>
        <w:top w:val="none" w:sz="0" w:space="0" w:color="auto"/>
        <w:left w:val="none" w:sz="0" w:space="0" w:color="auto"/>
        <w:bottom w:val="none" w:sz="0" w:space="0" w:color="auto"/>
        <w:right w:val="none" w:sz="0" w:space="0" w:color="auto"/>
      </w:divBdr>
    </w:div>
    <w:div w:id="56587092">
      <w:bodyDiv w:val="1"/>
      <w:marLeft w:val="0"/>
      <w:marRight w:val="0"/>
      <w:marTop w:val="0"/>
      <w:marBottom w:val="0"/>
      <w:divBdr>
        <w:top w:val="none" w:sz="0" w:space="0" w:color="auto"/>
        <w:left w:val="none" w:sz="0" w:space="0" w:color="auto"/>
        <w:bottom w:val="none" w:sz="0" w:space="0" w:color="auto"/>
        <w:right w:val="none" w:sz="0" w:space="0" w:color="auto"/>
      </w:divBdr>
    </w:div>
    <w:div w:id="56708557">
      <w:bodyDiv w:val="1"/>
      <w:marLeft w:val="0"/>
      <w:marRight w:val="0"/>
      <w:marTop w:val="0"/>
      <w:marBottom w:val="0"/>
      <w:divBdr>
        <w:top w:val="none" w:sz="0" w:space="0" w:color="auto"/>
        <w:left w:val="none" w:sz="0" w:space="0" w:color="auto"/>
        <w:bottom w:val="none" w:sz="0" w:space="0" w:color="auto"/>
        <w:right w:val="none" w:sz="0" w:space="0" w:color="auto"/>
      </w:divBdr>
    </w:div>
    <w:div w:id="57167139">
      <w:bodyDiv w:val="1"/>
      <w:marLeft w:val="0"/>
      <w:marRight w:val="0"/>
      <w:marTop w:val="0"/>
      <w:marBottom w:val="0"/>
      <w:divBdr>
        <w:top w:val="none" w:sz="0" w:space="0" w:color="auto"/>
        <w:left w:val="none" w:sz="0" w:space="0" w:color="auto"/>
        <w:bottom w:val="none" w:sz="0" w:space="0" w:color="auto"/>
        <w:right w:val="none" w:sz="0" w:space="0" w:color="auto"/>
      </w:divBdr>
    </w:div>
    <w:div w:id="58289726">
      <w:bodyDiv w:val="1"/>
      <w:marLeft w:val="0"/>
      <w:marRight w:val="0"/>
      <w:marTop w:val="0"/>
      <w:marBottom w:val="0"/>
      <w:divBdr>
        <w:top w:val="none" w:sz="0" w:space="0" w:color="auto"/>
        <w:left w:val="none" w:sz="0" w:space="0" w:color="auto"/>
        <w:bottom w:val="none" w:sz="0" w:space="0" w:color="auto"/>
        <w:right w:val="none" w:sz="0" w:space="0" w:color="auto"/>
      </w:divBdr>
    </w:div>
    <w:div w:id="58669996">
      <w:bodyDiv w:val="1"/>
      <w:marLeft w:val="0"/>
      <w:marRight w:val="0"/>
      <w:marTop w:val="0"/>
      <w:marBottom w:val="0"/>
      <w:divBdr>
        <w:top w:val="none" w:sz="0" w:space="0" w:color="auto"/>
        <w:left w:val="none" w:sz="0" w:space="0" w:color="auto"/>
        <w:bottom w:val="none" w:sz="0" w:space="0" w:color="auto"/>
        <w:right w:val="none" w:sz="0" w:space="0" w:color="auto"/>
      </w:divBdr>
    </w:div>
    <w:div w:id="59839116">
      <w:bodyDiv w:val="1"/>
      <w:marLeft w:val="0"/>
      <w:marRight w:val="0"/>
      <w:marTop w:val="0"/>
      <w:marBottom w:val="0"/>
      <w:divBdr>
        <w:top w:val="none" w:sz="0" w:space="0" w:color="auto"/>
        <w:left w:val="none" w:sz="0" w:space="0" w:color="auto"/>
        <w:bottom w:val="none" w:sz="0" w:space="0" w:color="auto"/>
        <w:right w:val="none" w:sz="0" w:space="0" w:color="auto"/>
      </w:divBdr>
    </w:div>
    <w:div w:id="60293842">
      <w:bodyDiv w:val="1"/>
      <w:marLeft w:val="0"/>
      <w:marRight w:val="0"/>
      <w:marTop w:val="0"/>
      <w:marBottom w:val="0"/>
      <w:divBdr>
        <w:top w:val="none" w:sz="0" w:space="0" w:color="auto"/>
        <w:left w:val="none" w:sz="0" w:space="0" w:color="auto"/>
        <w:bottom w:val="none" w:sz="0" w:space="0" w:color="auto"/>
        <w:right w:val="none" w:sz="0" w:space="0" w:color="auto"/>
      </w:divBdr>
    </w:div>
    <w:div w:id="65998636">
      <w:bodyDiv w:val="1"/>
      <w:marLeft w:val="0"/>
      <w:marRight w:val="0"/>
      <w:marTop w:val="0"/>
      <w:marBottom w:val="0"/>
      <w:divBdr>
        <w:top w:val="none" w:sz="0" w:space="0" w:color="auto"/>
        <w:left w:val="none" w:sz="0" w:space="0" w:color="auto"/>
        <w:bottom w:val="none" w:sz="0" w:space="0" w:color="auto"/>
        <w:right w:val="none" w:sz="0" w:space="0" w:color="auto"/>
      </w:divBdr>
    </w:div>
    <w:div w:id="67194912">
      <w:bodyDiv w:val="1"/>
      <w:marLeft w:val="0"/>
      <w:marRight w:val="0"/>
      <w:marTop w:val="0"/>
      <w:marBottom w:val="0"/>
      <w:divBdr>
        <w:top w:val="none" w:sz="0" w:space="0" w:color="auto"/>
        <w:left w:val="none" w:sz="0" w:space="0" w:color="auto"/>
        <w:bottom w:val="none" w:sz="0" w:space="0" w:color="auto"/>
        <w:right w:val="none" w:sz="0" w:space="0" w:color="auto"/>
      </w:divBdr>
    </w:div>
    <w:div w:id="67583864">
      <w:bodyDiv w:val="1"/>
      <w:marLeft w:val="0"/>
      <w:marRight w:val="0"/>
      <w:marTop w:val="0"/>
      <w:marBottom w:val="0"/>
      <w:divBdr>
        <w:top w:val="none" w:sz="0" w:space="0" w:color="auto"/>
        <w:left w:val="none" w:sz="0" w:space="0" w:color="auto"/>
        <w:bottom w:val="none" w:sz="0" w:space="0" w:color="auto"/>
        <w:right w:val="none" w:sz="0" w:space="0" w:color="auto"/>
      </w:divBdr>
    </w:div>
    <w:div w:id="69234672">
      <w:bodyDiv w:val="1"/>
      <w:marLeft w:val="0"/>
      <w:marRight w:val="0"/>
      <w:marTop w:val="0"/>
      <w:marBottom w:val="0"/>
      <w:divBdr>
        <w:top w:val="none" w:sz="0" w:space="0" w:color="auto"/>
        <w:left w:val="none" w:sz="0" w:space="0" w:color="auto"/>
        <w:bottom w:val="none" w:sz="0" w:space="0" w:color="auto"/>
        <w:right w:val="none" w:sz="0" w:space="0" w:color="auto"/>
      </w:divBdr>
    </w:div>
    <w:div w:id="69352897">
      <w:bodyDiv w:val="1"/>
      <w:marLeft w:val="0"/>
      <w:marRight w:val="0"/>
      <w:marTop w:val="0"/>
      <w:marBottom w:val="0"/>
      <w:divBdr>
        <w:top w:val="none" w:sz="0" w:space="0" w:color="auto"/>
        <w:left w:val="none" w:sz="0" w:space="0" w:color="auto"/>
        <w:bottom w:val="none" w:sz="0" w:space="0" w:color="auto"/>
        <w:right w:val="none" w:sz="0" w:space="0" w:color="auto"/>
      </w:divBdr>
    </w:div>
    <w:div w:id="70080320">
      <w:bodyDiv w:val="1"/>
      <w:marLeft w:val="0"/>
      <w:marRight w:val="0"/>
      <w:marTop w:val="0"/>
      <w:marBottom w:val="0"/>
      <w:divBdr>
        <w:top w:val="none" w:sz="0" w:space="0" w:color="auto"/>
        <w:left w:val="none" w:sz="0" w:space="0" w:color="auto"/>
        <w:bottom w:val="none" w:sz="0" w:space="0" w:color="auto"/>
        <w:right w:val="none" w:sz="0" w:space="0" w:color="auto"/>
      </w:divBdr>
    </w:div>
    <w:div w:id="75134101">
      <w:bodyDiv w:val="1"/>
      <w:marLeft w:val="0"/>
      <w:marRight w:val="0"/>
      <w:marTop w:val="0"/>
      <w:marBottom w:val="0"/>
      <w:divBdr>
        <w:top w:val="none" w:sz="0" w:space="0" w:color="auto"/>
        <w:left w:val="none" w:sz="0" w:space="0" w:color="auto"/>
        <w:bottom w:val="none" w:sz="0" w:space="0" w:color="auto"/>
        <w:right w:val="none" w:sz="0" w:space="0" w:color="auto"/>
      </w:divBdr>
    </w:div>
    <w:div w:id="76825350">
      <w:bodyDiv w:val="1"/>
      <w:marLeft w:val="0"/>
      <w:marRight w:val="0"/>
      <w:marTop w:val="0"/>
      <w:marBottom w:val="0"/>
      <w:divBdr>
        <w:top w:val="none" w:sz="0" w:space="0" w:color="auto"/>
        <w:left w:val="none" w:sz="0" w:space="0" w:color="auto"/>
        <w:bottom w:val="none" w:sz="0" w:space="0" w:color="auto"/>
        <w:right w:val="none" w:sz="0" w:space="0" w:color="auto"/>
      </w:divBdr>
    </w:div>
    <w:div w:id="76828884">
      <w:bodyDiv w:val="1"/>
      <w:marLeft w:val="0"/>
      <w:marRight w:val="0"/>
      <w:marTop w:val="0"/>
      <w:marBottom w:val="0"/>
      <w:divBdr>
        <w:top w:val="none" w:sz="0" w:space="0" w:color="auto"/>
        <w:left w:val="none" w:sz="0" w:space="0" w:color="auto"/>
        <w:bottom w:val="none" w:sz="0" w:space="0" w:color="auto"/>
        <w:right w:val="none" w:sz="0" w:space="0" w:color="auto"/>
      </w:divBdr>
    </w:div>
    <w:div w:id="77874162">
      <w:bodyDiv w:val="1"/>
      <w:marLeft w:val="0"/>
      <w:marRight w:val="0"/>
      <w:marTop w:val="0"/>
      <w:marBottom w:val="0"/>
      <w:divBdr>
        <w:top w:val="none" w:sz="0" w:space="0" w:color="auto"/>
        <w:left w:val="none" w:sz="0" w:space="0" w:color="auto"/>
        <w:bottom w:val="none" w:sz="0" w:space="0" w:color="auto"/>
        <w:right w:val="none" w:sz="0" w:space="0" w:color="auto"/>
      </w:divBdr>
    </w:div>
    <w:div w:id="79760726">
      <w:bodyDiv w:val="1"/>
      <w:marLeft w:val="0"/>
      <w:marRight w:val="0"/>
      <w:marTop w:val="0"/>
      <w:marBottom w:val="0"/>
      <w:divBdr>
        <w:top w:val="none" w:sz="0" w:space="0" w:color="auto"/>
        <w:left w:val="none" w:sz="0" w:space="0" w:color="auto"/>
        <w:bottom w:val="none" w:sz="0" w:space="0" w:color="auto"/>
        <w:right w:val="none" w:sz="0" w:space="0" w:color="auto"/>
      </w:divBdr>
    </w:div>
    <w:div w:id="79954896">
      <w:bodyDiv w:val="1"/>
      <w:marLeft w:val="0"/>
      <w:marRight w:val="0"/>
      <w:marTop w:val="0"/>
      <w:marBottom w:val="0"/>
      <w:divBdr>
        <w:top w:val="none" w:sz="0" w:space="0" w:color="auto"/>
        <w:left w:val="none" w:sz="0" w:space="0" w:color="auto"/>
        <w:bottom w:val="none" w:sz="0" w:space="0" w:color="auto"/>
        <w:right w:val="none" w:sz="0" w:space="0" w:color="auto"/>
      </w:divBdr>
    </w:div>
    <w:div w:id="80761590">
      <w:bodyDiv w:val="1"/>
      <w:marLeft w:val="0"/>
      <w:marRight w:val="0"/>
      <w:marTop w:val="0"/>
      <w:marBottom w:val="0"/>
      <w:divBdr>
        <w:top w:val="none" w:sz="0" w:space="0" w:color="auto"/>
        <w:left w:val="none" w:sz="0" w:space="0" w:color="auto"/>
        <w:bottom w:val="none" w:sz="0" w:space="0" w:color="auto"/>
        <w:right w:val="none" w:sz="0" w:space="0" w:color="auto"/>
      </w:divBdr>
    </w:div>
    <w:div w:id="80835814">
      <w:bodyDiv w:val="1"/>
      <w:marLeft w:val="0"/>
      <w:marRight w:val="0"/>
      <w:marTop w:val="0"/>
      <w:marBottom w:val="0"/>
      <w:divBdr>
        <w:top w:val="none" w:sz="0" w:space="0" w:color="auto"/>
        <w:left w:val="none" w:sz="0" w:space="0" w:color="auto"/>
        <w:bottom w:val="none" w:sz="0" w:space="0" w:color="auto"/>
        <w:right w:val="none" w:sz="0" w:space="0" w:color="auto"/>
      </w:divBdr>
    </w:div>
    <w:div w:id="81294745">
      <w:bodyDiv w:val="1"/>
      <w:marLeft w:val="0"/>
      <w:marRight w:val="0"/>
      <w:marTop w:val="0"/>
      <w:marBottom w:val="0"/>
      <w:divBdr>
        <w:top w:val="none" w:sz="0" w:space="0" w:color="auto"/>
        <w:left w:val="none" w:sz="0" w:space="0" w:color="auto"/>
        <w:bottom w:val="none" w:sz="0" w:space="0" w:color="auto"/>
        <w:right w:val="none" w:sz="0" w:space="0" w:color="auto"/>
      </w:divBdr>
    </w:div>
    <w:div w:id="82385884">
      <w:bodyDiv w:val="1"/>
      <w:marLeft w:val="0"/>
      <w:marRight w:val="0"/>
      <w:marTop w:val="0"/>
      <w:marBottom w:val="0"/>
      <w:divBdr>
        <w:top w:val="none" w:sz="0" w:space="0" w:color="auto"/>
        <w:left w:val="none" w:sz="0" w:space="0" w:color="auto"/>
        <w:bottom w:val="none" w:sz="0" w:space="0" w:color="auto"/>
        <w:right w:val="none" w:sz="0" w:space="0" w:color="auto"/>
      </w:divBdr>
    </w:div>
    <w:div w:id="88157756">
      <w:bodyDiv w:val="1"/>
      <w:marLeft w:val="0"/>
      <w:marRight w:val="0"/>
      <w:marTop w:val="0"/>
      <w:marBottom w:val="0"/>
      <w:divBdr>
        <w:top w:val="none" w:sz="0" w:space="0" w:color="auto"/>
        <w:left w:val="none" w:sz="0" w:space="0" w:color="auto"/>
        <w:bottom w:val="none" w:sz="0" w:space="0" w:color="auto"/>
        <w:right w:val="none" w:sz="0" w:space="0" w:color="auto"/>
      </w:divBdr>
    </w:div>
    <w:div w:id="89081635">
      <w:bodyDiv w:val="1"/>
      <w:marLeft w:val="0"/>
      <w:marRight w:val="0"/>
      <w:marTop w:val="0"/>
      <w:marBottom w:val="0"/>
      <w:divBdr>
        <w:top w:val="none" w:sz="0" w:space="0" w:color="auto"/>
        <w:left w:val="none" w:sz="0" w:space="0" w:color="auto"/>
        <w:bottom w:val="none" w:sz="0" w:space="0" w:color="auto"/>
        <w:right w:val="none" w:sz="0" w:space="0" w:color="auto"/>
      </w:divBdr>
    </w:div>
    <w:div w:id="90200523">
      <w:bodyDiv w:val="1"/>
      <w:marLeft w:val="0"/>
      <w:marRight w:val="0"/>
      <w:marTop w:val="0"/>
      <w:marBottom w:val="0"/>
      <w:divBdr>
        <w:top w:val="none" w:sz="0" w:space="0" w:color="auto"/>
        <w:left w:val="none" w:sz="0" w:space="0" w:color="auto"/>
        <w:bottom w:val="none" w:sz="0" w:space="0" w:color="auto"/>
        <w:right w:val="none" w:sz="0" w:space="0" w:color="auto"/>
      </w:divBdr>
    </w:div>
    <w:div w:id="90512908">
      <w:bodyDiv w:val="1"/>
      <w:marLeft w:val="0"/>
      <w:marRight w:val="0"/>
      <w:marTop w:val="0"/>
      <w:marBottom w:val="0"/>
      <w:divBdr>
        <w:top w:val="none" w:sz="0" w:space="0" w:color="auto"/>
        <w:left w:val="none" w:sz="0" w:space="0" w:color="auto"/>
        <w:bottom w:val="none" w:sz="0" w:space="0" w:color="auto"/>
        <w:right w:val="none" w:sz="0" w:space="0" w:color="auto"/>
      </w:divBdr>
    </w:div>
    <w:div w:id="92091535">
      <w:bodyDiv w:val="1"/>
      <w:marLeft w:val="0"/>
      <w:marRight w:val="0"/>
      <w:marTop w:val="0"/>
      <w:marBottom w:val="0"/>
      <w:divBdr>
        <w:top w:val="none" w:sz="0" w:space="0" w:color="auto"/>
        <w:left w:val="none" w:sz="0" w:space="0" w:color="auto"/>
        <w:bottom w:val="none" w:sz="0" w:space="0" w:color="auto"/>
        <w:right w:val="none" w:sz="0" w:space="0" w:color="auto"/>
      </w:divBdr>
    </w:div>
    <w:div w:id="93592496">
      <w:bodyDiv w:val="1"/>
      <w:marLeft w:val="0"/>
      <w:marRight w:val="0"/>
      <w:marTop w:val="0"/>
      <w:marBottom w:val="0"/>
      <w:divBdr>
        <w:top w:val="none" w:sz="0" w:space="0" w:color="auto"/>
        <w:left w:val="none" w:sz="0" w:space="0" w:color="auto"/>
        <w:bottom w:val="none" w:sz="0" w:space="0" w:color="auto"/>
        <w:right w:val="none" w:sz="0" w:space="0" w:color="auto"/>
      </w:divBdr>
    </w:div>
    <w:div w:id="94836896">
      <w:bodyDiv w:val="1"/>
      <w:marLeft w:val="0"/>
      <w:marRight w:val="0"/>
      <w:marTop w:val="0"/>
      <w:marBottom w:val="0"/>
      <w:divBdr>
        <w:top w:val="none" w:sz="0" w:space="0" w:color="auto"/>
        <w:left w:val="none" w:sz="0" w:space="0" w:color="auto"/>
        <w:bottom w:val="none" w:sz="0" w:space="0" w:color="auto"/>
        <w:right w:val="none" w:sz="0" w:space="0" w:color="auto"/>
      </w:divBdr>
    </w:div>
    <w:div w:id="94979668">
      <w:bodyDiv w:val="1"/>
      <w:marLeft w:val="0"/>
      <w:marRight w:val="0"/>
      <w:marTop w:val="0"/>
      <w:marBottom w:val="0"/>
      <w:divBdr>
        <w:top w:val="none" w:sz="0" w:space="0" w:color="auto"/>
        <w:left w:val="none" w:sz="0" w:space="0" w:color="auto"/>
        <w:bottom w:val="none" w:sz="0" w:space="0" w:color="auto"/>
        <w:right w:val="none" w:sz="0" w:space="0" w:color="auto"/>
      </w:divBdr>
    </w:div>
    <w:div w:id="98111754">
      <w:bodyDiv w:val="1"/>
      <w:marLeft w:val="0"/>
      <w:marRight w:val="0"/>
      <w:marTop w:val="0"/>
      <w:marBottom w:val="0"/>
      <w:divBdr>
        <w:top w:val="none" w:sz="0" w:space="0" w:color="auto"/>
        <w:left w:val="none" w:sz="0" w:space="0" w:color="auto"/>
        <w:bottom w:val="none" w:sz="0" w:space="0" w:color="auto"/>
        <w:right w:val="none" w:sz="0" w:space="0" w:color="auto"/>
      </w:divBdr>
    </w:div>
    <w:div w:id="99495667">
      <w:bodyDiv w:val="1"/>
      <w:marLeft w:val="0"/>
      <w:marRight w:val="0"/>
      <w:marTop w:val="0"/>
      <w:marBottom w:val="0"/>
      <w:divBdr>
        <w:top w:val="none" w:sz="0" w:space="0" w:color="auto"/>
        <w:left w:val="none" w:sz="0" w:space="0" w:color="auto"/>
        <w:bottom w:val="none" w:sz="0" w:space="0" w:color="auto"/>
        <w:right w:val="none" w:sz="0" w:space="0" w:color="auto"/>
      </w:divBdr>
    </w:div>
    <w:div w:id="102504495">
      <w:bodyDiv w:val="1"/>
      <w:marLeft w:val="0"/>
      <w:marRight w:val="0"/>
      <w:marTop w:val="0"/>
      <w:marBottom w:val="0"/>
      <w:divBdr>
        <w:top w:val="none" w:sz="0" w:space="0" w:color="auto"/>
        <w:left w:val="none" w:sz="0" w:space="0" w:color="auto"/>
        <w:bottom w:val="none" w:sz="0" w:space="0" w:color="auto"/>
        <w:right w:val="none" w:sz="0" w:space="0" w:color="auto"/>
      </w:divBdr>
    </w:div>
    <w:div w:id="103118352">
      <w:bodyDiv w:val="1"/>
      <w:marLeft w:val="0"/>
      <w:marRight w:val="0"/>
      <w:marTop w:val="0"/>
      <w:marBottom w:val="0"/>
      <w:divBdr>
        <w:top w:val="none" w:sz="0" w:space="0" w:color="auto"/>
        <w:left w:val="none" w:sz="0" w:space="0" w:color="auto"/>
        <w:bottom w:val="none" w:sz="0" w:space="0" w:color="auto"/>
        <w:right w:val="none" w:sz="0" w:space="0" w:color="auto"/>
      </w:divBdr>
    </w:div>
    <w:div w:id="103500542">
      <w:bodyDiv w:val="1"/>
      <w:marLeft w:val="0"/>
      <w:marRight w:val="0"/>
      <w:marTop w:val="0"/>
      <w:marBottom w:val="0"/>
      <w:divBdr>
        <w:top w:val="none" w:sz="0" w:space="0" w:color="auto"/>
        <w:left w:val="none" w:sz="0" w:space="0" w:color="auto"/>
        <w:bottom w:val="none" w:sz="0" w:space="0" w:color="auto"/>
        <w:right w:val="none" w:sz="0" w:space="0" w:color="auto"/>
      </w:divBdr>
    </w:div>
    <w:div w:id="104233707">
      <w:bodyDiv w:val="1"/>
      <w:marLeft w:val="0"/>
      <w:marRight w:val="0"/>
      <w:marTop w:val="0"/>
      <w:marBottom w:val="0"/>
      <w:divBdr>
        <w:top w:val="none" w:sz="0" w:space="0" w:color="auto"/>
        <w:left w:val="none" w:sz="0" w:space="0" w:color="auto"/>
        <w:bottom w:val="none" w:sz="0" w:space="0" w:color="auto"/>
        <w:right w:val="none" w:sz="0" w:space="0" w:color="auto"/>
      </w:divBdr>
    </w:div>
    <w:div w:id="105513167">
      <w:bodyDiv w:val="1"/>
      <w:marLeft w:val="0"/>
      <w:marRight w:val="0"/>
      <w:marTop w:val="0"/>
      <w:marBottom w:val="0"/>
      <w:divBdr>
        <w:top w:val="none" w:sz="0" w:space="0" w:color="auto"/>
        <w:left w:val="none" w:sz="0" w:space="0" w:color="auto"/>
        <w:bottom w:val="none" w:sz="0" w:space="0" w:color="auto"/>
        <w:right w:val="none" w:sz="0" w:space="0" w:color="auto"/>
      </w:divBdr>
    </w:div>
    <w:div w:id="107748968">
      <w:bodyDiv w:val="1"/>
      <w:marLeft w:val="0"/>
      <w:marRight w:val="0"/>
      <w:marTop w:val="0"/>
      <w:marBottom w:val="0"/>
      <w:divBdr>
        <w:top w:val="none" w:sz="0" w:space="0" w:color="auto"/>
        <w:left w:val="none" w:sz="0" w:space="0" w:color="auto"/>
        <w:bottom w:val="none" w:sz="0" w:space="0" w:color="auto"/>
        <w:right w:val="none" w:sz="0" w:space="0" w:color="auto"/>
      </w:divBdr>
    </w:div>
    <w:div w:id="109397341">
      <w:bodyDiv w:val="1"/>
      <w:marLeft w:val="0"/>
      <w:marRight w:val="0"/>
      <w:marTop w:val="0"/>
      <w:marBottom w:val="0"/>
      <w:divBdr>
        <w:top w:val="none" w:sz="0" w:space="0" w:color="auto"/>
        <w:left w:val="none" w:sz="0" w:space="0" w:color="auto"/>
        <w:bottom w:val="none" w:sz="0" w:space="0" w:color="auto"/>
        <w:right w:val="none" w:sz="0" w:space="0" w:color="auto"/>
      </w:divBdr>
    </w:div>
    <w:div w:id="113212378">
      <w:bodyDiv w:val="1"/>
      <w:marLeft w:val="0"/>
      <w:marRight w:val="0"/>
      <w:marTop w:val="0"/>
      <w:marBottom w:val="0"/>
      <w:divBdr>
        <w:top w:val="none" w:sz="0" w:space="0" w:color="auto"/>
        <w:left w:val="none" w:sz="0" w:space="0" w:color="auto"/>
        <w:bottom w:val="none" w:sz="0" w:space="0" w:color="auto"/>
        <w:right w:val="none" w:sz="0" w:space="0" w:color="auto"/>
      </w:divBdr>
    </w:div>
    <w:div w:id="113866434">
      <w:bodyDiv w:val="1"/>
      <w:marLeft w:val="0"/>
      <w:marRight w:val="0"/>
      <w:marTop w:val="0"/>
      <w:marBottom w:val="0"/>
      <w:divBdr>
        <w:top w:val="none" w:sz="0" w:space="0" w:color="auto"/>
        <w:left w:val="none" w:sz="0" w:space="0" w:color="auto"/>
        <w:bottom w:val="none" w:sz="0" w:space="0" w:color="auto"/>
        <w:right w:val="none" w:sz="0" w:space="0" w:color="auto"/>
      </w:divBdr>
    </w:div>
    <w:div w:id="114565077">
      <w:bodyDiv w:val="1"/>
      <w:marLeft w:val="0"/>
      <w:marRight w:val="0"/>
      <w:marTop w:val="0"/>
      <w:marBottom w:val="0"/>
      <w:divBdr>
        <w:top w:val="none" w:sz="0" w:space="0" w:color="auto"/>
        <w:left w:val="none" w:sz="0" w:space="0" w:color="auto"/>
        <w:bottom w:val="none" w:sz="0" w:space="0" w:color="auto"/>
        <w:right w:val="none" w:sz="0" w:space="0" w:color="auto"/>
      </w:divBdr>
    </w:div>
    <w:div w:id="114567476">
      <w:bodyDiv w:val="1"/>
      <w:marLeft w:val="0"/>
      <w:marRight w:val="0"/>
      <w:marTop w:val="0"/>
      <w:marBottom w:val="0"/>
      <w:divBdr>
        <w:top w:val="none" w:sz="0" w:space="0" w:color="auto"/>
        <w:left w:val="none" w:sz="0" w:space="0" w:color="auto"/>
        <w:bottom w:val="none" w:sz="0" w:space="0" w:color="auto"/>
        <w:right w:val="none" w:sz="0" w:space="0" w:color="auto"/>
      </w:divBdr>
    </w:div>
    <w:div w:id="115102493">
      <w:bodyDiv w:val="1"/>
      <w:marLeft w:val="0"/>
      <w:marRight w:val="0"/>
      <w:marTop w:val="0"/>
      <w:marBottom w:val="0"/>
      <w:divBdr>
        <w:top w:val="none" w:sz="0" w:space="0" w:color="auto"/>
        <w:left w:val="none" w:sz="0" w:space="0" w:color="auto"/>
        <w:bottom w:val="none" w:sz="0" w:space="0" w:color="auto"/>
        <w:right w:val="none" w:sz="0" w:space="0" w:color="auto"/>
      </w:divBdr>
    </w:div>
    <w:div w:id="118109934">
      <w:bodyDiv w:val="1"/>
      <w:marLeft w:val="0"/>
      <w:marRight w:val="0"/>
      <w:marTop w:val="0"/>
      <w:marBottom w:val="0"/>
      <w:divBdr>
        <w:top w:val="none" w:sz="0" w:space="0" w:color="auto"/>
        <w:left w:val="none" w:sz="0" w:space="0" w:color="auto"/>
        <w:bottom w:val="none" w:sz="0" w:space="0" w:color="auto"/>
        <w:right w:val="none" w:sz="0" w:space="0" w:color="auto"/>
      </w:divBdr>
    </w:div>
    <w:div w:id="118302117">
      <w:bodyDiv w:val="1"/>
      <w:marLeft w:val="0"/>
      <w:marRight w:val="0"/>
      <w:marTop w:val="0"/>
      <w:marBottom w:val="0"/>
      <w:divBdr>
        <w:top w:val="none" w:sz="0" w:space="0" w:color="auto"/>
        <w:left w:val="none" w:sz="0" w:space="0" w:color="auto"/>
        <w:bottom w:val="none" w:sz="0" w:space="0" w:color="auto"/>
        <w:right w:val="none" w:sz="0" w:space="0" w:color="auto"/>
      </w:divBdr>
    </w:div>
    <w:div w:id="118303120">
      <w:bodyDiv w:val="1"/>
      <w:marLeft w:val="0"/>
      <w:marRight w:val="0"/>
      <w:marTop w:val="0"/>
      <w:marBottom w:val="0"/>
      <w:divBdr>
        <w:top w:val="none" w:sz="0" w:space="0" w:color="auto"/>
        <w:left w:val="none" w:sz="0" w:space="0" w:color="auto"/>
        <w:bottom w:val="none" w:sz="0" w:space="0" w:color="auto"/>
        <w:right w:val="none" w:sz="0" w:space="0" w:color="auto"/>
      </w:divBdr>
    </w:div>
    <w:div w:id="118888817">
      <w:bodyDiv w:val="1"/>
      <w:marLeft w:val="0"/>
      <w:marRight w:val="0"/>
      <w:marTop w:val="0"/>
      <w:marBottom w:val="0"/>
      <w:divBdr>
        <w:top w:val="none" w:sz="0" w:space="0" w:color="auto"/>
        <w:left w:val="none" w:sz="0" w:space="0" w:color="auto"/>
        <w:bottom w:val="none" w:sz="0" w:space="0" w:color="auto"/>
        <w:right w:val="none" w:sz="0" w:space="0" w:color="auto"/>
      </w:divBdr>
    </w:div>
    <w:div w:id="119300748">
      <w:bodyDiv w:val="1"/>
      <w:marLeft w:val="0"/>
      <w:marRight w:val="0"/>
      <w:marTop w:val="0"/>
      <w:marBottom w:val="0"/>
      <w:divBdr>
        <w:top w:val="none" w:sz="0" w:space="0" w:color="auto"/>
        <w:left w:val="none" w:sz="0" w:space="0" w:color="auto"/>
        <w:bottom w:val="none" w:sz="0" w:space="0" w:color="auto"/>
        <w:right w:val="none" w:sz="0" w:space="0" w:color="auto"/>
      </w:divBdr>
    </w:div>
    <w:div w:id="119425427">
      <w:bodyDiv w:val="1"/>
      <w:marLeft w:val="0"/>
      <w:marRight w:val="0"/>
      <w:marTop w:val="0"/>
      <w:marBottom w:val="0"/>
      <w:divBdr>
        <w:top w:val="none" w:sz="0" w:space="0" w:color="auto"/>
        <w:left w:val="none" w:sz="0" w:space="0" w:color="auto"/>
        <w:bottom w:val="none" w:sz="0" w:space="0" w:color="auto"/>
        <w:right w:val="none" w:sz="0" w:space="0" w:color="auto"/>
      </w:divBdr>
    </w:div>
    <w:div w:id="119999111">
      <w:bodyDiv w:val="1"/>
      <w:marLeft w:val="0"/>
      <w:marRight w:val="0"/>
      <w:marTop w:val="0"/>
      <w:marBottom w:val="0"/>
      <w:divBdr>
        <w:top w:val="none" w:sz="0" w:space="0" w:color="auto"/>
        <w:left w:val="none" w:sz="0" w:space="0" w:color="auto"/>
        <w:bottom w:val="none" w:sz="0" w:space="0" w:color="auto"/>
        <w:right w:val="none" w:sz="0" w:space="0" w:color="auto"/>
      </w:divBdr>
    </w:div>
    <w:div w:id="120848618">
      <w:bodyDiv w:val="1"/>
      <w:marLeft w:val="0"/>
      <w:marRight w:val="0"/>
      <w:marTop w:val="0"/>
      <w:marBottom w:val="0"/>
      <w:divBdr>
        <w:top w:val="none" w:sz="0" w:space="0" w:color="auto"/>
        <w:left w:val="none" w:sz="0" w:space="0" w:color="auto"/>
        <w:bottom w:val="none" w:sz="0" w:space="0" w:color="auto"/>
        <w:right w:val="none" w:sz="0" w:space="0" w:color="auto"/>
      </w:divBdr>
    </w:div>
    <w:div w:id="122162867">
      <w:bodyDiv w:val="1"/>
      <w:marLeft w:val="0"/>
      <w:marRight w:val="0"/>
      <w:marTop w:val="0"/>
      <w:marBottom w:val="0"/>
      <w:divBdr>
        <w:top w:val="none" w:sz="0" w:space="0" w:color="auto"/>
        <w:left w:val="none" w:sz="0" w:space="0" w:color="auto"/>
        <w:bottom w:val="none" w:sz="0" w:space="0" w:color="auto"/>
        <w:right w:val="none" w:sz="0" w:space="0" w:color="auto"/>
      </w:divBdr>
    </w:div>
    <w:div w:id="122847121">
      <w:bodyDiv w:val="1"/>
      <w:marLeft w:val="0"/>
      <w:marRight w:val="0"/>
      <w:marTop w:val="0"/>
      <w:marBottom w:val="0"/>
      <w:divBdr>
        <w:top w:val="none" w:sz="0" w:space="0" w:color="auto"/>
        <w:left w:val="none" w:sz="0" w:space="0" w:color="auto"/>
        <w:bottom w:val="none" w:sz="0" w:space="0" w:color="auto"/>
        <w:right w:val="none" w:sz="0" w:space="0" w:color="auto"/>
      </w:divBdr>
    </w:div>
    <w:div w:id="127088021">
      <w:bodyDiv w:val="1"/>
      <w:marLeft w:val="0"/>
      <w:marRight w:val="0"/>
      <w:marTop w:val="0"/>
      <w:marBottom w:val="0"/>
      <w:divBdr>
        <w:top w:val="none" w:sz="0" w:space="0" w:color="auto"/>
        <w:left w:val="none" w:sz="0" w:space="0" w:color="auto"/>
        <w:bottom w:val="none" w:sz="0" w:space="0" w:color="auto"/>
        <w:right w:val="none" w:sz="0" w:space="0" w:color="auto"/>
      </w:divBdr>
    </w:div>
    <w:div w:id="127164836">
      <w:bodyDiv w:val="1"/>
      <w:marLeft w:val="0"/>
      <w:marRight w:val="0"/>
      <w:marTop w:val="0"/>
      <w:marBottom w:val="0"/>
      <w:divBdr>
        <w:top w:val="none" w:sz="0" w:space="0" w:color="auto"/>
        <w:left w:val="none" w:sz="0" w:space="0" w:color="auto"/>
        <w:bottom w:val="none" w:sz="0" w:space="0" w:color="auto"/>
        <w:right w:val="none" w:sz="0" w:space="0" w:color="auto"/>
      </w:divBdr>
    </w:div>
    <w:div w:id="129130646">
      <w:bodyDiv w:val="1"/>
      <w:marLeft w:val="0"/>
      <w:marRight w:val="0"/>
      <w:marTop w:val="0"/>
      <w:marBottom w:val="0"/>
      <w:divBdr>
        <w:top w:val="none" w:sz="0" w:space="0" w:color="auto"/>
        <w:left w:val="none" w:sz="0" w:space="0" w:color="auto"/>
        <w:bottom w:val="none" w:sz="0" w:space="0" w:color="auto"/>
        <w:right w:val="none" w:sz="0" w:space="0" w:color="auto"/>
      </w:divBdr>
    </w:div>
    <w:div w:id="132717090">
      <w:bodyDiv w:val="1"/>
      <w:marLeft w:val="0"/>
      <w:marRight w:val="0"/>
      <w:marTop w:val="0"/>
      <w:marBottom w:val="0"/>
      <w:divBdr>
        <w:top w:val="none" w:sz="0" w:space="0" w:color="auto"/>
        <w:left w:val="none" w:sz="0" w:space="0" w:color="auto"/>
        <w:bottom w:val="none" w:sz="0" w:space="0" w:color="auto"/>
        <w:right w:val="none" w:sz="0" w:space="0" w:color="auto"/>
      </w:divBdr>
    </w:div>
    <w:div w:id="133371231">
      <w:bodyDiv w:val="1"/>
      <w:marLeft w:val="0"/>
      <w:marRight w:val="0"/>
      <w:marTop w:val="0"/>
      <w:marBottom w:val="0"/>
      <w:divBdr>
        <w:top w:val="none" w:sz="0" w:space="0" w:color="auto"/>
        <w:left w:val="none" w:sz="0" w:space="0" w:color="auto"/>
        <w:bottom w:val="none" w:sz="0" w:space="0" w:color="auto"/>
        <w:right w:val="none" w:sz="0" w:space="0" w:color="auto"/>
      </w:divBdr>
    </w:div>
    <w:div w:id="133573558">
      <w:bodyDiv w:val="1"/>
      <w:marLeft w:val="0"/>
      <w:marRight w:val="0"/>
      <w:marTop w:val="0"/>
      <w:marBottom w:val="0"/>
      <w:divBdr>
        <w:top w:val="none" w:sz="0" w:space="0" w:color="auto"/>
        <w:left w:val="none" w:sz="0" w:space="0" w:color="auto"/>
        <w:bottom w:val="none" w:sz="0" w:space="0" w:color="auto"/>
        <w:right w:val="none" w:sz="0" w:space="0" w:color="auto"/>
      </w:divBdr>
    </w:div>
    <w:div w:id="135031322">
      <w:bodyDiv w:val="1"/>
      <w:marLeft w:val="0"/>
      <w:marRight w:val="0"/>
      <w:marTop w:val="0"/>
      <w:marBottom w:val="0"/>
      <w:divBdr>
        <w:top w:val="none" w:sz="0" w:space="0" w:color="auto"/>
        <w:left w:val="none" w:sz="0" w:space="0" w:color="auto"/>
        <w:bottom w:val="none" w:sz="0" w:space="0" w:color="auto"/>
        <w:right w:val="none" w:sz="0" w:space="0" w:color="auto"/>
      </w:divBdr>
    </w:div>
    <w:div w:id="136577971">
      <w:bodyDiv w:val="1"/>
      <w:marLeft w:val="0"/>
      <w:marRight w:val="0"/>
      <w:marTop w:val="0"/>
      <w:marBottom w:val="0"/>
      <w:divBdr>
        <w:top w:val="none" w:sz="0" w:space="0" w:color="auto"/>
        <w:left w:val="none" w:sz="0" w:space="0" w:color="auto"/>
        <w:bottom w:val="none" w:sz="0" w:space="0" w:color="auto"/>
        <w:right w:val="none" w:sz="0" w:space="0" w:color="auto"/>
      </w:divBdr>
    </w:div>
    <w:div w:id="137917576">
      <w:bodyDiv w:val="1"/>
      <w:marLeft w:val="0"/>
      <w:marRight w:val="0"/>
      <w:marTop w:val="0"/>
      <w:marBottom w:val="0"/>
      <w:divBdr>
        <w:top w:val="none" w:sz="0" w:space="0" w:color="auto"/>
        <w:left w:val="none" w:sz="0" w:space="0" w:color="auto"/>
        <w:bottom w:val="none" w:sz="0" w:space="0" w:color="auto"/>
        <w:right w:val="none" w:sz="0" w:space="0" w:color="auto"/>
      </w:divBdr>
    </w:div>
    <w:div w:id="140464420">
      <w:bodyDiv w:val="1"/>
      <w:marLeft w:val="0"/>
      <w:marRight w:val="0"/>
      <w:marTop w:val="0"/>
      <w:marBottom w:val="0"/>
      <w:divBdr>
        <w:top w:val="none" w:sz="0" w:space="0" w:color="auto"/>
        <w:left w:val="none" w:sz="0" w:space="0" w:color="auto"/>
        <w:bottom w:val="none" w:sz="0" w:space="0" w:color="auto"/>
        <w:right w:val="none" w:sz="0" w:space="0" w:color="auto"/>
      </w:divBdr>
    </w:div>
    <w:div w:id="140512096">
      <w:bodyDiv w:val="1"/>
      <w:marLeft w:val="0"/>
      <w:marRight w:val="0"/>
      <w:marTop w:val="0"/>
      <w:marBottom w:val="0"/>
      <w:divBdr>
        <w:top w:val="none" w:sz="0" w:space="0" w:color="auto"/>
        <w:left w:val="none" w:sz="0" w:space="0" w:color="auto"/>
        <w:bottom w:val="none" w:sz="0" w:space="0" w:color="auto"/>
        <w:right w:val="none" w:sz="0" w:space="0" w:color="auto"/>
      </w:divBdr>
    </w:div>
    <w:div w:id="141968090">
      <w:bodyDiv w:val="1"/>
      <w:marLeft w:val="0"/>
      <w:marRight w:val="0"/>
      <w:marTop w:val="0"/>
      <w:marBottom w:val="0"/>
      <w:divBdr>
        <w:top w:val="none" w:sz="0" w:space="0" w:color="auto"/>
        <w:left w:val="none" w:sz="0" w:space="0" w:color="auto"/>
        <w:bottom w:val="none" w:sz="0" w:space="0" w:color="auto"/>
        <w:right w:val="none" w:sz="0" w:space="0" w:color="auto"/>
      </w:divBdr>
    </w:div>
    <w:div w:id="143591692">
      <w:bodyDiv w:val="1"/>
      <w:marLeft w:val="0"/>
      <w:marRight w:val="0"/>
      <w:marTop w:val="0"/>
      <w:marBottom w:val="0"/>
      <w:divBdr>
        <w:top w:val="none" w:sz="0" w:space="0" w:color="auto"/>
        <w:left w:val="none" w:sz="0" w:space="0" w:color="auto"/>
        <w:bottom w:val="none" w:sz="0" w:space="0" w:color="auto"/>
        <w:right w:val="none" w:sz="0" w:space="0" w:color="auto"/>
      </w:divBdr>
    </w:div>
    <w:div w:id="147091908">
      <w:bodyDiv w:val="1"/>
      <w:marLeft w:val="0"/>
      <w:marRight w:val="0"/>
      <w:marTop w:val="0"/>
      <w:marBottom w:val="0"/>
      <w:divBdr>
        <w:top w:val="none" w:sz="0" w:space="0" w:color="auto"/>
        <w:left w:val="none" w:sz="0" w:space="0" w:color="auto"/>
        <w:bottom w:val="none" w:sz="0" w:space="0" w:color="auto"/>
        <w:right w:val="none" w:sz="0" w:space="0" w:color="auto"/>
      </w:divBdr>
    </w:div>
    <w:div w:id="149369608">
      <w:bodyDiv w:val="1"/>
      <w:marLeft w:val="0"/>
      <w:marRight w:val="0"/>
      <w:marTop w:val="0"/>
      <w:marBottom w:val="0"/>
      <w:divBdr>
        <w:top w:val="none" w:sz="0" w:space="0" w:color="auto"/>
        <w:left w:val="none" w:sz="0" w:space="0" w:color="auto"/>
        <w:bottom w:val="none" w:sz="0" w:space="0" w:color="auto"/>
        <w:right w:val="none" w:sz="0" w:space="0" w:color="auto"/>
      </w:divBdr>
    </w:div>
    <w:div w:id="154146442">
      <w:bodyDiv w:val="1"/>
      <w:marLeft w:val="0"/>
      <w:marRight w:val="0"/>
      <w:marTop w:val="0"/>
      <w:marBottom w:val="0"/>
      <w:divBdr>
        <w:top w:val="none" w:sz="0" w:space="0" w:color="auto"/>
        <w:left w:val="none" w:sz="0" w:space="0" w:color="auto"/>
        <w:bottom w:val="none" w:sz="0" w:space="0" w:color="auto"/>
        <w:right w:val="none" w:sz="0" w:space="0" w:color="auto"/>
      </w:divBdr>
    </w:div>
    <w:div w:id="158230290">
      <w:bodyDiv w:val="1"/>
      <w:marLeft w:val="0"/>
      <w:marRight w:val="0"/>
      <w:marTop w:val="0"/>
      <w:marBottom w:val="0"/>
      <w:divBdr>
        <w:top w:val="none" w:sz="0" w:space="0" w:color="auto"/>
        <w:left w:val="none" w:sz="0" w:space="0" w:color="auto"/>
        <w:bottom w:val="none" w:sz="0" w:space="0" w:color="auto"/>
        <w:right w:val="none" w:sz="0" w:space="0" w:color="auto"/>
      </w:divBdr>
    </w:div>
    <w:div w:id="158735366">
      <w:bodyDiv w:val="1"/>
      <w:marLeft w:val="0"/>
      <w:marRight w:val="0"/>
      <w:marTop w:val="0"/>
      <w:marBottom w:val="0"/>
      <w:divBdr>
        <w:top w:val="none" w:sz="0" w:space="0" w:color="auto"/>
        <w:left w:val="none" w:sz="0" w:space="0" w:color="auto"/>
        <w:bottom w:val="none" w:sz="0" w:space="0" w:color="auto"/>
        <w:right w:val="none" w:sz="0" w:space="0" w:color="auto"/>
      </w:divBdr>
    </w:div>
    <w:div w:id="159008662">
      <w:bodyDiv w:val="1"/>
      <w:marLeft w:val="0"/>
      <w:marRight w:val="0"/>
      <w:marTop w:val="0"/>
      <w:marBottom w:val="0"/>
      <w:divBdr>
        <w:top w:val="none" w:sz="0" w:space="0" w:color="auto"/>
        <w:left w:val="none" w:sz="0" w:space="0" w:color="auto"/>
        <w:bottom w:val="none" w:sz="0" w:space="0" w:color="auto"/>
        <w:right w:val="none" w:sz="0" w:space="0" w:color="auto"/>
      </w:divBdr>
    </w:div>
    <w:div w:id="160391473">
      <w:bodyDiv w:val="1"/>
      <w:marLeft w:val="0"/>
      <w:marRight w:val="0"/>
      <w:marTop w:val="0"/>
      <w:marBottom w:val="0"/>
      <w:divBdr>
        <w:top w:val="none" w:sz="0" w:space="0" w:color="auto"/>
        <w:left w:val="none" w:sz="0" w:space="0" w:color="auto"/>
        <w:bottom w:val="none" w:sz="0" w:space="0" w:color="auto"/>
        <w:right w:val="none" w:sz="0" w:space="0" w:color="auto"/>
      </w:divBdr>
    </w:div>
    <w:div w:id="163671310">
      <w:bodyDiv w:val="1"/>
      <w:marLeft w:val="0"/>
      <w:marRight w:val="0"/>
      <w:marTop w:val="0"/>
      <w:marBottom w:val="0"/>
      <w:divBdr>
        <w:top w:val="none" w:sz="0" w:space="0" w:color="auto"/>
        <w:left w:val="none" w:sz="0" w:space="0" w:color="auto"/>
        <w:bottom w:val="none" w:sz="0" w:space="0" w:color="auto"/>
        <w:right w:val="none" w:sz="0" w:space="0" w:color="auto"/>
      </w:divBdr>
    </w:div>
    <w:div w:id="167018317">
      <w:bodyDiv w:val="1"/>
      <w:marLeft w:val="0"/>
      <w:marRight w:val="0"/>
      <w:marTop w:val="0"/>
      <w:marBottom w:val="0"/>
      <w:divBdr>
        <w:top w:val="none" w:sz="0" w:space="0" w:color="auto"/>
        <w:left w:val="none" w:sz="0" w:space="0" w:color="auto"/>
        <w:bottom w:val="none" w:sz="0" w:space="0" w:color="auto"/>
        <w:right w:val="none" w:sz="0" w:space="0" w:color="auto"/>
      </w:divBdr>
    </w:div>
    <w:div w:id="167796545">
      <w:bodyDiv w:val="1"/>
      <w:marLeft w:val="0"/>
      <w:marRight w:val="0"/>
      <w:marTop w:val="0"/>
      <w:marBottom w:val="0"/>
      <w:divBdr>
        <w:top w:val="none" w:sz="0" w:space="0" w:color="auto"/>
        <w:left w:val="none" w:sz="0" w:space="0" w:color="auto"/>
        <w:bottom w:val="none" w:sz="0" w:space="0" w:color="auto"/>
        <w:right w:val="none" w:sz="0" w:space="0" w:color="auto"/>
      </w:divBdr>
    </w:div>
    <w:div w:id="168057389">
      <w:bodyDiv w:val="1"/>
      <w:marLeft w:val="0"/>
      <w:marRight w:val="0"/>
      <w:marTop w:val="0"/>
      <w:marBottom w:val="0"/>
      <w:divBdr>
        <w:top w:val="none" w:sz="0" w:space="0" w:color="auto"/>
        <w:left w:val="none" w:sz="0" w:space="0" w:color="auto"/>
        <w:bottom w:val="none" w:sz="0" w:space="0" w:color="auto"/>
        <w:right w:val="none" w:sz="0" w:space="0" w:color="auto"/>
      </w:divBdr>
    </w:div>
    <w:div w:id="168906425">
      <w:bodyDiv w:val="1"/>
      <w:marLeft w:val="0"/>
      <w:marRight w:val="0"/>
      <w:marTop w:val="0"/>
      <w:marBottom w:val="0"/>
      <w:divBdr>
        <w:top w:val="none" w:sz="0" w:space="0" w:color="auto"/>
        <w:left w:val="none" w:sz="0" w:space="0" w:color="auto"/>
        <w:bottom w:val="none" w:sz="0" w:space="0" w:color="auto"/>
        <w:right w:val="none" w:sz="0" w:space="0" w:color="auto"/>
      </w:divBdr>
    </w:div>
    <w:div w:id="170295087">
      <w:bodyDiv w:val="1"/>
      <w:marLeft w:val="0"/>
      <w:marRight w:val="0"/>
      <w:marTop w:val="0"/>
      <w:marBottom w:val="0"/>
      <w:divBdr>
        <w:top w:val="none" w:sz="0" w:space="0" w:color="auto"/>
        <w:left w:val="none" w:sz="0" w:space="0" w:color="auto"/>
        <w:bottom w:val="none" w:sz="0" w:space="0" w:color="auto"/>
        <w:right w:val="none" w:sz="0" w:space="0" w:color="auto"/>
      </w:divBdr>
    </w:div>
    <w:div w:id="171727796">
      <w:bodyDiv w:val="1"/>
      <w:marLeft w:val="0"/>
      <w:marRight w:val="0"/>
      <w:marTop w:val="0"/>
      <w:marBottom w:val="0"/>
      <w:divBdr>
        <w:top w:val="none" w:sz="0" w:space="0" w:color="auto"/>
        <w:left w:val="none" w:sz="0" w:space="0" w:color="auto"/>
        <w:bottom w:val="none" w:sz="0" w:space="0" w:color="auto"/>
        <w:right w:val="none" w:sz="0" w:space="0" w:color="auto"/>
      </w:divBdr>
    </w:div>
    <w:div w:id="173611154">
      <w:bodyDiv w:val="1"/>
      <w:marLeft w:val="0"/>
      <w:marRight w:val="0"/>
      <w:marTop w:val="0"/>
      <w:marBottom w:val="0"/>
      <w:divBdr>
        <w:top w:val="none" w:sz="0" w:space="0" w:color="auto"/>
        <w:left w:val="none" w:sz="0" w:space="0" w:color="auto"/>
        <w:bottom w:val="none" w:sz="0" w:space="0" w:color="auto"/>
        <w:right w:val="none" w:sz="0" w:space="0" w:color="auto"/>
      </w:divBdr>
    </w:div>
    <w:div w:id="176234151">
      <w:bodyDiv w:val="1"/>
      <w:marLeft w:val="0"/>
      <w:marRight w:val="0"/>
      <w:marTop w:val="0"/>
      <w:marBottom w:val="0"/>
      <w:divBdr>
        <w:top w:val="none" w:sz="0" w:space="0" w:color="auto"/>
        <w:left w:val="none" w:sz="0" w:space="0" w:color="auto"/>
        <w:bottom w:val="none" w:sz="0" w:space="0" w:color="auto"/>
        <w:right w:val="none" w:sz="0" w:space="0" w:color="auto"/>
      </w:divBdr>
    </w:div>
    <w:div w:id="176503727">
      <w:bodyDiv w:val="1"/>
      <w:marLeft w:val="0"/>
      <w:marRight w:val="0"/>
      <w:marTop w:val="0"/>
      <w:marBottom w:val="0"/>
      <w:divBdr>
        <w:top w:val="none" w:sz="0" w:space="0" w:color="auto"/>
        <w:left w:val="none" w:sz="0" w:space="0" w:color="auto"/>
        <w:bottom w:val="none" w:sz="0" w:space="0" w:color="auto"/>
        <w:right w:val="none" w:sz="0" w:space="0" w:color="auto"/>
      </w:divBdr>
    </w:div>
    <w:div w:id="177306846">
      <w:bodyDiv w:val="1"/>
      <w:marLeft w:val="0"/>
      <w:marRight w:val="0"/>
      <w:marTop w:val="0"/>
      <w:marBottom w:val="0"/>
      <w:divBdr>
        <w:top w:val="none" w:sz="0" w:space="0" w:color="auto"/>
        <w:left w:val="none" w:sz="0" w:space="0" w:color="auto"/>
        <w:bottom w:val="none" w:sz="0" w:space="0" w:color="auto"/>
        <w:right w:val="none" w:sz="0" w:space="0" w:color="auto"/>
      </w:divBdr>
    </w:div>
    <w:div w:id="177625270">
      <w:bodyDiv w:val="1"/>
      <w:marLeft w:val="0"/>
      <w:marRight w:val="0"/>
      <w:marTop w:val="0"/>
      <w:marBottom w:val="0"/>
      <w:divBdr>
        <w:top w:val="none" w:sz="0" w:space="0" w:color="auto"/>
        <w:left w:val="none" w:sz="0" w:space="0" w:color="auto"/>
        <w:bottom w:val="none" w:sz="0" w:space="0" w:color="auto"/>
        <w:right w:val="none" w:sz="0" w:space="0" w:color="auto"/>
      </w:divBdr>
    </w:div>
    <w:div w:id="179586175">
      <w:bodyDiv w:val="1"/>
      <w:marLeft w:val="0"/>
      <w:marRight w:val="0"/>
      <w:marTop w:val="0"/>
      <w:marBottom w:val="0"/>
      <w:divBdr>
        <w:top w:val="none" w:sz="0" w:space="0" w:color="auto"/>
        <w:left w:val="none" w:sz="0" w:space="0" w:color="auto"/>
        <w:bottom w:val="none" w:sz="0" w:space="0" w:color="auto"/>
        <w:right w:val="none" w:sz="0" w:space="0" w:color="auto"/>
      </w:divBdr>
    </w:div>
    <w:div w:id="180169111">
      <w:bodyDiv w:val="1"/>
      <w:marLeft w:val="0"/>
      <w:marRight w:val="0"/>
      <w:marTop w:val="0"/>
      <w:marBottom w:val="0"/>
      <w:divBdr>
        <w:top w:val="none" w:sz="0" w:space="0" w:color="auto"/>
        <w:left w:val="none" w:sz="0" w:space="0" w:color="auto"/>
        <w:bottom w:val="none" w:sz="0" w:space="0" w:color="auto"/>
        <w:right w:val="none" w:sz="0" w:space="0" w:color="auto"/>
      </w:divBdr>
    </w:div>
    <w:div w:id="182521477">
      <w:bodyDiv w:val="1"/>
      <w:marLeft w:val="0"/>
      <w:marRight w:val="0"/>
      <w:marTop w:val="0"/>
      <w:marBottom w:val="0"/>
      <w:divBdr>
        <w:top w:val="none" w:sz="0" w:space="0" w:color="auto"/>
        <w:left w:val="none" w:sz="0" w:space="0" w:color="auto"/>
        <w:bottom w:val="none" w:sz="0" w:space="0" w:color="auto"/>
        <w:right w:val="none" w:sz="0" w:space="0" w:color="auto"/>
      </w:divBdr>
    </w:div>
    <w:div w:id="182674351">
      <w:bodyDiv w:val="1"/>
      <w:marLeft w:val="0"/>
      <w:marRight w:val="0"/>
      <w:marTop w:val="0"/>
      <w:marBottom w:val="0"/>
      <w:divBdr>
        <w:top w:val="none" w:sz="0" w:space="0" w:color="auto"/>
        <w:left w:val="none" w:sz="0" w:space="0" w:color="auto"/>
        <w:bottom w:val="none" w:sz="0" w:space="0" w:color="auto"/>
        <w:right w:val="none" w:sz="0" w:space="0" w:color="auto"/>
      </w:divBdr>
    </w:div>
    <w:div w:id="182784607">
      <w:bodyDiv w:val="1"/>
      <w:marLeft w:val="0"/>
      <w:marRight w:val="0"/>
      <w:marTop w:val="0"/>
      <w:marBottom w:val="0"/>
      <w:divBdr>
        <w:top w:val="none" w:sz="0" w:space="0" w:color="auto"/>
        <w:left w:val="none" w:sz="0" w:space="0" w:color="auto"/>
        <w:bottom w:val="none" w:sz="0" w:space="0" w:color="auto"/>
        <w:right w:val="none" w:sz="0" w:space="0" w:color="auto"/>
      </w:divBdr>
    </w:div>
    <w:div w:id="183712633">
      <w:bodyDiv w:val="1"/>
      <w:marLeft w:val="0"/>
      <w:marRight w:val="0"/>
      <w:marTop w:val="0"/>
      <w:marBottom w:val="0"/>
      <w:divBdr>
        <w:top w:val="none" w:sz="0" w:space="0" w:color="auto"/>
        <w:left w:val="none" w:sz="0" w:space="0" w:color="auto"/>
        <w:bottom w:val="none" w:sz="0" w:space="0" w:color="auto"/>
        <w:right w:val="none" w:sz="0" w:space="0" w:color="auto"/>
      </w:divBdr>
    </w:div>
    <w:div w:id="186404948">
      <w:bodyDiv w:val="1"/>
      <w:marLeft w:val="0"/>
      <w:marRight w:val="0"/>
      <w:marTop w:val="0"/>
      <w:marBottom w:val="0"/>
      <w:divBdr>
        <w:top w:val="none" w:sz="0" w:space="0" w:color="auto"/>
        <w:left w:val="none" w:sz="0" w:space="0" w:color="auto"/>
        <w:bottom w:val="none" w:sz="0" w:space="0" w:color="auto"/>
        <w:right w:val="none" w:sz="0" w:space="0" w:color="auto"/>
      </w:divBdr>
    </w:div>
    <w:div w:id="187375881">
      <w:bodyDiv w:val="1"/>
      <w:marLeft w:val="0"/>
      <w:marRight w:val="0"/>
      <w:marTop w:val="0"/>
      <w:marBottom w:val="0"/>
      <w:divBdr>
        <w:top w:val="none" w:sz="0" w:space="0" w:color="auto"/>
        <w:left w:val="none" w:sz="0" w:space="0" w:color="auto"/>
        <w:bottom w:val="none" w:sz="0" w:space="0" w:color="auto"/>
        <w:right w:val="none" w:sz="0" w:space="0" w:color="auto"/>
      </w:divBdr>
    </w:div>
    <w:div w:id="188446746">
      <w:bodyDiv w:val="1"/>
      <w:marLeft w:val="0"/>
      <w:marRight w:val="0"/>
      <w:marTop w:val="0"/>
      <w:marBottom w:val="0"/>
      <w:divBdr>
        <w:top w:val="none" w:sz="0" w:space="0" w:color="auto"/>
        <w:left w:val="none" w:sz="0" w:space="0" w:color="auto"/>
        <w:bottom w:val="none" w:sz="0" w:space="0" w:color="auto"/>
        <w:right w:val="none" w:sz="0" w:space="0" w:color="auto"/>
      </w:divBdr>
    </w:div>
    <w:div w:id="192033982">
      <w:bodyDiv w:val="1"/>
      <w:marLeft w:val="0"/>
      <w:marRight w:val="0"/>
      <w:marTop w:val="0"/>
      <w:marBottom w:val="0"/>
      <w:divBdr>
        <w:top w:val="none" w:sz="0" w:space="0" w:color="auto"/>
        <w:left w:val="none" w:sz="0" w:space="0" w:color="auto"/>
        <w:bottom w:val="none" w:sz="0" w:space="0" w:color="auto"/>
        <w:right w:val="none" w:sz="0" w:space="0" w:color="auto"/>
      </w:divBdr>
    </w:div>
    <w:div w:id="193806133">
      <w:bodyDiv w:val="1"/>
      <w:marLeft w:val="0"/>
      <w:marRight w:val="0"/>
      <w:marTop w:val="0"/>
      <w:marBottom w:val="0"/>
      <w:divBdr>
        <w:top w:val="none" w:sz="0" w:space="0" w:color="auto"/>
        <w:left w:val="none" w:sz="0" w:space="0" w:color="auto"/>
        <w:bottom w:val="none" w:sz="0" w:space="0" w:color="auto"/>
        <w:right w:val="none" w:sz="0" w:space="0" w:color="auto"/>
      </w:divBdr>
    </w:div>
    <w:div w:id="193887132">
      <w:bodyDiv w:val="1"/>
      <w:marLeft w:val="0"/>
      <w:marRight w:val="0"/>
      <w:marTop w:val="0"/>
      <w:marBottom w:val="0"/>
      <w:divBdr>
        <w:top w:val="none" w:sz="0" w:space="0" w:color="auto"/>
        <w:left w:val="none" w:sz="0" w:space="0" w:color="auto"/>
        <w:bottom w:val="none" w:sz="0" w:space="0" w:color="auto"/>
        <w:right w:val="none" w:sz="0" w:space="0" w:color="auto"/>
      </w:divBdr>
    </w:div>
    <w:div w:id="195851381">
      <w:bodyDiv w:val="1"/>
      <w:marLeft w:val="0"/>
      <w:marRight w:val="0"/>
      <w:marTop w:val="0"/>
      <w:marBottom w:val="0"/>
      <w:divBdr>
        <w:top w:val="none" w:sz="0" w:space="0" w:color="auto"/>
        <w:left w:val="none" w:sz="0" w:space="0" w:color="auto"/>
        <w:bottom w:val="none" w:sz="0" w:space="0" w:color="auto"/>
        <w:right w:val="none" w:sz="0" w:space="0" w:color="auto"/>
      </w:divBdr>
    </w:div>
    <w:div w:id="196896829">
      <w:bodyDiv w:val="1"/>
      <w:marLeft w:val="0"/>
      <w:marRight w:val="0"/>
      <w:marTop w:val="0"/>
      <w:marBottom w:val="0"/>
      <w:divBdr>
        <w:top w:val="none" w:sz="0" w:space="0" w:color="auto"/>
        <w:left w:val="none" w:sz="0" w:space="0" w:color="auto"/>
        <w:bottom w:val="none" w:sz="0" w:space="0" w:color="auto"/>
        <w:right w:val="none" w:sz="0" w:space="0" w:color="auto"/>
      </w:divBdr>
    </w:div>
    <w:div w:id="197740918">
      <w:bodyDiv w:val="1"/>
      <w:marLeft w:val="0"/>
      <w:marRight w:val="0"/>
      <w:marTop w:val="0"/>
      <w:marBottom w:val="0"/>
      <w:divBdr>
        <w:top w:val="none" w:sz="0" w:space="0" w:color="auto"/>
        <w:left w:val="none" w:sz="0" w:space="0" w:color="auto"/>
        <w:bottom w:val="none" w:sz="0" w:space="0" w:color="auto"/>
        <w:right w:val="none" w:sz="0" w:space="0" w:color="auto"/>
      </w:divBdr>
    </w:div>
    <w:div w:id="198320425">
      <w:bodyDiv w:val="1"/>
      <w:marLeft w:val="0"/>
      <w:marRight w:val="0"/>
      <w:marTop w:val="0"/>
      <w:marBottom w:val="0"/>
      <w:divBdr>
        <w:top w:val="none" w:sz="0" w:space="0" w:color="auto"/>
        <w:left w:val="none" w:sz="0" w:space="0" w:color="auto"/>
        <w:bottom w:val="none" w:sz="0" w:space="0" w:color="auto"/>
        <w:right w:val="none" w:sz="0" w:space="0" w:color="auto"/>
      </w:divBdr>
    </w:div>
    <w:div w:id="201484942">
      <w:bodyDiv w:val="1"/>
      <w:marLeft w:val="0"/>
      <w:marRight w:val="0"/>
      <w:marTop w:val="0"/>
      <w:marBottom w:val="0"/>
      <w:divBdr>
        <w:top w:val="none" w:sz="0" w:space="0" w:color="auto"/>
        <w:left w:val="none" w:sz="0" w:space="0" w:color="auto"/>
        <w:bottom w:val="none" w:sz="0" w:space="0" w:color="auto"/>
        <w:right w:val="none" w:sz="0" w:space="0" w:color="auto"/>
      </w:divBdr>
    </w:div>
    <w:div w:id="204147706">
      <w:bodyDiv w:val="1"/>
      <w:marLeft w:val="0"/>
      <w:marRight w:val="0"/>
      <w:marTop w:val="0"/>
      <w:marBottom w:val="0"/>
      <w:divBdr>
        <w:top w:val="none" w:sz="0" w:space="0" w:color="auto"/>
        <w:left w:val="none" w:sz="0" w:space="0" w:color="auto"/>
        <w:bottom w:val="none" w:sz="0" w:space="0" w:color="auto"/>
        <w:right w:val="none" w:sz="0" w:space="0" w:color="auto"/>
      </w:divBdr>
    </w:div>
    <w:div w:id="206454412">
      <w:bodyDiv w:val="1"/>
      <w:marLeft w:val="0"/>
      <w:marRight w:val="0"/>
      <w:marTop w:val="0"/>
      <w:marBottom w:val="0"/>
      <w:divBdr>
        <w:top w:val="none" w:sz="0" w:space="0" w:color="auto"/>
        <w:left w:val="none" w:sz="0" w:space="0" w:color="auto"/>
        <w:bottom w:val="none" w:sz="0" w:space="0" w:color="auto"/>
        <w:right w:val="none" w:sz="0" w:space="0" w:color="auto"/>
      </w:divBdr>
    </w:div>
    <w:div w:id="208230259">
      <w:bodyDiv w:val="1"/>
      <w:marLeft w:val="0"/>
      <w:marRight w:val="0"/>
      <w:marTop w:val="0"/>
      <w:marBottom w:val="0"/>
      <w:divBdr>
        <w:top w:val="none" w:sz="0" w:space="0" w:color="auto"/>
        <w:left w:val="none" w:sz="0" w:space="0" w:color="auto"/>
        <w:bottom w:val="none" w:sz="0" w:space="0" w:color="auto"/>
        <w:right w:val="none" w:sz="0" w:space="0" w:color="auto"/>
      </w:divBdr>
    </w:div>
    <w:div w:id="216623032">
      <w:bodyDiv w:val="1"/>
      <w:marLeft w:val="0"/>
      <w:marRight w:val="0"/>
      <w:marTop w:val="0"/>
      <w:marBottom w:val="0"/>
      <w:divBdr>
        <w:top w:val="none" w:sz="0" w:space="0" w:color="auto"/>
        <w:left w:val="none" w:sz="0" w:space="0" w:color="auto"/>
        <w:bottom w:val="none" w:sz="0" w:space="0" w:color="auto"/>
        <w:right w:val="none" w:sz="0" w:space="0" w:color="auto"/>
      </w:divBdr>
    </w:div>
    <w:div w:id="216819637">
      <w:bodyDiv w:val="1"/>
      <w:marLeft w:val="0"/>
      <w:marRight w:val="0"/>
      <w:marTop w:val="0"/>
      <w:marBottom w:val="0"/>
      <w:divBdr>
        <w:top w:val="none" w:sz="0" w:space="0" w:color="auto"/>
        <w:left w:val="none" w:sz="0" w:space="0" w:color="auto"/>
        <w:bottom w:val="none" w:sz="0" w:space="0" w:color="auto"/>
        <w:right w:val="none" w:sz="0" w:space="0" w:color="auto"/>
      </w:divBdr>
    </w:div>
    <w:div w:id="216825073">
      <w:bodyDiv w:val="1"/>
      <w:marLeft w:val="0"/>
      <w:marRight w:val="0"/>
      <w:marTop w:val="0"/>
      <w:marBottom w:val="0"/>
      <w:divBdr>
        <w:top w:val="none" w:sz="0" w:space="0" w:color="auto"/>
        <w:left w:val="none" w:sz="0" w:space="0" w:color="auto"/>
        <w:bottom w:val="none" w:sz="0" w:space="0" w:color="auto"/>
        <w:right w:val="none" w:sz="0" w:space="0" w:color="auto"/>
      </w:divBdr>
    </w:div>
    <w:div w:id="216937431">
      <w:bodyDiv w:val="1"/>
      <w:marLeft w:val="0"/>
      <w:marRight w:val="0"/>
      <w:marTop w:val="0"/>
      <w:marBottom w:val="0"/>
      <w:divBdr>
        <w:top w:val="none" w:sz="0" w:space="0" w:color="auto"/>
        <w:left w:val="none" w:sz="0" w:space="0" w:color="auto"/>
        <w:bottom w:val="none" w:sz="0" w:space="0" w:color="auto"/>
        <w:right w:val="none" w:sz="0" w:space="0" w:color="auto"/>
      </w:divBdr>
    </w:div>
    <w:div w:id="217979869">
      <w:bodyDiv w:val="1"/>
      <w:marLeft w:val="0"/>
      <w:marRight w:val="0"/>
      <w:marTop w:val="0"/>
      <w:marBottom w:val="0"/>
      <w:divBdr>
        <w:top w:val="none" w:sz="0" w:space="0" w:color="auto"/>
        <w:left w:val="none" w:sz="0" w:space="0" w:color="auto"/>
        <w:bottom w:val="none" w:sz="0" w:space="0" w:color="auto"/>
        <w:right w:val="none" w:sz="0" w:space="0" w:color="auto"/>
      </w:divBdr>
    </w:div>
    <w:div w:id="219825619">
      <w:bodyDiv w:val="1"/>
      <w:marLeft w:val="0"/>
      <w:marRight w:val="0"/>
      <w:marTop w:val="0"/>
      <w:marBottom w:val="0"/>
      <w:divBdr>
        <w:top w:val="none" w:sz="0" w:space="0" w:color="auto"/>
        <w:left w:val="none" w:sz="0" w:space="0" w:color="auto"/>
        <w:bottom w:val="none" w:sz="0" w:space="0" w:color="auto"/>
        <w:right w:val="none" w:sz="0" w:space="0" w:color="auto"/>
      </w:divBdr>
    </w:div>
    <w:div w:id="220486905">
      <w:bodyDiv w:val="1"/>
      <w:marLeft w:val="0"/>
      <w:marRight w:val="0"/>
      <w:marTop w:val="0"/>
      <w:marBottom w:val="0"/>
      <w:divBdr>
        <w:top w:val="none" w:sz="0" w:space="0" w:color="auto"/>
        <w:left w:val="none" w:sz="0" w:space="0" w:color="auto"/>
        <w:bottom w:val="none" w:sz="0" w:space="0" w:color="auto"/>
        <w:right w:val="none" w:sz="0" w:space="0" w:color="auto"/>
      </w:divBdr>
    </w:div>
    <w:div w:id="220748834">
      <w:bodyDiv w:val="1"/>
      <w:marLeft w:val="0"/>
      <w:marRight w:val="0"/>
      <w:marTop w:val="0"/>
      <w:marBottom w:val="0"/>
      <w:divBdr>
        <w:top w:val="none" w:sz="0" w:space="0" w:color="auto"/>
        <w:left w:val="none" w:sz="0" w:space="0" w:color="auto"/>
        <w:bottom w:val="none" w:sz="0" w:space="0" w:color="auto"/>
        <w:right w:val="none" w:sz="0" w:space="0" w:color="auto"/>
      </w:divBdr>
    </w:div>
    <w:div w:id="221528704">
      <w:bodyDiv w:val="1"/>
      <w:marLeft w:val="0"/>
      <w:marRight w:val="0"/>
      <w:marTop w:val="0"/>
      <w:marBottom w:val="0"/>
      <w:divBdr>
        <w:top w:val="none" w:sz="0" w:space="0" w:color="auto"/>
        <w:left w:val="none" w:sz="0" w:space="0" w:color="auto"/>
        <w:bottom w:val="none" w:sz="0" w:space="0" w:color="auto"/>
        <w:right w:val="none" w:sz="0" w:space="0" w:color="auto"/>
      </w:divBdr>
    </w:div>
    <w:div w:id="223103923">
      <w:bodyDiv w:val="1"/>
      <w:marLeft w:val="0"/>
      <w:marRight w:val="0"/>
      <w:marTop w:val="0"/>
      <w:marBottom w:val="0"/>
      <w:divBdr>
        <w:top w:val="none" w:sz="0" w:space="0" w:color="auto"/>
        <w:left w:val="none" w:sz="0" w:space="0" w:color="auto"/>
        <w:bottom w:val="none" w:sz="0" w:space="0" w:color="auto"/>
        <w:right w:val="none" w:sz="0" w:space="0" w:color="auto"/>
      </w:divBdr>
    </w:div>
    <w:div w:id="223494475">
      <w:bodyDiv w:val="1"/>
      <w:marLeft w:val="0"/>
      <w:marRight w:val="0"/>
      <w:marTop w:val="0"/>
      <w:marBottom w:val="0"/>
      <w:divBdr>
        <w:top w:val="none" w:sz="0" w:space="0" w:color="auto"/>
        <w:left w:val="none" w:sz="0" w:space="0" w:color="auto"/>
        <w:bottom w:val="none" w:sz="0" w:space="0" w:color="auto"/>
        <w:right w:val="none" w:sz="0" w:space="0" w:color="auto"/>
      </w:divBdr>
    </w:div>
    <w:div w:id="225146861">
      <w:bodyDiv w:val="1"/>
      <w:marLeft w:val="0"/>
      <w:marRight w:val="0"/>
      <w:marTop w:val="0"/>
      <w:marBottom w:val="0"/>
      <w:divBdr>
        <w:top w:val="none" w:sz="0" w:space="0" w:color="auto"/>
        <w:left w:val="none" w:sz="0" w:space="0" w:color="auto"/>
        <w:bottom w:val="none" w:sz="0" w:space="0" w:color="auto"/>
        <w:right w:val="none" w:sz="0" w:space="0" w:color="auto"/>
      </w:divBdr>
    </w:div>
    <w:div w:id="227571843">
      <w:bodyDiv w:val="1"/>
      <w:marLeft w:val="0"/>
      <w:marRight w:val="0"/>
      <w:marTop w:val="0"/>
      <w:marBottom w:val="0"/>
      <w:divBdr>
        <w:top w:val="none" w:sz="0" w:space="0" w:color="auto"/>
        <w:left w:val="none" w:sz="0" w:space="0" w:color="auto"/>
        <w:bottom w:val="none" w:sz="0" w:space="0" w:color="auto"/>
        <w:right w:val="none" w:sz="0" w:space="0" w:color="auto"/>
      </w:divBdr>
    </w:div>
    <w:div w:id="228007712">
      <w:bodyDiv w:val="1"/>
      <w:marLeft w:val="0"/>
      <w:marRight w:val="0"/>
      <w:marTop w:val="0"/>
      <w:marBottom w:val="0"/>
      <w:divBdr>
        <w:top w:val="none" w:sz="0" w:space="0" w:color="auto"/>
        <w:left w:val="none" w:sz="0" w:space="0" w:color="auto"/>
        <w:bottom w:val="none" w:sz="0" w:space="0" w:color="auto"/>
        <w:right w:val="none" w:sz="0" w:space="0" w:color="auto"/>
      </w:divBdr>
    </w:div>
    <w:div w:id="229535030">
      <w:bodyDiv w:val="1"/>
      <w:marLeft w:val="0"/>
      <w:marRight w:val="0"/>
      <w:marTop w:val="0"/>
      <w:marBottom w:val="0"/>
      <w:divBdr>
        <w:top w:val="none" w:sz="0" w:space="0" w:color="auto"/>
        <w:left w:val="none" w:sz="0" w:space="0" w:color="auto"/>
        <w:bottom w:val="none" w:sz="0" w:space="0" w:color="auto"/>
        <w:right w:val="none" w:sz="0" w:space="0" w:color="auto"/>
      </w:divBdr>
    </w:div>
    <w:div w:id="230047347">
      <w:bodyDiv w:val="1"/>
      <w:marLeft w:val="0"/>
      <w:marRight w:val="0"/>
      <w:marTop w:val="0"/>
      <w:marBottom w:val="0"/>
      <w:divBdr>
        <w:top w:val="none" w:sz="0" w:space="0" w:color="auto"/>
        <w:left w:val="none" w:sz="0" w:space="0" w:color="auto"/>
        <w:bottom w:val="none" w:sz="0" w:space="0" w:color="auto"/>
        <w:right w:val="none" w:sz="0" w:space="0" w:color="auto"/>
      </w:divBdr>
    </w:div>
    <w:div w:id="230967521">
      <w:bodyDiv w:val="1"/>
      <w:marLeft w:val="0"/>
      <w:marRight w:val="0"/>
      <w:marTop w:val="0"/>
      <w:marBottom w:val="0"/>
      <w:divBdr>
        <w:top w:val="none" w:sz="0" w:space="0" w:color="auto"/>
        <w:left w:val="none" w:sz="0" w:space="0" w:color="auto"/>
        <w:bottom w:val="none" w:sz="0" w:space="0" w:color="auto"/>
        <w:right w:val="none" w:sz="0" w:space="0" w:color="auto"/>
      </w:divBdr>
    </w:div>
    <w:div w:id="232981155">
      <w:bodyDiv w:val="1"/>
      <w:marLeft w:val="0"/>
      <w:marRight w:val="0"/>
      <w:marTop w:val="0"/>
      <w:marBottom w:val="0"/>
      <w:divBdr>
        <w:top w:val="none" w:sz="0" w:space="0" w:color="auto"/>
        <w:left w:val="none" w:sz="0" w:space="0" w:color="auto"/>
        <w:bottom w:val="none" w:sz="0" w:space="0" w:color="auto"/>
        <w:right w:val="none" w:sz="0" w:space="0" w:color="auto"/>
      </w:divBdr>
    </w:div>
    <w:div w:id="234894844">
      <w:bodyDiv w:val="1"/>
      <w:marLeft w:val="0"/>
      <w:marRight w:val="0"/>
      <w:marTop w:val="0"/>
      <w:marBottom w:val="0"/>
      <w:divBdr>
        <w:top w:val="none" w:sz="0" w:space="0" w:color="auto"/>
        <w:left w:val="none" w:sz="0" w:space="0" w:color="auto"/>
        <w:bottom w:val="none" w:sz="0" w:space="0" w:color="auto"/>
        <w:right w:val="none" w:sz="0" w:space="0" w:color="auto"/>
      </w:divBdr>
    </w:div>
    <w:div w:id="238295148">
      <w:bodyDiv w:val="1"/>
      <w:marLeft w:val="0"/>
      <w:marRight w:val="0"/>
      <w:marTop w:val="0"/>
      <w:marBottom w:val="0"/>
      <w:divBdr>
        <w:top w:val="none" w:sz="0" w:space="0" w:color="auto"/>
        <w:left w:val="none" w:sz="0" w:space="0" w:color="auto"/>
        <w:bottom w:val="none" w:sz="0" w:space="0" w:color="auto"/>
        <w:right w:val="none" w:sz="0" w:space="0" w:color="auto"/>
      </w:divBdr>
    </w:div>
    <w:div w:id="239489889">
      <w:bodyDiv w:val="1"/>
      <w:marLeft w:val="0"/>
      <w:marRight w:val="0"/>
      <w:marTop w:val="0"/>
      <w:marBottom w:val="0"/>
      <w:divBdr>
        <w:top w:val="none" w:sz="0" w:space="0" w:color="auto"/>
        <w:left w:val="none" w:sz="0" w:space="0" w:color="auto"/>
        <w:bottom w:val="none" w:sz="0" w:space="0" w:color="auto"/>
        <w:right w:val="none" w:sz="0" w:space="0" w:color="auto"/>
      </w:divBdr>
    </w:div>
    <w:div w:id="240216176">
      <w:bodyDiv w:val="1"/>
      <w:marLeft w:val="0"/>
      <w:marRight w:val="0"/>
      <w:marTop w:val="0"/>
      <w:marBottom w:val="0"/>
      <w:divBdr>
        <w:top w:val="none" w:sz="0" w:space="0" w:color="auto"/>
        <w:left w:val="none" w:sz="0" w:space="0" w:color="auto"/>
        <w:bottom w:val="none" w:sz="0" w:space="0" w:color="auto"/>
        <w:right w:val="none" w:sz="0" w:space="0" w:color="auto"/>
      </w:divBdr>
    </w:div>
    <w:div w:id="240264153">
      <w:bodyDiv w:val="1"/>
      <w:marLeft w:val="0"/>
      <w:marRight w:val="0"/>
      <w:marTop w:val="0"/>
      <w:marBottom w:val="0"/>
      <w:divBdr>
        <w:top w:val="none" w:sz="0" w:space="0" w:color="auto"/>
        <w:left w:val="none" w:sz="0" w:space="0" w:color="auto"/>
        <w:bottom w:val="none" w:sz="0" w:space="0" w:color="auto"/>
        <w:right w:val="none" w:sz="0" w:space="0" w:color="auto"/>
      </w:divBdr>
    </w:div>
    <w:div w:id="243151613">
      <w:bodyDiv w:val="1"/>
      <w:marLeft w:val="0"/>
      <w:marRight w:val="0"/>
      <w:marTop w:val="0"/>
      <w:marBottom w:val="0"/>
      <w:divBdr>
        <w:top w:val="none" w:sz="0" w:space="0" w:color="auto"/>
        <w:left w:val="none" w:sz="0" w:space="0" w:color="auto"/>
        <w:bottom w:val="none" w:sz="0" w:space="0" w:color="auto"/>
        <w:right w:val="none" w:sz="0" w:space="0" w:color="auto"/>
      </w:divBdr>
    </w:div>
    <w:div w:id="250627982">
      <w:bodyDiv w:val="1"/>
      <w:marLeft w:val="0"/>
      <w:marRight w:val="0"/>
      <w:marTop w:val="0"/>
      <w:marBottom w:val="0"/>
      <w:divBdr>
        <w:top w:val="none" w:sz="0" w:space="0" w:color="auto"/>
        <w:left w:val="none" w:sz="0" w:space="0" w:color="auto"/>
        <w:bottom w:val="none" w:sz="0" w:space="0" w:color="auto"/>
        <w:right w:val="none" w:sz="0" w:space="0" w:color="auto"/>
      </w:divBdr>
    </w:div>
    <w:div w:id="252054166">
      <w:bodyDiv w:val="1"/>
      <w:marLeft w:val="0"/>
      <w:marRight w:val="0"/>
      <w:marTop w:val="0"/>
      <w:marBottom w:val="0"/>
      <w:divBdr>
        <w:top w:val="none" w:sz="0" w:space="0" w:color="auto"/>
        <w:left w:val="none" w:sz="0" w:space="0" w:color="auto"/>
        <w:bottom w:val="none" w:sz="0" w:space="0" w:color="auto"/>
        <w:right w:val="none" w:sz="0" w:space="0" w:color="auto"/>
      </w:divBdr>
    </w:div>
    <w:div w:id="253058638">
      <w:bodyDiv w:val="1"/>
      <w:marLeft w:val="0"/>
      <w:marRight w:val="0"/>
      <w:marTop w:val="0"/>
      <w:marBottom w:val="0"/>
      <w:divBdr>
        <w:top w:val="none" w:sz="0" w:space="0" w:color="auto"/>
        <w:left w:val="none" w:sz="0" w:space="0" w:color="auto"/>
        <w:bottom w:val="none" w:sz="0" w:space="0" w:color="auto"/>
        <w:right w:val="none" w:sz="0" w:space="0" w:color="auto"/>
      </w:divBdr>
    </w:div>
    <w:div w:id="256061548">
      <w:bodyDiv w:val="1"/>
      <w:marLeft w:val="0"/>
      <w:marRight w:val="0"/>
      <w:marTop w:val="0"/>
      <w:marBottom w:val="0"/>
      <w:divBdr>
        <w:top w:val="none" w:sz="0" w:space="0" w:color="auto"/>
        <w:left w:val="none" w:sz="0" w:space="0" w:color="auto"/>
        <w:bottom w:val="none" w:sz="0" w:space="0" w:color="auto"/>
        <w:right w:val="none" w:sz="0" w:space="0" w:color="auto"/>
      </w:divBdr>
    </w:div>
    <w:div w:id="259027672">
      <w:bodyDiv w:val="1"/>
      <w:marLeft w:val="0"/>
      <w:marRight w:val="0"/>
      <w:marTop w:val="0"/>
      <w:marBottom w:val="0"/>
      <w:divBdr>
        <w:top w:val="none" w:sz="0" w:space="0" w:color="auto"/>
        <w:left w:val="none" w:sz="0" w:space="0" w:color="auto"/>
        <w:bottom w:val="none" w:sz="0" w:space="0" w:color="auto"/>
        <w:right w:val="none" w:sz="0" w:space="0" w:color="auto"/>
      </w:divBdr>
    </w:div>
    <w:div w:id="259946924">
      <w:bodyDiv w:val="1"/>
      <w:marLeft w:val="0"/>
      <w:marRight w:val="0"/>
      <w:marTop w:val="0"/>
      <w:marBottom w:val="0"/>
      <w:divBdr>
        <w:top w:val="none" w:sz="0" w:space="0" w:color="auto"/>
        <w:left w:val="none" w:sz="0" w:space="0" w:color="auto"/>
        <w:bottom w:val="none" w:sz="0" w:space="0" w:color="auto"/>
        <w:right w:val="none" w:sz="0" w:space="0" w:color="auto"/>
      </w:divBdr>
    </w:div>
    <w:div w:id="260453432">
      <w:bodyDiv w:val="1"/>
      <w:marLeft w:val="0"/>
      <w:marRight w:val="0"/>
      <w:marTop w:val="0"/>
      <w:marBottom w:val="0"/>
      <w:divBdr>
        <w:top w:val="none" w:sz="0" w:space="0" w:color="auto"/>
        <w:left w:val="none" w:sz="0" w:space="0" w:color="auto"/>
        <w:bottom w:val="none" w:sz="0" w:space="0" w:color="auto"/>
        <w:right w:val="none" w:sz="0" w:space="0" w:color="auto"/>
      </w:divBdr>
    </w:div>
    <w:div w:id="261106704">
      <w:bodyDiv w:val="1"/>
      <w:marLeft w:val="0"/>
      <w:marRight w:val="0"/>
      <w:marTop w:val="0"/>
      <w:marBottom w:val="0"/>
      <w:divBdr>
        <w:top w:val="none" w:sz="0" w:space="0" w:color="auto"/>
        <w:left w:val="none" w:sz="0" w:space="0" w:color="auto"/>
        <w:bottom w:val="none" w:sz="0" w:space="0" w:color="auto"/>
        <w:right w:val="none" w:sz="0" w:space="0" w:color="auto"/>
      </w:divBdr>
    </w:div>
    <w:div w:id="261836328">
      <w:bodyDiv w:val="1"/>
      <w:marLeft w:val="0"/>
      <w:marRight w:val="0"/>
      <w:marTop w:val="0"/>
      <w:marBottom w:val="0"/>
      <w:divBdr>
        <w:top w:val="none" w:sz="0" w:space="0" w:color="auto"/>
        <w:left w:val="none" w:sz="0" w:space="0" w:color="auto"/>
        <w:bottom w:val="none" w:sz="0" w:space="0" w:color="auto"/>
        <w:right w:val="none" w:sz="0" w:space="0" w:color="auto"/>
      </w:divBdr>
    </w:div>
    <w:div w:id="261958283">
      <w:bodyDiv w:val="1"/>
      <w:marLeft w:val="0"/>
      <w:marRight w:val="0"/>
      <w:marTop w:val="0"/>
      <w:marBottom w:val="0"/>
      <w:divBdr>
        <w:top w:val="none" w:sz="0" w:space="0" w:color="auto"/>
        <w:left w:val="none" w:sz="0" w:space="0" w:color="auto"/>
        <w:bottom w:val="none" w:sz="0" w:space="0" w:color="auto"/>
        <w:right w:val="none" w:sz="0" w:space="0" w:color="auto"/>
      </w:divBdr>
    </w:div>
    <w:div w:id="262034278">
      <w:bodyDiv w:val="1"/>
      <w:marLeft w:val="0"/>
      <w:marRight w:val="0"/>
      <w:marTop w:val="0"/>
      <w:marBottom w:val="0"/>
      <w:divBdr>
        <w:top w:val="none" w:sz="0" w:space="0" w:color="auto"/>
        <w:left w:val="none" w:sz="0" w:space="0" w:color="auto"/>
        <w:bottom w:val="none" w:sz="0" w:space="0" w:color="auto"/>
        <w:right w:val="none" w:sz="0" w:space="0" w:color="auto"/>
      </w:divBdr>
    </w:div>
    <w:div w:id="262425690">
      <w:bodyDiv w:val="1"/>
      <w:marLeft w:val="0"/>
      <w:marRight w:val="0"/>
      <w:marTop w:val="0"/>
      <w:marBottom w:val="0"/>
      <w:divBdr>
        <w:top w:val="none" w:sz="0" w:space="0" w:color="auto"/>
        <w:left w:val="none" w:sz="0" w:space="0" w:color="auto"/>
        <w:bottom w:val="none" w:sz="0" w:space="0" w:color="auto"/>
        <w:right w:val="none" w:sz="0" w:space="0" w:color="auto"/>
      </w:divBdr>
    </w:div>
    <w:div w:id="263811147">
      <w:bodyDiv w:val="1"/>
      <w:marLeft w:val="0"/>
      <w:marRight w:val="0"/>
      <w:marTop w:val="0"/>
      <w:marBottom w:val="0"/>
      <w:divBdr>
        <w:top w:val="none" w:sz="0" w:space="0" w:color="auto"/>
        <w:left w:val="none" w:sz="0" w:space="0" w:color="auto"/>
        <w:bottom w:val="none" w:sz="0" w:space="0" w:color="auto"/>
        <w:right w:val="none" w:sz="0" w:space="0" w:color="auto"/>
      </w:divBdr>
    </w:div>
    <w:div w:id="267278110">
      <w:bodyDiv w:val="1"/>
      <w:marLeft w:val="0"/>
      <w:marRight w:val="0"/>
      <w:marTop w:val="0"/>
      <w:marBottom w:val="0"/>
      <w:divBdr>
        <w:top w:val="none" w:sz="0" w:space="0" w:color="auto"/>
        <w:left w:val="none" w:sz="0" w:space="0" w:color="auto"/>
        <w:bottom w:val="none" w:sz="0" w:space="0" w:color="auto"/>
        <w:right w:val="none" w:sz="0" w:space="0" w:color="auto"/>
      </w:divBdr>
    </w:div>
    <w:div w:id="270670735">
      <w:bodyDiv w:val="1"/>
      <w:marLeft w:val="0"/>
      <w:marRight w:val="0"/>
      <w:marTop w:val="0"/>
      <w:marBottom w:val="0"/>
      <w:divBdr>
        <w:top w:val="none" w:sz="0" w:space="0" w:color="auto"/>
        <w:left w:val="none" w:sz="0" w:space="0" w:color="auto"/>
        <w:bottom w:val="none" w:sz="0" w:space="0" w:color="auto"/>
        <w:right w:val="none" w:sz="0" w:space="0" w:color="auto"/>
      </w:divBdr>
    </w:div>
    <w:div w:id="272055546">
      <w:bodyDiv w:val="1"/>
      <w:marLeft w:val="0"/>
      <w:marRight w:val="0"/>
      <w:marTop w:val="0"/>
      <w:marBottom w:val="0"/>
      <w:divBdr>
        <w:top w:val="none" w:sz="0" w:space="0" w:color="auto"/>
        <w:left w:val="none" w:sz="0" w:space="0" w:color="auto"/>
        <w:bottom w:val="none" w:sz="0" w:space="0" w:color="auto"/>
        <w:right w:val="none" w:sz="0" w:space="0" w:color="auto"/>
      </w:divBdr>
    </w:div>
    <w:div w:id="272518992">
      <w:bodyDiv w:val="1"/>
      <w:marLeft w:val="0"/>
      <w:marRight w:val="0"/>
      <w:marTop w:val="0"/>
      <w:marBottom w:val="0"/>
      <w:divBdr>
        <w:top w:val="none" w:sz="0" w:space="0" w:color="auto"/>
        <w:left w:val="none" w:sz="0" w:space="0" w:color="auto"/>
        <w:bottom w:val="none" w:sz="0" w:space="0" w:color="auto"/>
        <w:right w:val="none" w:sz="0" w:space="0" w:color="auto"/>
      </w:divBdr>
    </w:div>
    <w:div w:id="273828243">
      <w:bodyDiv w:val="1"/>
      <w:marLeft w:val="0"/>
      <w:marRight w:val="0"/>
      <w:marTop w:val="0"/>
      <w:marBottom w:val="0"/>
      <w:divBdr>
        <w:top w:val="none" w:sz="0" w:space="0" w:color="auto"/>
        <w:left w:val="none" w:sz="0" w:space="0" w:color="auto"/>
        <w:bottom w:val="none" w:sz="0" w:space="0" w:color="auto"/>
        <w:right w:val="none" w:sz="0" w:space="0" w:color="auto"/>
      </w:divBdr>
    </w:div>
    <w:div w:id="275257573">
      <w:bodyDiv w:val="1"/>
      <w:marLeft w:val="0"/>
      <w:marRight w:val="0"/>
      <w:marTop w:val="0"/>
      <w:marBottom w:val="0"/>
      <w:divBdr>
        <w:top w:val="none" w:sz="0" w:space="0" w:color="auto"/>
        <w:left w:val="none" w:sz="0" w:space="0" w:color="auto"/>
        <w:bottom w:val="none" w:sz="0" w:space="0" w:color="auto"/>
        <w:right w:val="none" w:sz="0" w:space="0" w:color="auto"/>
      </w:divBdr>
    </w:div>
    <w:div w:id="276832315">
      <w:bodyDiv w:val="1"/>
      <w:marLeft w:val="0"/>
      <w:marRight w:val="0"/>
      <w:marTop w:val="0"/>
      <w:marBottom w:val="0"/>
      <w:divBdr>
        <w:top w:val="none" w:sz="0" w:space="0" w:color="auto"/>
        <w:left w:val="none" w:sz="0" w:space="0" w:color="auto"/>
        <w:bottom w:val="none" w:sz="0" w:space="0" w:color="auto"/>
        <w:right w:val="none" w:sz="0" w:space="0" w:color="auto"/>
      </w:divBdr>
    </w:div>
    <w:div w:id="278150355">
      <w:bodyDiv w:val="1"/>
      <w:marLeft w:val="0"/>
      <w:marRight w:val="0"/>
      <w:marTop w:val="0"/>
      <w:marBottom w:val="0"/>
      <w:divBdr>
        <w:top w:val="none" w:sz="0" w:space="0" w:color="auto"/>
        <w:left w:val="none" w:sz="0" w:space="0" w:color="auto"/>
        <w:bottom w:val="none" w:sz="0" w:space="0" w:color="auto"/>
        <w:right w:val="none" w:sz="0" w:space="0" w:color="auto"/>
      </w:divBdr>
    </w:div>
    <w:div w:id="278804470">
      <w:bodyDiv w:val="1"/>
      <w:marLeft w:val="0"/>
      <w:marRight w:val="0"/>
      <w:marTop w:val="0"/>
      <w:marBottom w:val="0"/>
      <w:divBdr>
        <w:top w:val="none" w:sz="0" w:space="0" w:color="auto"/>
        <w:left w:val="none" w:sz="0" w:space="0" w:color="auto"/>
        <w:bottom w:val="none" w:sz="0" w:space="0" w:color="auto"/>
        <w:right w:val="none" w:sz="0" w:space="0" w:color="auto"/>
      </w:divBdr>
    </w:div>
    <w:div w:id="288166153">
      <w:bodyDiv w:val="1"/>
      <w:marLeft w:val="0"/>
      <w:marRight w:val="0"/>
      <w:marTop w:val="0"/>
      <w:marBottom w:val="0"/>
      <w:divBdr>
        <w:top w:val="none" w:sz="0" w:space="0" w:color="auto"/>
        <w:left w:val="none" w:sz="0" w:space="0" w:color="auto"/>
        <w:bottom w:val="none" w:sz="0" w:space="0" w:color="auto"/>
        <w:right w:val="none" w:sz="0" w:space="0" w:color="auto"/>
      </w:divBdr>
    </w:div>
    <w:div w:id="288977592">
      <w:bodyDiv w:val="1"/>
      <w:marLeft w:val="0"/>
      <w:marRight w:val="0"/>
      <w:marTop w:val="0"/>
      <w:marBottom w:val="0"/>
      <w:divBdr>
        <w:top w:val="none" w:sz="0" w:space="0" w:color="auto"/>
        <w:left w:val="none" w:sz="0" w:space="0" w:color="auto"/>
        <w:bottom w:val="none" w:sz="0" w:space="0" w:color="auto"/>
        <w:right w:val="none" w:sz="0" w:space="0" w:color="auto"/>
      </w:divBdr>
    </w:div>
    <w:div w:id="289938785">
      <w:bodyDiv w:val="1"/>
      <w:marLeft w:val="0"/>
      <w:marRight w:val="0"/>
      <w:marTop w:val="0"/>
      <w:marBottom w:val="0"/>
      <w:divBdr>
        <w:top w:val="none" w:sz="0" w:space="0" w:color="auto"/>
        <w:left w:val="none" w:sz="0" w:space="0" w:color="auto"/>
        <w:bottom w:val="none" w:sz="0" w:space="0" w:color="auto"/>
        <w:right w:val="none" w:sz="0" w:space="0" w:color="auto"/>
      </w:divBdr>
    </w:div>
    <w:div w:id="290943499">
      <w:bodyDiv w:val="1"/>
      <w:marLeft w:val="0"/>
      <w:marRight w:val="0"/>
      <w:marTop w:val="0"/>
      <w:marBottom w:val="0"/>
      <w:divBdr>
        <w:top w:val="none" w:sz="0" w:space="0" w:color="auto"/>
        <w:left w:val="none" w:sz="0" w:space="0" w:color="auto"/>
        <w:bottom w:val="none" w:sz="0" w:space="0" w:color="auto"/>
        <w:right w:val="none" w:sz="0" w:space="0" w:color="auto"/>
      </w:divBdr>
    </w:div>
    <w:div w:id="292488836">
      <w:bodyDiv w:val="1"/>
      <w:marLeft w:val="0"/>
      <w:marRight w:val="0"/>
      <w:marTop w:val="0"/>
      <w:marBottom w:val="0"/>
      <w:divBdr>
        <w:top w:val="none" w:sz="0" w:space="0" w:color="auto"/>
        <w:left w:val="none" w:sz="0" w:space="0" w:color="auto"/>
        <w:bottom w:val="none" w:sz="0" w:space="0" w:color="auto"/>
        <w:right w:val="none" w:sz="0" w:space="0" w:color="auto"/>
      </w:divBdr>
    </w:div>
    <w:div w:id="293098648">
      <w:bodyDiv w:val="1"/>
      <w:marLeft w:val="0"/>
      <w:marRight w:val="0"/>
      <w:marTop w:val="0"/>
      <w:marBottom w:val="0"/>
      <w:divBdr>
        <w:top w:val="none" w:sz="0" w:space="0" w:color="auto"/>
        <w:left w:val="none" w:sz="0" w:space="0" w:color="auto"/>
        <w:bottom w:val="none" w:sz="0" w:space="0" w:color="auto"/>
        <w:right w:val="none" w:sz="0" w:space="0" w:color="auto"/>
      </w:divBdr>
    </w:div>
    <w:div w:id="293220908">
      <w:bodyDiv w:val="1"/>
      <w:marLeft w:val="0"/>
      <w:marRight w:val="0"/>
      <w:marTop w:val="0"/>
      <w:marBottom w:val="0"/>
      <w:divBdr>
        <w:top w:val="none" w:sz="0" w:space="0" w:color="auto"/>
        <w:left w:val="none" w:sz="0" w:space="0" w:color="auto"/>
        <w:bottom w:val="none" w:sz="0" w:space="0" w:color="auto"/>
        <w:right w:val="none" w:sz="0" w:space="0" w:color="auto"/>
      </w:divBdr>
    </w:div>
    <w:div w:id="294872661">
      <w:bodyDiv w:val="1"/>
      <w:marLeft w:val="0"/>
      <w:marRight w:val="0"/>
      <w:marTop w:val="0"/>
      <w:marBottom w:val="0"/>
      <w:divBdr>
        <w:top w:val="none" w:sz="0" w:space="0" w:color="auto"/>
        <w:left w:val="none" w:sz="0" w:space="0" w:color="auto"/>
        <w:bottom w:val="none" w:sz="0" w:space="0" w:color="auto"/>
        <w:right w:val="none" w:sz="0" w:space="0" w:color="auto"/>
      </w:divBdr>
    </w:div>
    <w:div w:id="295068195">
      <w:bodyDiv w:val="1"/>
      <w:marLeft w:val="0"/>
      <w:marRight w:val="0"/>
      <w:marTop w:val="0"/>
      <w:marBottom w:val="0"/>
      <w:divBdr>
        <w:top w:val="none" w:sz="0" w:space="0" w:color="auto"/>
        <w:left w:val="none" w:sz="0" w:space="0" w:color="auto"/>
        <w:bottom w:val="none" w:sz="0" w:space="0" w:color="auto"/>
        <w:right w:val="none" w:sz="0" w:space="0" w:color="auto"/>
      </w:divBdr>
    </w:div>
    <w:div w:id="296686464">
      <w:bodyDiv w:val="1"/>
      <w:marLeft w:val="0"/>
      <w:marRight w:val="0"/>
      <w:marTop w:val="0"/>
      <w:marBottom w:val="0"/>
      <w:divBdr>
        <w:top w:val="none" w:sz="0" w:space="0" w:color="auto"/>
        <w:left w:val="none" w:sz="0" w:space="0" w:color="auto"/>
        <w:bottom w:val="none" w:sz="0" w:space="0" w:color="auto"/>
        <w:right w:val="none" w:sz="0" w:space="0" w:color="auto"/>
      </w:divBdr>
    </w:div>
    <w:div w:id="296840623">
      <w:bodyDiv w:val="1"/>
      <w:marLeft w:val="0"/>
      <w:marRight w:val="0"/>
      <w:marTop w:val="0"/>
      <w:marBottom w:val="0"/>
      <w:divBdr>
        <w:top w:val="none" w:sz="0" w:space="0" w:color="auto"/>
        <w:left w:val="none" w:sz="0" w:space="0" w:color="auto"/>
        <w:bottom w:val="none" w:sz="0" w:space="0" w:color="auto"/>
        <w:right w:val="none" w:sz="0" w:space="0" w:color="auto"/>
      </w:divBdr>
    </w:div>
    <w:div w:id="298341762">
      <w:bodyDiv w:val="1"/>
      <w:marLeft w:val="0"/>
      <w:marRight w:val="0"/>
      <w:marTop w:val="0"/>
      <w:marBottom w:val="0"/>
      <w:divBdr>
        <w:top w:val="none" w:sz="0" w:space="0" w:color="auto"/>
        <w:left w:val="none" w:sz="0" w:space="0" w:color="auto"/>
        <w:bottom w:val="none" w:sz="0" w:space="0" w:color="auto"/>
        <w:right w:val="none" w:sz="0" w:space="0" w:color="auto"/>
      </w:divBdr>
    </w:div>
    <w:div w:id="298533420">
      <w:bodyDiv w:val="1"/>
      <w:marLeft w:val="0"/>
      <w:marRight w:val="0"/>
      <w:marTop w:val="0"/>
      <w:marBottom w:val="0"/>
      <w:divBdr>
        <w:top w:val="none" w:sz="0" w:space="0" w:color="auto"/>
        <w:left w:val="none" w:sz="0" w:space="0" w:color="auto"/>
        <w:bottom w:val="none" w:sz="0" w:space="0" w:color="auto"/>
        <w:right w:val="none" w:sz="0" w:space="0" w:color="auto"/>
      </w:divBdr>
    </w:div>
    <w:div w:id="298731779">
      <w:bodyDiv w:val="1"/>
      <w:marLeft w:val="0"/>
      <w:marRight w:val="0"/>
      <w:marTop w:val="0"/>
      <w:marBottom w:val="0"/>
      <w:divBdr>
        <w:top w:val="none" w:sz="0" w:space="0" w:color="auto"/>
        <w:left w:val="none" w:sz="0" w:space="0" w:color="auto"/>
        <w:bottom w:val="none" w:sz="0" w:space="0" w:color="auto"/>
        <w:right w:val="none" w:sz="0" w:space="0" w:color="auto"/>
      </w:divBdr>
    </w:div>
    <w:div w:id="300967913">
      <w:bodyDiv w:val="1"/>
      <w:marLeft w:val="0"/>
      <w:marRight w:val="0"/>
      <w:marTop w:val="0"/>
      <w:marBottom w:val="0"/>
      <w:divBdr>
        <w:top w:val="none" w:sz="0" w:space="0" w:color="auto"/>
        <w:left w:val="none" w:sz="0" w:space="0" w:color="auto"/>
        <w:bottom w:val="none" w:sz="0" w:space="0" w:color="auto"/>
        <w:right w:val="none" w:sz="0" w:space="0" w:color="auto"/>
      </w:divBdr>
    </w:div>
    <w:div w:id="302736523">
      <w:bodyDiv w:val="1"/>
      <w:marLeft w:val="0"/>
      <w:marRight w:val="0"/>
      <w:marTop w:val="0"/>
      <w:marBottom w:val="0"/>
      <w:divBdr>
        <w:top w:val="none" w:sz="0" w:space="0" w:color="auto"/>
        <w:left w:val="none" w:sz="0" w:space="0" w:color="auto"/>
        <w:bottom w:val="none" w:sz="0" w:space="0" w:color="auto"/>
        <w:right w:val="none" w:sz="0" w:space="0" w:color="auto"/>
      </w:divBdr>
    </w:div>
    <w:div w:id="304819326">
      <w:bodyDiv w:val="1"/>
      <w:marLeft w:val="0"/>
      <w:marRight w:val="0"/>
      <w:marTop w:val="0"/>
      <w:marBottom w:val="0"/>
      <w:divBdr>
        <w:top w:val="none" w:sz="0" w:space="0" w:color="auto"/>
        <w:left w:val="none" w:sz="0" w:space="0" w:color="auto"/>
        <w:bottom w:val="none" w:sz="0" w:space="0" w:color="auto"/>
        <w:right w:val="none" w:sz="0" w:space="0" w:color="auto"/>
      </w:divBdr>
    </w:div>
    <w:div w:id="308631885">
      <w:bodyDiv w:val="1"/>
      <w:marLeft w:val="0"/>
      <w:marRight w:val="0"/>
      <w:marTop w:val="0"/>
      <w:marBottom w:val="0"/>
      <w:divBdr>
        <w:top w:val="none" w:sz="0" w:space="0" w:color="auto"/>
        <w:left w:val="none" w:sz="0" w:space="0" w:color="auto"/>
        <w:bottom w:val="none" w:sz="0" w:space="0" w:color="auto"/>
        <w:right w:val="none" w:sz="0" w:space="0" w:color="auto"/>
      </w:divBdr>
    </w:div>
    <w:div w:id="309553364">
      <w:bodyDiv w:val="1"/>
      <w:marLeft w:val="0"/>
      <w:marRight w:val="0"/>
      <w:marTop w:val="0"/>
      <w:marBottom w:val="0"/>
      <w:divBdr>
        <w:top w:val="none" w:sz="0" w:space="0" w:color="auto"/>
        <w:left w:val="none" w:sz="0" w:space="0" w:color="auto"/>
        <w:bottom w:val="none" w:sz="0" w:space="0" w:color="auto"/>
        <w:right w:val="none" w:sz="0" w:space="0" w:color="auto"/>
      </w:divBdr>
    </w:div>
    <w:div w:id="312410121">
      <w:bodyDiv w:val="1"/>
      <w:marLeft w:val="0"/>
      <w:marRight w:val="0"/>
      <w:marTop w:val="0"/>
      <w:marBottom w:val="0"/>
      <w:divBdr>
        <w:top w:val="none" w:sz="0" w:space="0" w:color="auto"/>
        <w:left w:val="none" w:sz="0" w:space="0" w:color="auto"/>
        <w:bottom w:val="none" w:sz="0" w:space="0" w:color="auto"/>
        <w:right w:val="none" w:sz="0" w:space="0" w:color="auto"/>
      </w:divBdr>
    </w:div>
    <w:div w:id="313265804">
      <w:bodyDiv w:val="1"/>
      <w:marLeft w:val="0"/>
      <w:marRight w:val="0"/>
      <w:marTop w:val="0"/>
      <w:marBottom w:val="0"/>
      <w:divBdr>
        <w:top w:val="none" w:sz="0" w:space="0" w:color="auto"/>
        <w:left w:val="none" w:sz="0" w:space="0" w:color="auto"/>
        <w:bottom w:val="none" w:sz="0" w:space="0" w:color="auto"/>
        <w:right w:val="none" w:sz="0" w:space="0" w:color="auto"/>
      </w:divBdr>
    </w:div>
    <w:div w:id="314577892">
      <w:bodyDiv w:val="1"/>
      <w:marLeft w:val="0"/>
      <w:marRight w:val="0"/>
      <w:marTop w:val="0"/>
      <w:marBottom w:val="0"/>
      <w:divBdr>
        <w:top w:val="none" w:sz="0" w:space="0" w:color="auto"/>
        <w:left w:val="none" w:sz="0" w:space="0" w:color="auto"/>
        <w:bottom w:val="none" w:sz="0" w:space="0" w:color="auto"/>
        <w:right w:val="none" w:sz="0" w:space="0" w:color="auto"/>
      </w:divBdr>
    </w:div>
    <w:div w:id="315575654">
      <w:bodyDiv w:val="1"/>
      <w:marLeft w:val="0"/>
      <w:marRight w:val="0"/>
      <w:marTop w:val="0"/>
      <w:marBottom w:val="0"/>
      <w:divBdr>
        <w:top w:val="none" w:sz="0" w:space="0" w:color="auto"/>
        <w:left w:val="none" w:sz="0" w:space="0" w:color="auto"/>
        <w:bottom w:val="none" w:sz="0" w:space="0" w:color="auto"/>
        <w:right w:val="none" w:sz="0" w:space="0" w:color="auto"/>
      </w:divBdr>
    </w:div>
    <w:div w:id="315914606">
      <w:bodyDiv w:val="1"/>
      <w:marLeft w:val="0"/>
      <w:marRight w:val="0"/>
      <w:marTop w:val="0"/>
      <w:marBottom w:val="0"/>
      <w:divBdr>
        <w:top w:val="none" w:sz="0" w:space="0" w:color="auto"/>
        <w:left w:val="none" w:sz="0" w:space="0" w:color="auto"/>
        <w:bottom w:val="none" w:sz="0" w:space="0" w:color="auto"/>
        <w:right w:val="none" w:sz="0" w:space="0" w:color="auto"/>
      </w:divBdr>
    </w:div>
    <w:div w:id="316305303">
      <w:bodyDiv w:val="1"/>
      <w:marLeft w:val="0"/>
      <w:marRight w:val="0"/>
      <w:marTop w:val="0"/>
      <w:marBottom w:val="0"/>
      <w:divBdr>
        <w:top w:val="none" w:sz="0" w:space="0" w:color="auto"/>
        <w:left w:val="none" w:sz="0" w:space="0" w:color="auto"/>
        <w:bottom w:val="none" w:sz="0" w:space="0" w:color="auto"/>
        <w:right w:val="none" w:sz="0" w:space="0" w:color="auto"/>
      </w:divBdr>
    </w:div>
    <w:div w:id="316761031">
      <w:bodyDiv w:val="1"/>
      <w:marLeft w:val="0"/>
      <w:marRight w:val="0"/>
      <w:marTop w:val="0"/>
      <w:marBottom w:val="0"/>
      <w:divBdr>
        <w:top w:val="none" w:sz="0" w:space="0" w:color="auto"/>
        <w:left w:val="none" w:sz="0" w:space="0" w:color="auto"/>
        <w:bottom w:val="none" w:sz="0" w:space="0" w:color="auto"/>
        <w:right w:val="none" w:sz="0" w:space="0" w:color="auto"/>
      </w:divBdr>
    </w:div>
    <w:div w:id="317418243">
      <w:bodyDiv w:val="1"/>
      <w:marLeft w:val="0"/>
      <w:marRight w:val="0"/>
      <w:marTop w:val="0"/>
      <w:marBottom w:val="0"/>
      <w:divBdr>
        <w:top w:val="none" w:sz="0" w:space="0" w:color="auto"/>
        <w:left w:val="none" w:sz="0" w:space="0" w:color="auto"/>
        <w:bottom w:val="none" w:sz="0" w:space="0" w:color="auto"/>
        <w:right w:val="none" w:sz="0" w:space="0" w:color="auto"/>
      </w:divBdr>
    </w:div>
    <w:div w:id="317727616">
      <w:bodyDiv w:val="1"/>
      <w:marLeft w:val="0"/>
      <w:marRight w:val="0"/>
      <w:marTop w:val="0"/>
      <w:marBottom w:val="0"/>
      <w:divBdr>
        <w:top w:val="none" w:sz="0" w:space="0" w:color="auto"/>
        <w:left w:val="none" w:sz="0" w:space="0" w:color="auto"/>
        <w:bottom w:val="none" w:sz="0" w:space="0" w:color="auto"/>
        <w:right w:val="none" w:sz="0" w:space="0" w:color="auto"/>
      </w:divBdr>
    </w:div>
    <w:div w:id="320427201">
      <w:bodyDiv w:val="1"/>
      <w:marLeft w:val="0"/>
      <w:marRight w:val="0"/>
      <w:marTop w:val="0"/>
      <w:marBottom w:val="0"/>
      <w:divBdr>
        <w:top w:val="none" w:sz="0" w:space="0" w:color="auto"/>
        <w:left w:val="none" w:sz="0" w:space="0" w:color="auto"/>
        <w:bottom w:val="none" w:sz="0" w:space="0" w:color="auto"/>
        <w:right w:val="none" w:sz="0" w:space="0" w:color="auto"/>
      </w:divBdr>
    </w:div>
    <w:div w:id="321154908">
      <w:bodyDiv w:val="1"/>
      <w:marLeft w:val="0"/>
      <w:marRight w:val="0"/>
      <w:marTop w:val="0"/>
      <w:marBottom w:val="0"/>
      <w:divBdr>
        <w:top w:val="none" w:sz="0" w:space="0" w:color="auto"/>
        <w:left w:val="none" w:sz="0" w:space="0" w:color="auto"/>
        <w:bottom w:val="none" w:sz="0" w:space="0" w:color="auto"/>
        <w:right w:val="none" w:sz="0" w:space="0" w:color="auto"/>
      </w:divBdr>
    </w:div>
    <w:div w:id="321350751">
      <w:bodyDiv w:val="1"/>
      <w:marLeft w:val="0"/>
      <w:marRight w:val="0"/>
      <w:marTop w:val="0"/>
      <w:marBottom w:val="0"/>
      <w:divBdr>
        <w:top w:val="none" w:sz="0" w:space="0" w:color="auto"/>
        <w:left w:val="none" w:sz="0" w:space="0" w:color="auto"/>
        <w:bottom w:val="none" w:sz="0" w:space="0" w:color="auto"/>
        <w:right w:val="none" w:sz="0" w:space="0" w:color="auto"/>
      </w:divBdr>
    </w:div>
    <w:div w:id="322972901">
      <w:bodyDiv w:val="1"/>
      <w:marLeft w:val="0"/>
      <w:marRight w:val="0"/>
      <w:marTop w:val="0"/>
      <w:marBottom w:val="0"/>
      <w:divBdr>
        <w:top w:val="none" w:sz="0" w:space="0" w:color="auto"/>
        <w:left w:val="none" w:sz="0" w:space="0" w:color="auto"/>
        <w:bottom w:val="none" w:sz="0" w:space="0" w:color="auto"/>
        <w:right w:val="none" w:sz="0" w:space="0" w:color="auto"/>
      </w:divBdr>
    </w:div>
    <w:div w:id="323364130">
      <w:bodyDiv w:val="1"/>
      <w:marLeft w:val="0"/>
      <w:marRight w:val="0"/>
      <w:marTop w:val="0"/>
      <w:marBottom w:val="0"/>
      <w:divBdr>
        <w:top w:val="none" w:sz="0" w:space="0" w:color="auto"/>
        <w:left w:val="none" w:sz="0" w:space="0" w:color="auto"/>
        <w:bottom w:val="none" w:sz="0" w:space="0" w:color="auto"/>
        <w:right w:val="none" w:sz="0" w:space="0" w:color="auto"/>
      </w:divBdr>
    </w:div>
    <w:div w:id="324285924">
      <w:bodyDiv w:val="1"/>
      <w:marLeft w:val="0"/>
      <w:marRight w:val="0"/>
      <w:marTop w:val="0"/>
      <w:marBottom w:val="0"/>
      <w:divBdr>
        <w:top w:val="none" w:sz="0" w:space="0" w:color="auto"/>
        <w:left w:val="none" w:sz="0" w:space="0" w:color="auto"/>
        <w:bottom w:val="none" w:sz="0" w:space="0" w:color="auto"/>
        <w:right w:val="none" w:sz="0" w:space="0" w:color="auto"/>
      </w:divBdr>
    </w:div>
    <w:div w:id="325790219">
      <w:bodyDiv w:val="1"/>
      <w:marLeft w:val="0"/>
      <w:marRight w:val="0"/>
      <w:marTop w:val="0"/>
      <w:marBottom w:val="0"/>
      <w:divBdr>
        <w:top w:val="none" w:sz="0" w:space="0" w:color="auto"/>
        <w:left w:val="none" w:sz="0" w:space="0" w:color="auto"/>
        <w:bottom w:val="none" w:sz="0" w:space="0" w:color="auto"/>
        <w:right w:val="none" w:sz="0" w:space="0" w:color="auto"/>
      </w:divBdr>
    </w:div>
    <w:div w:id="327371068">
      <w:bodyDiv w:val="1"/>
      <w:marLeft w:val="0"/>
      <w:marRight w:val="0"/>
      <w:marTop w:val="0"/>
      <w:marBottom w:val="0"/>
      <w:divBdr>
        <w:top w:val="none" w:sz="0" w:space="0" w:color="auto"/>
        <w:left w:val="none" w:sz="0" w:space="0" w:color="auto"/>
        <w:bottom w:val="none" w:sz="0" w:space="0" w:color="auto"/>
        <w:right w:val="none" w:sz="0" w:space="0" w:color="auto"/>
      </w:divBdr>
    </w:div>
    <w:div w:id="328874381">
      <w:bodyDiv w:val="1"/>
      <w:marLeft w:val="0"/>
      <w:marRight w:val="0"/>
      <w:marTop w:val="0"/>
      <w:marBottom w:val="0"/>
      <w:divBdr>
        <w:top w:val="none" w:sz="0" w:space="0" w:color="auto"/>
        <w:left w:val="none" w:sz="0" w:space="0" w:color="auto"/>
        <w:bottom w:val="none" w:sz="0" w:space="0" w:color="auto"/>
        <w:right w:val="none" w:sz="0" w:space="0" w:color="auto"/>
      </w:divBdr>
    </w:div>
    <w:div w:id="329216996">
      <w:bodyDiv w:val="1"/>
      <w:marLeft w:val="0"/>
      <w:marRight w:val="0"/>
      <w:marTop w:val="0"/>
      <w:marBottom w:val="0"/>
      <w:divBdr>
        <w:top w:val="none" w:sz="0" w:space="0" w:color="auto"/>
        <w:left w:val="none" w:sz="0" w:space="0" w:color="auto"/>
        <w:bottom w:val="none" w:sz="0" w:space="0" w:color="auto"/>
        <w:right w:val="none" w:sz="0" w:space="0" w:color="auto"/>
      </w:divBdr>
    </w:div>
    <w:div w:id="329648514">
      <w:bodyDiv w:val="1"/>
      <w:marLeft w:val="0"/>
      <w:marRight w:val="0"/>
      <w:marTop w:val="0"/>
      <w:marBottom w:val="0"/>
      <w:divBdr>
        <w:top w:val="none" w:sz="0" w:space="0" w:color="auto"/>
        <w:left w:val="none" w:sz="0" w:space="0" w:color="auto"/>
        <w:bottom w:val="none" w:sz="0" w:space="0" w:color="auto"/>
        <w:right w:val="none" w:sz="0" w:space="0" w:color="auto"/>
      </w:divBdr>
    </w:div>
    <w:div w:id="332338209">
      <w:bodyDiv w:val="1"/>
      <w:marLeft w:val="0"/>
      <w:marRight w:val="0"/>
      <w:marTop w:val="0"/>
      <w:marBottom w:val="0"/>
      <w:divBdr>
        <w:top w:val="none" w:sz="0" w:space="0" w:color="auto"/>
        <w:left w:val="none" w:sz="0" w:space="0" w:color="auto"/>
        <w:bottom w:val="none" w:sz="0" w:space="0" w:color="auto"/>
        <w:right w:val="none" w:sz="0" w:space="0" w:color="auto"/>
      </w:divBdr>
    </w:div>
    <w:div w:id="332539512">
      <w:bodyDiv w:val="1"/>
      <w:marLeft w:val="0"/>
      <w:marRight w:val="0"/>
      <w:marTop w:val="0"/>
      <w:marBottom w:val="0"/>
      <w:divBdr>
        <w:top w:val="none" w:sz="0" w:space="0" w:color="auto"/>
        <w:left w:val="none" w:sz="0" w:space="0" w:color="auto"/>
        <w:bottom w:val="none" w:sz="0" w:space="0" w:color="auto"/>
        <w:right w:val="none" w:sz="0" w:space="0" w:color="auto"/>
      </w:divBdr>
    </w:div>
    <w:div w:id="332800595">
      <w:bodyDiv w:val="1"/>
      <w:marLeft w:val="0"/>
      <w:marRight w:val="0"/>
      <w:marTop w:val="0"/>
      <w:marBottom w:val="0"/>
      <w:divBdr>
        <w:top w:val="none" w:sz="0" w:space="0" w:color="auto"/>
        <w:left w:val="none" w:sz="0" w:space="0" w:color="auto"/>
        <w:bottom w:val="none" w:sz="0" w:space="0" w:color="auto"/>
        <w:right w:val="none" w:sz="0" w:space="0" w:color="auto"/>
      </w:divBdr>
    </w:div>
    <w:div w:id="334190579">
      <w:bodyDiv w:val="1"/>
      <w:marLeft w:val="0"/>
      <w:marRight w:val="0"/>
      <w:marTop w:val="0"/>
      <w:marBottom w:val="0"/>
      <w:divBdr>
        <w:top w:val="none" w:sz="0" w:space="0" w:color="auto"/>
        <w:left w:val="none" w:sz="0" w:space="0" w:color="auto"/>
        <w:bottom w:val="none" w:sz="0" w:space="0" w:color="auto"/>
        <w:right w:val="none" w:sz="0" w:space="0" w:color="auto"/>
      </w:divBdr>
    </w:div>
    <w:div w:id="340013520">
      <w:bodyDiv w:val="1"/>
      <w:marLeft w:val="0"/>
      <w:marRight w:val="0"/>
      <w:marTop w:val="0"/>
      <w:marBottom w:val="0"/>
      <w:divBdr>
        <w:top w:val="none" w:sz="0" w:space="0" w:color="auto"/>
        <w:left w:val="none" w:sz="0" w:space="0" w:color="auto"/>
        <w:bottom w:val="none" w:sz="0" w:space="0" w:color="auto"/>
        <w:right w:val="none" w:sz="0" w:space="0" w:color="auto"/>
      </w:divBdr>
    </w:div>
    <w:div w:id="340132789">
      <w:bodyDiv w:val="1"/>
      <w:marLeft w:val="0"/>
      <w:marRight w:val="0"/>
      <w:marTop w:val="0"/>
      <w:marBottom w:val="0"/>
      <w:divBdr>
        <w:top w:val="none" w:sz="0" w:space="0" w:color="auto"/>
        <w:left w:val="none" w:sz="0" w:space="0" w:color="auto"/>
        <w:bottom w:val="none" w:sz="0" w:space="0" w:color="auto"/>
        <w:right w:val="none" w:sz="0" w:space="0" w:color="auto"/>
      </w:divBdr>
    </w:div>
    <w:div w:id="341973641">
      <w:bodyDiv w:val="1"/>
      <w:marLeft w:val="0"/>
      <w:marRight w:val="0"/>
      <w:marTop w:val="0"/>
      <w:marBottom w:val="0"/>
      <w:divBdr>
        <w:top w:val="none" w:sz="0" w:space="0" w:color="auto"/>
        <w:left w:val="none" w:sz="0" w:space="0" w:color="auto"/>
        <w:bottom w:val="none" w:sz="0" w:space="0" w:color="auto"/>
        <w:right w:val="none" w:sz="0" w:space="0" w:color="auto"/>
      </w:divBdr>
    </w:div>
    <w:div w:id="342362145">
      <w:bodyDiv w:val="1"/>
      <w:marLeft w:val="0"/>
      <w:marRight w:val="0"/>
      <w:marTop w:val="0"/>
      <w:marBottom w:val="0"/>
      <w:divBdr>
        <w:top w:val="none" w:sz="0" w:space="0" w:color="auto"/>
        <w:left w:val="none" w:sz="0" w:space="0" w:color="auto"/>
        <w:bottom w:val="none" w:sz="0" w:space="0" w:color="auto"/>
        <w:right w:val="none" w:sz="0" w:space="0" w:color="auto"/>
      </w:divBdr>
    </w:div>
    <w:div w:id="343290089">
      <w:bodyDiv w:val="1"/>
      <w:marLeft w:val="0"/>
      <w:marRight w:val="0"/>
      <w:marTop w:val="0"/>
      <w:marBottom w:val="0"/>
      <w:divBdr>
        <w:top w:val="none" w:sz="0" w:space="0" w:color="auto"/>
        <w:left w:val="none" w:sz="0" w:space="0" w:color="auto"/>
        <w:bottom w:val="none" w:sz="0" w:space="0" w:color="auto"/>
        <w:right w:val="none" w:sz="0" w:space="0" w:color="auto"/>
      </w:divBdr>
    </w:div>
    <w:div w:id="344331633">
      <w:bodyDiv w:val="1"/>
      <w:marLeft w:val="0"/>
      <w:marRight w:val="0"/>
      <w:marTop w:val="0"/>
      <w:marBottom w:val="0"/>
      <w:divBdr>
        <w:top w:val="none" w:sz="0" w:space="0" w:color="auto"/>
        <w:left w:val="none" w:sz="0" w:space="0" w:color="auto"/>
        <w:bottom w:val="none" w:sz="0" w:space="0" w:color="auto"/>
        <w:right w:val="none" w:sz="0" w:space="0" w:color="auto"/>
      </w:divBdr>
    </w:div>
    <w:div w:id="345597920">
      <w:bodyDiv w:val="1"/>
      <w:marLeft w:val="0"/>
      <w:marRight w:val="0"/>
      <w:marTop w:val="0"/>
      <w:marBottom w:val="0"/>
      <w:divBdr>
        <w:top w:val="none" w:sz="0" w:space="0" w:color="auto"/>
        <w:left w:val="none" w:sz="0" w:space="0" w:color="auto"/>
        <w:bottom w:val="none" w:sz="0" w:space="0" w:color="auto"/>
        <w:right w:val="none" w:sz="0" w:space="0" w:color="auto"/>
      </w:divBdr>
    </w:div>
    <w:div w:id="347758873">
      <w:bodyDiv w:val="1"/>
      <w:marLeft w:val="0"/>
      <w:marRight w:val="0"/>
      <w:marTop w:val="0"/>
      <w:marBottom w:val="0"/>
      <w:divBdr>
        <w:top w:val="none" w:sz="0" w:space="0" w:color="auto"/>
        <w:left w:val="none" w:sz="0" w:space="0" w:color="auto"/>
        <w:bottom w:val="none" w:sz="0" w:space="0" w:color="auto"/>
        <w:right w:val="none" w:sz="0" w:space="0" w:color="auto"/>
      </w:divBdr>
    </w:div>
    <w:div w:id="349916661">
      <w:bodyDiv w:val="1"/>
      <w:marLeft w:val="0"/>
      <w:marRight w:val="0"/>
      <w:marTop w:val="0"/>
      <w:marBottom w:val="0"/>
      <w:divBdr>
        <w:top w:val="none" w:sz="0" w:space="0" w:color="auto"/>
        <w:left w:val="none" w:sz="0" w:space="0" w:color="auto"/>
        <w:bottom w:val="none" w:sz="0" w:space="0" w:color="auto"/>
        <w:right w:val="none" w:sz="0" w:space="0" w:color="auto"/>
      </w:divBdr>
    </w:div>
    <w:div w:id="358623858">
      <w:bodyDiv w:val="1"/>
      <w:marLeft w:val="0"/>
      <w:marRight w:val="0"/>
      <w:marTop w:val="0"/>
      <w:marBottom w:val="0"/>
      <w:divBdr>
        <w:top w:val="none" w:sz="0" w:space="0" w:color="auto"/>
        <w:left w:val="none" w:sz="0" w:space="0" w:color="auto"/>
        <w:bottom w:val="none" w:sz="0" w:space="0" w:color="auto"/>
        <w:right w:val="none" w:sz="0" w:space="0" w:color="auto"/>
      </w:divBdr>
    </w:div>
    <w:div w:id="363871245">
      <w:bodyDiv w:val="1"/>
      <w:marLeft w:val="0"/>
      <w:marRight w:val="0"/>
      <w:marTop w:val="0"/>
      <w:marBottom w:val="0"/>
      <w:divBdr>
        <w:top w:val="none" w:sz="0" w:space="0" w:color="auto"/>
        <w:left w:val="none" w:sz="0" w:space="0" w:color="auto"/>
        <w:bottom w:val="none" w:sz="0" w:space="0" w:color="auto"/>
        <w:right w:val="none" w:sz="0" w:space="0" w:color="auto"/>
      </w:divBdr>
    </w:div>
    <w:div w:id="365526720">
      <w:bodyDiv w:val="1"/>
      <w:marLeft w:val="0"/>
      <w:marRight w:val="0"/>
      <w:marTop w:val="0"/>
      <w:marBottom w:val="0"/>
      <w:divBdr>
        <w:top w:val="none" w:sz="0" w:space="0" w:color="auto"/>
        <w:left w:val="none" w:sz="0" w:space="0" w:color="auto"/>
        <w:bottom w:val="none" w:sz="0" w:space="0" w:color="auto"/>
        <w:right w:val="none" w:sz="0" w:space="0" w:color="auto"/>
      </w:divBdr>
    </w:div>
    <w:div w:id="367342327">
      <w:bodyDiv w:val="1"/>
      <w:marLeft w:val="0"/>
      <w:marRight w:val="0"/>
      <w:marTop w:val="0"/>
      <w:marBottom w:val="0"/>
      <w:divBdr>
        <w:top w:val="none" w:sz="0" w:space="0" w:color="auto"/>
        <w:left w:val="none" w:sz="0" w:space="0" w:color="auto"/>
        <w:bottom w:val="none" w:sz="0" w:space="0" w:color="auto"/>
        <w:right w:val="none" w:sz="0" w:space="0" w:color="auto"/>
      </w:divBdr>
    </w:div>
    <w:div w:id="367723587">
      <w:bodyDiv w:val="1"/>
      <w:marLeft w:val="0"/>
      <w:marRight w:val="0"/>
      <w:marTop w:val="0"/>
      <w:marBottom w:val="0"/>
      <w:divBdr>
        <w:top w:val="none" w:sz="0" w:space="0" w:color="auto"/>
        <w:left w:val="none" w:sz="0" w:space="0" w:color="auto"/>
        <w:bottom w:val="none" w:sz="0" w:space="0" w:color="auto"/>
        <w:right w:val="none" w:sz="0" w:space="0" w:color="auto"/>
      </w:divBdr>
    </w:div>
    <w:div w:id="369188388">
      <w:bodyDiv w:val="1"/>
      <w:marLeft w:val="0"/>
      <w:marRight w:val="0"/>
      <w:marTop w:val="0"/>
      <w:marBottom w:val="0"/>
      <w:divBdr>
        <w:top w:val="none" w:sz="0" w:space="0" w:color="auto"/>
        <w:left w:val="none" w:sz="0" w:space="0" w:color="auto"/>
        <w:bottom w:val="none" w:sz="0" w:space="0" w:color="auto"/>
        <w:right w:val="none" w:sz="0" w:space="0" w:color="auto"/>
      </w:divBdr>
    </w:div>
    <w:div w:id="370344603">
      <w:bodyDiv w:val="1"/>
      <w:marLeft w:val="0"/>
      <w:marRight w:val="0"/>
      <w:marTop w:val="0"/>
      <w:marBottom w:val="0"/>
      <w:divBdr>
        <w:top w:val="none" w:sz="0" w:space="0" w:color="auto"/>
        <w:left w:val="none" w:sz="0" w:space="0" w:color="auto"/>
        <w:bottom w:val="none" w:sz="0" w:space="0" w:color="auto"/>
        <w:right w:val="none" w:sz="0" w:space="0" w:color="auto"/>
      </w:divBdr>
    </w:div>
    <w:div w:id="370543915">
      <w:bodyDiv w:val="1"/>
      <w:marLeft w:val="0"/>
      <w:marRight w:val="0"/>
      <w:marTop w:val="0"/>
      <w:marBottom w:val="0"/>
      <w:divBdr>
        <w:top w:val="none" w:sz="0" w:space="0" w:color="auto"/>
        <w:left w:val="none" w:sz="0" w:space="0" w:color="auto"/>
        <w:bottom w:val="none" w:sz="0" w:space="0" w:color="auto"/>
        <w:right w:val="none" w:sz="0" w:space="0" w:color="auto"/>
      </w:divBdr>
    </w:div>
    <w:div w:id="370812619">
      <w:bodyDiv w:val="1"/>
      <w:marLeft w:val="0"/>
      <w:marRight w:val="0"/>
      <w:marTop w:val="0"/>
      <w:marBottom w:val="0"/>
      <w:divBdr>
        <w:top w:val="none" w:sz="0" w:space="0" w:color="auto"/>
        <w:left w:val="none" w:sz="0" w:space="0" w:color="auto"/>
        <w:bottom w:val="none" w:sz="0" w:space="0" w:color="auto"/>
        <w:right w:val="none" w:sz="0" w:space="0" w:color="auto"/>
      </w:divBdr>
    </w:div>
    <w:div w:id="371200274">
      <w:bodyDiv w:val="1"/>
      <w:marLeft w:val="0"/>
      <w:marRight w:val="0"/>
      <w:marTop w:val="0"/>
      <w:marBottom w:val="0"/>
      <w:divBdr>
        <w:top w:val="none" w:sz="0" w:space="0" w:color="auto"/>
        <w:left w:val="none" w:sz="0" w:space="0" w:color="auto"/>
        <w:bottom w:val="none" w:sz="0" w:space="0" w:color="auto"/>
        <w:right w:val="none" w:sz="0" w:space="0" w:color="auto"/>
      </w:divBdr>
    </w:div>
    <w:div w:id="375738921">
      <w:bodyDiv w:val="1"/>
      <w:marLeft w:val="0"/>
      <w:marRight w:val="0"/>
      <w:marTop w:val="0"/>
      <w:marBottom w:val="0"/>
      <w:divBdr>
        <w:top w:val="none" w:sz="0" w:space="0" w:color="auto"/>
        <w:left w:val="none" w:sz="0" w:space="0" w:color="auto"/>
        <w:bottom w:val="none" w:sz="0" w:space="0" w:color="auto"/>
        <w:right w:val="none" w:sz="0" w:space="0" w:color="auto"/>
      </w:divBdr>
    </w:div>
    <w:div w:id="376779886">
      <w:bodyDiv w:val="1"/>
      <w:marLeft w:val="0"/>
      <w:marRight w:val="0"/>
      <w:marTop w:val="0"/>
      <w:marBottom w:val="0"/>
      <w:divBdr>
        <w:top w:val="none" w:sz="0" w:space="0" w:color="auto"/>
        <w:left w:val="none" w:sz="0" w:space="0" w:color="auto"/>
        <w:bottom w:val="none" w:sz="0" w:space="0" w:color="auto"/>
        <w:right w:val="none" w:sz="0" w:space="0" w:color="auto"/>
      </w:divBdr>
    </w:div>
    <w:div w:id="376853078">
      <w:bodyDiv w:val="1"/>
      <w:marLeft w:val="0"/>
      <w:marRight w:val="0"/>
      <w:marTop w:val="0"/>
      <w:marBottom w:val="0"/>
      <w:divBdr>
        <w:top w:val="none" w:sz="0" w:space="0" w:color="auto"/>
        <w:left w:val="none" w:sz="0" w:space="0" w:color="auto"/>
        <w:bottom w:val="none" w:sz="0" w:space="0" w:color="auto"/>
        <w:right w:val="none" w:sz="0" w:space="0" w:color="auto"/>
      </w:divBdr>
    </w:div>
    <w:div w:id="376976126">
      <w:bodyDiv w:val="1"/>
      <w:marLeft w:val="0"/>
      <w:marRight w:val="0"/>
      <w:marTop w:val="0"/>
      <w:marBottom w:val="0"/>
      <w:divBdr>
        <w:top w:val="none" w:sz="0" w:space="0" w:color="auto"/>
        <w:left w:val="none" w:sz="0" w:space="0" w:color="auto"/>
        <w:bottom w:val="none" w:sz="0" w:space="0" w:color="auto"/>
        <w:right w:val="none" w:sz="0" w:space="0" w:color="auto"/>
      </w:divBdr>
    </w:div>
    <w:div w:id="378818236">
      <w:bodyDiv w:val="1"/>
      <w:marLeft w:val="0"/>
      <w:marRight w:val="0"/>
      <w:marTop w:val="0"/>
      <w:marBottom w:val="0"/>
      <w:divBdr>
        <w:top w:val="none" w:sz="0" w:space="0" w:color="auto"/>
        <w:left w:val="none" w:sz="0" w:space="0" w:color="auto"/>
        <w:bottom w:val="none" w:sz="0" w:space="0" w:color="auto"/>
        <w:right w:val="none" w:sz="0" w:space="0" w:color="auto"/>
      </w:divBdr>
    </w:div>
    <w:div w:id="379549128">
      <w:bodyDiv w:val="1"/>
      <w:marLeft w:val="0"/>
      <w:marRight w:val="0"/>
      <w:marTop w:val="0"/>
      <w:marBottom w:val="0"/>
      <w:divBdr>
        <w:top w:val="none" w:sz="0" w:space="0" w:color="auto"/>
        <w:left w:val="none" w:sz="0" w:space="0" w:color="auto"/>
        <w:bottom w:val="none" w:sz="0" w:space="0" w:color="auto"/>
        <w:right w:val="none" w:sz="0" w:space="0" w:color="auto"/>
      </w:divBdr>
    </w:div>
    <w:div w:id="379867930">
      <w:bodyDiv w:val="1"/>
      <w:marLeft w:val="0"/>
      <w:marRight w:val="0"/>
      <w:marTop w:val="0"/>
      <w:marBottom w:val="0"/>
      <w:divBdr>
        <w:top w:val="none" w:sz="0" w:space="0" w:color="auto"/>
        <w:left w:val="none" w:sz="0" w:space="0" w:color="auto"/>
        <w:bottom w:val="none" w:sz="0" w:space="0" w:color="auto"/>
        <w:right w:val="none" w:sz="0" w:space="0" w:color="auto"/>
      </w:divBdr>
    </w:div>
    <w:div w:id="382407215">
      <w:bodyDiv w:val="1"/>
      <w:marLeft w:val="0"/>
      <w:marRight w:val="0"/>
      <w:marTop w:val="0"/>
      <w:marBottom w:val="0"/>
      <w:divBdr>
        <w:top w:val="none" w:sz="0" w:space="0" w:color="auto"/>
        <w:left w:val="none" w:sz="0" w:space="0" w:color="auto"/>
        <w:bottom w:val="none" w:sz="0" w:space="0" w:color="auto"/>
        <w:right w:val="none" w:sz="0" w:space="0" w:color="auto"/>
      </w:divBdr>
    </w:div>
    <w:div w:id="384840412">
      <w:bodyDiv w:val="1"/>
      <w:marLeft w:val="0"/>
      <w:marRight w:val="0"/>
      <w:marTop w:val="0"/>
      <w:marBottom w:val="0"/>
      <w:divBdr>
        <w:top w:val="none" w:sz="0" w:space="0" w:color="auto"/>
        <w:left w:val="none" w:sz="0" w:space="0" w:color="auto"/>
        <w:bottom w:val="none" w:sz="0" w:space="0" w:color="auto"/>
        <w:right w:val="none" w:sz="0" w:space="0" w:color="auto"/>
      </w:divBdr>
    </w:div>
    <w:div w:id="385300978">
      <w:bodyDiv w:val="1"/>
      <w:marLeft w:val="0"/>
      <w:marRight w:val="0"/>
      <w:marTop w:val="0"/>
      <w:marBottom w:val="0"/>
      <w:divBdr>
        <w:top w:val="none" w:sz="0" w:space="0" w:color="auto"/>
        <w:left w:val="none" w:sz="0" w:space="0" w:color="auto"/>
        <w:bottom w:val="none" w:sz="0" w:space="0" w:color="auto"/>
        <w:right w:val="none" w:sz="0" w:space="0" w:color="auto"/>
      </w:divBdr>
    </w:div>
    <w:div w:id="385836835">
      <w:bodyDiv w:val="1"/>
      <w:marLeft w:val="0"/>
      <w:marRight w:val="0"/>
      <w:marTop w:val="0"/>
      <w:marBottom w:val="0"/>
      <w:divBdr>
        <w:top w:val="none" w:sz="0" w:space="0" w:color="auto"/>
        <w:left w:val="none" w:sz="0" w:space="0" w:color="auto"/>
        <w:bottom w:val="none" w:sz="0" w:space="0" w:color="auto"/>
        <w:right w:val="none" w:sz="0" w:space="0" w:color="auto"/>
      </w:divBdr>
    </w:div>
    <w:div w:id="386758531">
      <w:bodyDiv w:val="1"/>
      <w:marLeft w:val="0"/>
      <w:marRight w:val="0"/>
      <w:marTop w:val="0"/>
      <w:marBottom w:val="0"/>
      <w:divBdr>
        <w:top w:val="none" w:sz="0" w:space="0" w:color="auto"/>
        <w:left w:val="none" w:sz="0" w:space="0" w:color="auto"/>
        <w:bottom w:val="none" w:sz="0" w:space="0" w:color="auto"/>
        <w:right w:val="none" w:sz="0" w:space="0" w:color="auto"/>
      </w:divBdr>
    </w:div>
    <w:div w:id="387343524">
      <w:bodyDiv w:val="1"/>
      <w:marLeft w:val="0"/>
      <w:marRight w:val="0"/>
      <w:marTop w:val="0"/>
      <w:marBottom w:val="0"/>
      <w:divBdr>
        <w:top w:val="none" w:sz="0" w:space="0" w:color="auto"/>
        <w:left w:val="none" w:sz="0" w:space="0" w:color="auto"/>
        <w:bottom w:val="none" w:sz="0" w:space="0" w:color="auto"/>
        <w:right w:val="none" w:sz="0" w:space="0" w:color="auto"/>
      </w:divBdr>
    </w:div>
    <w:div w:id="388724135">
      <w:bodyDiv w:val="1"/>
      <w:marLeft w:val="0"/>
      <w:marRight w:val="0"/>
      <w:marTop w:val="0"/>
      <w:marBottom w:val="0"/>
      <w:divBdr>
        <w:top w:val="none" w:sz="0" w:space="0" w:color="auto"/>
        <w:left w:val="none" w:sz="0" w:space="0" w:color="auto"/>
        <w:bottom w:val="none" w:sz="0" w:space="0" w:color="auto"/>
        <w:right w:val="none" w:sz="0" w:space="0" w:color="auto"/>
      </w:divBdr>
    </w:div>
    <w:div w:id="388840654">
      <w:bodyDiv w:val="1"/>
      <w:marLeft w:val="0"/>
      <w:marRight w:val="0"/>
      <w:marTop w:val="0"/>
      <w:marBottom w:val="0"/>
      <w:divBdr>
        <w:top w:val="none" w:sz="0" w:space="0" w:color="auto"/>
        <w:left w:val="none" w:sz="0" w:space="0" w:color="auto"/>
        <w:bottom w:val="none" w:sz="0" w:space="0" w:color="auto"/>
        <w:right w:val="none" w:sz="0" w:space="0" w:color="auto"/>
      </w:divBdr>
    </w:div>
    <w:div w:id="389232645">
      <w:bodyDiv w:val="1"/>
      <w:marLeft w:val="0"/>
      <w:marRight w:val="0"/>
      <w:marTop w:val="0"/>
      <w:marBottom w:val="0"/>
      <w:divBdr>
        <w:top w:val="none" w:sz="0" w:space="0" w:color="auto"/>
        <w:left w:val="none" w:sz="0" w:space="0" w:color="auto"/>
        <w:bottom w:val="none" w:sz="0" w:space="0" w:color="auto"/>
        <w:right w:val="none" w:sz="0" w:space="0" w:color="auto"/>
      </w:divBdr>
    </w:div>
    <w:div w:id="389547722">
      <w:bodyDiv w:val="1"/>
      <w:marLeft w:val="0"/>
      <w:marRight w:val="0"/>
      <w:marTop w:val="0"/>
      <w:marBottom w:val="0"/>
      <w:divBdr>
        <w:top w:val="none" w:sz="0" w:space="0" w:color="auto"/>
        <w:left w:val="none" w:sz="0" w:space="0" w:color="auto"/>
        <w:bottom w:val="none" w:sz="0" w:space="0" w:color="auto"/>
        <w:right w:val="none" w:sz="0" w:space="0" w:color="auto"/>
      </w:divBdr>
    </w:div>
    <w:div w:id="390927472">
      <w:bodyDiv w:val="1"/>
      <w:marLeft w:val="0"/>
      <w:marRight w:val="0"/>
      <w:marTop w:val="0"/>
      <w:marBottom w:val="0"/>
      <w:divBdr>
        <w:top w:val="none" w:sz="0" w:space="0" w:color="auto"/>
        <w:left w:val="none" w:sz="0" w:space="0" w:color="auto"/>
        <w:bottom w:val="none" w:sz="0" w:space="0" w:color="auto"/>
        <w:right w:val="none" w:sz="0" w:space="0" w:color="auto"/>
      </w:divBdr>
    </w:div>
    <w:div w:id="391119232">
      <w:bodyDiv w:val="1"/>
      <w:marLeft w:val="0"/>
      <w:marRight w:val="0"/>
      <w:marTop w:val="0"/>
      <w:marBottom w:val="0"/>
      <w:divBdr>
        <w:top w:val="none" w:sz="0" w:space="0" w:color="auto"/>
        <w:left w:val="none" w:sz="0" w:space="0" w:color="auto"/>
        <w:bottom w:val="none" w:sz="0" w:space="0" w:color="auto"/>
        <w:right w:val="none" w:sz="0" w:space="0" w:color="auto"/>
      </w:divBdr>
    </w:div>
    <w:div w:id="394279761">
      <w:bodyDiv w:val="1"/>
      <w:marLeft w:val="0"/>
      <w:marRight w:val="0"/>
      <w:marTop w:val="0"/>
      <w:marBottom w:val="0"/>
      <w:divBdr>
        <w:top w:val="none" w:sz="0" w:space="0" w:color="auto"/>
        <w:left w:val="none" w:sz="0" w:space="0" w:color="auto"/>
        <w:bottom w:val="none" w:sz="0" w:space="0" w:color="auto"/>
        <w:right w:val="none" w:sz="0" w:space="0" w:color="auto"/>
      </w:divBdr>
    </w:div>
    <w:div w:id="396898704">
      <w:bodyDiv w:val="1"/>
      <w:marLeft w:val="0"/>
      <w:marRight w:val="0"/>
      <w:marTop w:val="0"/>
      <w:marBottom w:val="0"/>
      <w:divBdr>
        <w:top w:val="none" w:sz="0" w:space="0" w:color="auto"/>
        <w:left w:val="none" w:sz="0" w:space="0" w:color="auto"/>
        <w:bottom w:val="none" w:sz="0" w:space="0" w:color="auto"/>
        <w:right w:val="none" w:sz="0" w:space="0" w:color="auto"/>
      </w:divBdr>
    </w:div>
    <w:div w:id="398285871">
      <w:bodyDiv w:val="1"/>
      <w:marLeft w:val="0"/>
      <w:marRight w:val="0"/>
      <w:marTop w:val="0"/>
      <w:marBottom w:val="0"/>
      <w:divBdr>
        <w:top w:val="none" w:sz="0" w:space="0" w:color="auto"/>
        <w:left w:val="none" w:sz="0" w:space="0" w:color="auto"/>
        <w:bottom w:val="none" w:sz="0" w:space="0" w:color="auto"/>
        <w:right w:val="none" w:sz="0" w:space="0" w:color="auto"/>
      </w:divBdr>
    </w:div>
    <w:div w:id="407459506">
      <w:bodyDiv w:val="1"/>
      <w:marLeft w:val="0"/>
      <w:marRight w:val="0"/>
      <w:marTop w:val="0"/>
      <w:marBottom w:val="0"/>
      <w:divBdr>
        <w:top w:val="none" w:sz="0" w:space="0" w:color="auto"/>
        <w:left w:val="none" w:sz="0" w:space="0" w:color="auto"/>
        <w:bottom w:val="none" w:sz="0" w:space="0" w:color="auto"/>
        <w:right w:val="none" w:sz="0" w:space="0" w:color="auto"/>
      </w:divBdr>
    </w:div>
    <w:div w:id="409739318">
      <w:bodyDiv w:val="1"/>
      <w:marLeft w:val="0"/>
      <w:marRight w:val="0"/>
      <w:marTop w:val="0"/>
      <w:marBottom w:val="0"/>
      <w:divBdr>
        <w:top w:val="none" w:sz="0" w:space="0" w:color="auto"/>
        <w:left w:val="none" w:sz="0" w:space="0" w:color="auto"/>
        <w:bottom w:val="none" w:sz="0" w:space="0" w:color="auto"/>
        <w:right w:val="none" w:sz="0" w:space="0" w:color="auto"/>
      </w:divBdr>
    </w:div>
    <w:div w:id="409811944">
      <w:bodyDiv w:val="1"/>
      <w:marLeft w:val="0"/>
      <w:marRight w:val="0"/>
      <w:marTop w:val="0"/>
      <w:marBottom w:val="0"/>
      <w:divBdr>
        <w:top w:val="none" w:sz="0" w:space="0" w:color="auto"/>
        <w:left w:val="none" w:sz="0" w:space="0" w:color="auto"/>
        <w:bottom w:val="none" w:sz="0" w:space="0" w:color="auto"/>
        <w:right w:val="none" w:sz="0" w:space="0" w:color="auto"/>
      </w:divBdr>
    </w:div>
    <w:div w:id="411008409">
      <w:bodyDiv w:val="1"/>
      <w:marLeft w:val="0"/>
      <w:marRight w:val="0"/>
      <w:marTop w:val="0"/>
      <w:marBottom w:val="0"/>
      <w:divBdr>
        <w:top w:val="none" w:sz="0" w:space="0" w:color="auto"/>
        <w:left w:val="none" w:sz="0" w:space="0" w:color="auto"/>
        <w:bottom w:val="none" w:sz="0" w:space="0" w:color="auto"/>
        <w:right w:val="none" w:sz="0" w:space="0" w:color="auto"/>
      </w:divBdr>
    </w:div>
    <w:div w:id="411857198">
      <w:bodyDiv w:val="1"/>
      <w:marLeft w:val="0"/>
      <w:marRight w:val="0"/>
      <w:marTop w:val="0"/>
      <w:marBottom w:val="0"/>
      <w:divBdr>
        <w:top w:val="none" w:sz="0" w:space="0" w:color="auto"/>
        <w:left w:val="none" w:sz="0" w:space="0" w:color="auto"/>
        <w:bottom w:val="none" w:sz="0" w:space="0" w:color="auto"/>
        <w:right w:val="none" w:sz="0" w:space="0" w:color="auto"/>
      </w:divBdr>
    </w:div>
    <w:div w:id="412165846">
      <w:bodyDiv w:val="1"/>
      <w:marLeft w:val="0"/>
      <w:marRight w:val="0"/>
      <w:marTop w:val="0"/>
      <w:marBottom w:val="0"/>
      <w:divBdr>
        <w:top w:val="none" w:sz="0" w:space="0" w:color="auto"/>
        <w:left w:val="none" w:sz="0" w:space="0" w:color="auto"/>
        <w:bottom w:val="none" w:sz="0" w:space="0" w:color="auto"/>
        <w:right w:val="none" w:sz="0" w:space="0" w:color="auto"/>
      </w:divBdr>
    </w:div>
    <w:div w:id="412510347">
      <w:bodyDiv w:val="1"/>
      <w:marLeft w:val="0"/>
      <w:marRight w:val="0"/>
      <w:marTop w:val="0"/>
      <w:marBottom w:val="0"/>
      <w:divBdr>
        <w:top w:val="none" w:sz="0" w:space="0" w:color="auto"/>
        <w:left w:val="none" w:sz="0" w:space="0" w:color="auto"/>
        <w:bottom w:val="none" w:sz="0" w:space="0" w:color="auto"/>
        <w:right w:val="none" w:sz="0" w:space="0" w:color="auto"/>
      </w:divBdr>
    </w:div>
    <w:div w:id="415325621">
      <w:bodyDiv w:val="1"/>
      <w:marLeft w:val="0"/>
      <w:marRight w:val="0"/>
      <w:marTop w:val="0"/>
      <w:marBottom w:val="0"/>
      <w:divBdr>
        <w:top w:val="none" w:sz="0" w:space="0" w:color="auto"/>
        <w:left w:val="none" w:sz="0" w:space="0" w:color="auto"/>
        <w:bottom w:val="none" w:sz="0" w:space="0" w:color="auto"/>
        <w:right w:val="none" w:sz="0" w:space="0" w:color="auto"/>
      </w:divBdr>
    </w:div>
    <w:div w:id="416944556">
      <w:bodyDiv w:val="1"/>
      <w:marLeft w:val="0"/>
      <w:marRight w:val="0"/>
      <w:marTop w:val="0"/>
      <w:marBottom w:val="0"/>
      <w:divBdr>
        <w:top w:val="none" w:sz="0" w:space="0" w:color="auto"/>
        <w:left w:val="none" w:sz="0" w:space="0" w:color="auto"/>
        <w:bottom w:val="none" w:sz="0" w:space="0" w:color="auto"/>
        <w:right w:val="none" w:sz="0" w:space="0" w:color="auto"/>
      </w:divBdr>
    </w:div>
    <w:div w:id="419833046">
      <w:bodyDiv w:val="1"/>
      <w:marLeft w:val="0"/>
      <w:marRight w:val="0"/>
      <w:marTop w:val="0"/>
      <w:marBottom w:val="0"/>
      <w:divBdr>
        <w:top w:val="none" w:sz="0" w:space="0" w:color="auto"/>
        <w:left w:val="none" w:sz="0" w:space="0" w:color="auto"/>
        <w:bottom w:val="none" w:sz="0" w:space="0" w:color="auto"/>
        <w:right w:val="none" w:sz="0" w:space="0" w:color="auto"/>
      </w:divBdr>
    </w:div>
    <w:div w:id="421267556">
      <w:bodyDiv w:val="1"/>
      <w:marLeft w:val="0"/>
      <w:marRight w:val="0"/>
      <w:marTop w:val="0"/>
      <w:marBottom w:val="0"/>
      <w:divBdr>
        <w:top w:val="none" w:sz="0" w:space="0" w:color="auto"/>
        <w:left w:val="none" w:sz="0" w:space="0" w:color="auto"/>
        <w:bottom w:val="none" w:sz="0" w:space="0" w:color="auto"/>
        <w:right w:val="none" w:sz="0" w:space="0" w:color="auto"/>
      </w:divBdr>
    </w:div>
    <w:div w:id="421881126">
      <w:bodyDiv w:val="1"/>
      <w:marLeft w:val="0"/>
      <w:marRight w:val="0"/>
      <w:marTop w:val="0"/>
      <w:marBottom w:val="0"/>
      <w:divBdr>
        <w:top w:val="none" w:sz="0" w:space="0" w:color="auto"/>
        <w:left w:val="none" w:sz="0" w:space="0" w:color="auto"/>
        <w:bottom w:val="none" w:sz="0" w:space="0" w:color="auto"/>
        <w:right w:val="none" w:sz="0" w:space="0" w:color="auto"/>
      </w:divBdr>
    </w:div>
    <w:div w:id="422916082">
      <w:bodyDiv w:val="1"/>
      <w:marLeft w:val="0"/>
      <w:marRight w:val="0"/>
      <w:marTop w:val="0"/>
      <w:marBottom w:val="0"/>
      <w:divBdr>
        <w:top w:val="none" w:sz="0" w:space="0" w:color="auto"/>
        <w:left w:val="none" w:sz="0" w:space="0" w:color="auto"/>
        <w:bottom w:val="none" w:sz="0" w:space="0" w:color="auto"/>
        <w:right w:val="none" w:sz="0" w:space="0" w:color="auto"/>
      </w:divBdr>
    </w:div>
    <w:div w:id="425927067">
      <w:bodyDiv w:val="1"/>
      <w:marLeft w:val="0"/>
      <w:marRight w:val="0"/>
      <w:marTop w:val="0"/>
      <w:marBottom w:val="0"/>
      <w:divBdr>
        <w:top w:val="none" w:sz="0" w:space="0" w:color="auto"/>
        <w:left w:val="none" w:sz="0" w:space="0" w:color="auto"/>
        <w:bottom w:val="none" w:sz="0" w:space="0" w:color="auto"/>
        <w:right w:val="none" w:sz="0" w:space="0" w:color="auto"/>
      </w:divBdr>
    </w:div>
    <w:div w:id="426271331">
      <w:bodyDiv w:val="1"/>
      <w:marLeft w:val="0"/>
      <w:marRight w:val="0"/>
      <w:marTop w:val="0"/>
      <w:marBottom w:val="0"/>
      <w:divBdr>
        <w:top w:val="none" w:sz="0" w:space="0" w:color="auto"/>
        <w:left w:val="none" w:sz="0" w:space="0" w:color="auto"/>
        <w:bottom w:val="none" w:sz="0" w:space="0" w:color="auto"/>
        <w:right w:val="none" w:sz="0" w:space="0" w:color="auto"/>
      </w:divBdr>
    </w:div>
    <w:div w:id="427698480">
      <w:bodyDiv w:val="1"/>
      <w:marLeft w:val="0"/>
      <w:marRight w:val="0"/>
      <w:marTop w:val="0"/>
      <w:marBottom w:val="0"/>
      <w:divBdr>
        <w:top w:val="none" w:sz="0" w:space="0" w:color="auto"/>
        <w:left w:val="none" w:sz="0" w:space="0" w:color="auto"/>
        <w:bottom w:val="none" w:sz="0" w:space="0" w:color="auto"/>
        <w:right w:val="none" w:sz="0" w:space="0" w:color="auto"/>
      </w:divBdr>
    </w:div>
    <w:div w:id="428938583">
      <w:bodyDiv w:val="1"/>
      <w:marLeft w:val="0"/>
      <w:marRight w:val="0"/>
      <w:marTop w:val="0"/>
      <w:marBottom w:val="0"/>
      <w:divBdr>
        <w:top w:val="none" w:sz="0" w:space="0" w:color="auto"/>
        <w:left w:val="none" w:sz="0" w:space="0" w:color="auto"/>
        <w:bottom w:val="none" w:sz="0" w:space="0" w:color="auto"/>
        <w:right w:val="none" w:sz="0" w:space="0" w:color="auto"/>
      </w:divBdr>
    </w:div>
    <w:div w:id="430123751">
      <w:bodyDiv w:val="1"/>
      <w:marLeft w:val="0"/>
      <w:marRight w:val="0"/>
      <w:marTop w:val="0"/>
      <w:marBottom w:val="0"/>
      <w:divBdr>
        <w:top w:val="none" w:sz="0" w:space="0" w:color="auto"/>
        <w:left w:val="none" w:sz="0" w:space="0" w:color="auto"/>
        <w:bottom w:val="none" w:sz="0" w:space="0" w:color="auto"/>
        <w:right w:val="none" w:sz="0" w:space="0" w:color="auto"/>
      </w:divBdr>
    </w:div>
    <w:div w:id="430905179">
      <w:bodyDiv w:val="1"/>
      <w:marLeft w:val="0"/>
      <w:marRight w:val="0"/>
      <w:marTop w:val="0"/>
      <w:marBottom w:val="0"/>
      <w:divBdr>
        <w:top w:val="none" w:sz="0" w:space="0" w:color="auto"/>
        <w:left w:val="none" w:sz="0" w:space="0" w:color="auto"/>
        <w:bottom w:val="none" w:sz="0" w:space="0" w:color="auto"/>
        <w:right w:val="none" w:sz="0" w:space="0" w:color="auto"/>
      </w:divBdr>
    </w:div>
    <w:div w:id="431046362">
      <w:bodyDiv w:val="1"/>
      <w:marLeft w:val="0"/>
      <w:marRight w:val="0"/>
      <w:marTop w:val="0"/>
      <w:marBottom w:val="0"/>
      <w:divBdr>
        <w:top w:val="none" w:sz="0" w:space="0" w:color="auto"/>
        <w:left w:val="none" w:sz="0" w:space="0" w:color="auto"/>
        <w:bottom w:val="none" w:sz="0" w:space="0" w:color="auto"/>
        <w:right w:val="none" w:sz="0" w:space="0" w:color="auto"/>
      </w:divBdr>
    </w:div>
    <w:div w:id="431050110">
      <w:bodyDiv w:val="1"/>
      <w:marLeft w:val="0"/>
      <w:marRight w:val="0"/>
      <w:marTop w:val="0"/>
      <w:marBottom w:val="0"/>
      <w:divBdr>
        <w:top w:val="none" w:sz="0" w:space="0" w:color="auto"/>
        <w:left w:val="none" w:sz="0" w:space="0" w:color="auto"/>
        <w:bottom w:val="none" w:sz="0" w:space="0" w:color="auto"/>
        <w:right w:val="none" w:sz="0" w:space="0" w:color="auto"/>
      </w:divBdr>
    </w:div>
    <w:div w:id="432364846">
      <w:bodyDiv w:val="1"/>
      <w:marLeft w:val="0"/>
      <w:marRight w:val="0"/>
      <w:marTop w:val="0"/>
      <w:marBottom w:val="0"/>
      <w:divBdr>
        <w:top w:val="none" w:sz="0" w:space="0" w:color="auto"/>
        <w:left w:val="none" w:sz="0" w:space="0" w:color="auto"/>
        <w:bottom w:val="none" w:sz="0" w:space="0" w:color="auto"/>
        <w:right w:val="none" w:sz="0" w:space="0" w:color="auto"/>
      </w:divBdr>
    </w:div>
    <w:div w:id="435559909">
      <w:bodyDiv w:val="1"/>
      <w:marLeft w:val="0"/>
      <w:marRight w:val="0"/>
      <w:marTop w:val="0"/>
      <w:marBottom w:val="0"/>
      <w:divBdr>
        <w:top w:val="none" w:sz="0" w:space="0" w:color="auto"/>
        <w:left w:val="none" w:sz="0" w:space="0" w:color="auto"/>
        <w:bottom w:val="none" w:sz="0" w:space="0" w:color="auto"/>
        <w:right w:val="none" w:sz="0" w:space="0" w:color="auto"/>
      </w:divBdr>
    </w:div>
    <w:div w:id="436293228">
      <w:bodyDiv w:val="1"/>
      <w:marLeft w:val="0"/>
      <w:marRight w:val="0"/>
      <w:marTop w:val="0"/>
      <w:marBottom w:val="0"/>
      <w:divBdr>
        <w:top w:val="none" w:sz="0" w:space="0" w:color="auto"/>
        <w:left w:val="none" w:sz="0" w:space="0" w:color="auto"/>
        <w:bottom w:val="none" w:sz="0" w:space="0" w:color="auto"/>
        <w:right w:val="none" w:sz="0" w:space="0" w:color="auto"/>
      </w:divBdr>
    </w:div>
    <w:div w:id="437138835">
      <w:bodyDiv w:val="1"/>
      <w:marLeft w:val="0"/>
      <w:marRight w:val="0"/>
      <w:marTop w:val="0"/>
      <w:marBottom w:val="0"/>
      <w:divBdr>
        <w:top w:val="none" w:sz="0" w:space="0" w:color="auto"/>
        <w:left w:val="none" w:sz="0" w:space="0" w:color="auto"/>
        <w:bottom w:val="none" w:sz="0" w:space="0" w:color="auto"/>
        <w:right w:val="none" w:sz="0" w:space="0" w:color="auto"/>
      </w:divBdr>
    </w:div>
    <w:div w:id="438063086">
      <w:bodyDiv w:val="1"/>
      <w:marLeft w:val="0"/>
      <w:marRight w:val="0"/>
      <w:marTop w:val="0"/>
      <w:marBottom w:val="0"/>
      <w:divBdr>
        <w:top w:val="none" w:sz="0" w:space="0" w:color="auto"/>
        <w:left w:val="none" w:sz="0" w:space="0" w:color="auto"/>
        <w:bottom w:val="none" w:sz="0" w:space="0" w:color="auto"/>
        <w:right w:val="none" w:sz="0" w:space="0" w:color="auto"/>
      </w:divBdr>
    </w:div>
    <w:div w:id="439299888">
      <w:bodyDiv w:val="1"/>
      <w:marLeft w:val="0"/>
      <w:marRight w:val="0"/>
      <w:marTop w:val="0"/>
      <w:marBottom w:val="0"/>
      <w:divBdr>
        <w:top w:val="none" w:sz="0" w:space="0" w:color="auto"/>
        <w:left w:val="none" w:sz="0" w:space="0" w:color="auto"/>
        <w:bottom w:val="none" w:sz="0" w:space="0" w:color="auto"/>
        <w:right w:val="none" w:sz="0" w:space="0" w:color="auto"/>
      </w:divBdr>
    </w:div>
    <w:div w:id="439305026">
      <w:bodyDiv w:val="1"/>
      <w:marLeft w:val="0"/>
      <w:marRight w:val="0"/>
      <w:marTop w:val="0"/>
      <w:marBottom w:val="0"/>
      <w:divBdr>
        <w:top w:val="none" w:sz="0" w:space="0" w:color="auto"/>
        <w:left w:val="none" w:sz="0" w:space="0" w:color="auto"/>
        <w:bottom w:val="none" w:sz="0" w:space="0" w:color="auto"/>
        <w:right w:val="none" w:sz="0" w:space="0" w:color="auto"/>
      </w:divBdr>
    </w:div>
    <w:div w:id="440344368">
      <w:bodyDiv w:val="1"/>
      <w:marLeft w:val="0"/>
      <w:marRight w:val="0"/>
      <w:marTop w:val="0"/>
      <w:marBottom w:val="0"/>
      <w:divBdr>
        <w:top w:val="none" w:sz="0" w:space="0" w:color="auto"/>
        <w:left w:val="none" w:sz="0" w:space="0" w:color="auto"/>
        <w:bottom w:val="none" w:sz="0" w:space="0" w:color="auto"/>
        <w:right w:val="none" w:sz="0" w:space="0" w:color="auto"/>
      </w:divBdr>
    </w:div>
    <w:div w:id="440730072">
      <w:bodyDiv w:val="1"/>
      <w:marLeft w:val="0"/>
      <w:marRight w:val="0"/>
      <w:marTop w:val="0"/>
      <w:marBottom w:val="0"/>
      <w:divBdr>
        <w:top w:val="none" w:sz="0" w:space="0" w:color="auto"/>
        <w:left w:val="none" w:sz="0" w:space="0" w:color="auto"/>
        <w:bottom w:val="none" w:sz="0" w:space="0" w:color="auto"/>
        <w:right w:val="none" w:sz="0" w:space="0" w:color="auto"/>
      </w:divBdr>
    </w:div>
    <w:div w:id="441144849">
      <w:bodyDiv w:val="1"/>
      <w:marLeft w:val="0"/>
      <w:marRight w:val="0"/>
      <w:marTop w:val="0"/>
      <w:marBottom w:val="0"/>
      <w:divBdr>
        <w:top w:val="none" w:sz="0" w:space="0" w:color="auto"/>
        <w:left w:val="none" w:sz="0" w:space="0" w:color="auto"/>
        <w:bottom w:val="none" w:sz="0" w:space="0" w:color="auto"/>
        <w:right w:val="none" w:sz="0" w:space="0" w:color="auto"/>
      </w:divBdr>
    </w:div>
    <w:div w:id="441414926">
      <w:bodyDiv w:val="1"/>
      <w:marLeft w:val="0"/>
      <w:marRight w:val="0"/>
      <w:marTop w:val="0"/>
      <w:marBottom w:val="0"/>
      <w:divBdr>
        <w:top w:val="none" w:sz="0" w:space="0" w:color="auto"/>
        <w:left w:val="none" w:sz="0" w:space="0" w:color="auto"/>
        <w:bottom w:val="none" w:sz="0" w:space="0" w:color="auto"/>
        <w:right w:val="none" w:sz="0" w:space="0" w:color="auto"/>
      </w:divBdr>
    </w:div>
    <w:div w:id="443620788">
      <w:bodyDiv w:val="1"/>
      <w:marLeft w:val="0"/>
      <w:marRight w:val="0"/>
      <w:marTop w:val="0"/>
      <w:marBottom w:val="0"/>
      <w:divBdr>
        <w:top w:val="none" w:sz="0" w:space="0" w:color="auto"/>
        <w:left w:val="none" w:sz="0" w:space="0" w:color="auto"/>
        <w:bottom w:val="none" w:sz="0" w:space="0" w:color="auto"/>
        <w:right w:val="none" w:sz="0" w:space="0" w:color="auto"/>
      </w:divBdr>
    </w:div>
    <w:div w:id="444081516">
      <w:bodyDiv w:val="1"/>
      <w:marLeft w:val="0"/>
      <w:marRight w:val="0"/>
      <w:marTop w:val="0"/>
      <w:marBottom w:val="0"/>
      <w:divBdr>
        <w:top w:val="none" w:sz="0" w:space="0" w:color="auto"/>
        <w:left w:val="none" w:sz="0" w:space="0" w:color="auto"/>
        <w:bottom w:val="none" w:sz="0" w:space="0" w:color="auto"/>
        <w:right w:val="none" w:sz="0" w:space="0" w:color="auto"/>
      </w:divBdr>
    </w:div>
    <w:div w:id="444813237">
      <w:bodyDiv w:val="1"/>
      <w:marLeft w:val="0"/>
      <w:marRight w:val="0"/>
      <w:marTop w:val="0"/>
      <w:marBottom w:val="0"/>
      <w:divBdr>
        <w:top w:val="none" w:sz="0" w:space="0" w:color="auto"/>
        <w:left w:val="none" w:sz="0" w:space="0" w:color="auto"/>
        <w:bottom w:val="none" w:sz="0" w:space="0" w:color="auto"/>
        <w:right w:val="none" w:sz="0" w:space="0" w:color="auto"/>
      </w:divBdr>
    </w:div>
    <w:div w:id="447625407">
      <w:bodyDiv w:val="1"/>
      <w:marLeft w:val="0"/>
      <w:marRight w:val="0"/>
      <w:marTop w:val="0"/>
      <w:marBottom w:val="0"/>
      <w:divBdr>
        <w:top w:val="none" w:sz="0" w:space="0" w:color="auto"/>
        <w:left w:val="none" w:sz="0" w:space="0" w:color="auto"/>
        <w:bottom w:val="none" w:sz="0" w:space="0" w:color="auto"/>
        <w:right w:val="none" w:sz="0" w:space="0" w:color="auto"/>
      </w:divBdr>
    </w:div>
    <w:div w:id="450172739">
      <w:bodyDiv w:val="1"/>
      <w:marLeft w:val="0"/>
      <w:marRight w:val="0"/>
      <w:marTop w:val="0"/>
      <w:marBottom w:val="0"/>
      <w:divBdr>
        <w:top w:val="none" w:sz="0" w:space="0" w:color="auto"/>
        <w:left w:val="none" w:sz="0" w:space="0" w:color="auto"/>
        <w:bottom w:val="none" w:sz="0" w:space="0" w:color="auto"/>
        <w:right w:val="none" w:sz="0" w:space="0" w:color="auto"/>
      </w:divBdr>
    </w:div>
    <w:div w:id="450242443">
      <w:bodyDiv w:val="1"/>
      <w:marLeft w:val="0"/>
      <w:marRight w:val="0"/>
      <w:marTop w:val="0"/>
      <w:marBottom w:val="0"/>
      <w:divBdr>
        <w:top w:val="none" w:sz="0" w:space="0" w:color="auto"/>
        <w:left w:val="none" w:sz="0" w:space="0" w:color="auto"/>
        <w:bottom w:val="none" w:sz="0" w:space="0" w:color="auto"/>
        <w:right w:val="none" w:sz="0" w:space="0" w:color="auto"/>
      </w:divBdr>
    </w:div>
    <w:div w:id="452096604">
      <w:bodyDiv w:val="1"/>
      <w:marLeft w:val="0"/>
      <w:marRight w:val="0"/>
      <w:marTop w:val="0"/>
      <w:marBottom w:val="0"/>
      <w:divBdr>
        <w:top w:val="none" w:sz="0" w:space="0" w:color="auto"/>
        <w:left w:val="none" w:sz="0" w:space="0" w:color="auto"/>
        <w:bottom w:val="none" w:sz="0" w:space="0" w:color="auto"/>
        <w:right w:val="none" w:sz="0" w:space="0" w:color="auto"/>
      </w:divBdr>
    </w:div>
    <w:div w:id="452598998">
      <w:bodyDiv w:val="1"/>
      <w:marLeft w:val="0"/>
      <w:marRight w:val="0"/>
      <w:marTop w:val="0"/>
      <w:marBottom w:val="0"/>
      <w:divBdr>
        <w:top w:val="none" w:sz="0" w:space="0" w:color="auto"/>
        <w:left w:val="none" w:sz="0" w:space="0" w:color="auto"/>
        <w:bottom w:val="none" w:sz="0" w:space="0" w:color="auto"/>
        <w:right w:val="none" w:sz="0" w:space="0" w:color="auto"/>
      </w:divBdr>
    </w:div>
    <w:div w:id="459496167">
      <w:bodyDiv w:val="1"/>
      <w:marLeft w:val="0"/>
      <w:marRight w:val="0"/>
      <w:marTop w:val="0"/>
      <w:marBottom w:val="0"/>
      <w:divBdr>
        <w:top w:val="none" w:sz="0" w:space="0" w:color="auto"/>
        <w:left w:val="none" w:sz="0" w:space="0" w:color="auto"/>
        <w:bottom w:val="none" w:sz="0" w:space="0" w:color="auto"/>
        <w:right w:val="none" w:sz="0" w:space="0" w:color="auto"/>
      </w:divBdr>
    </w:div>
    <w:div w:id="463734404">
      <w:bodyDiv w:val="1"/>
      <w:marLeft w:val="0"/>
      <w:marRight w:val="0"/>
      <w:marTop w:val="0"/>
      <w:marBottom w:val="0"/>
      <w:divBdr>
        <w:top w:val="none" w:sz="0" w:space="0" w:color="auto"/>
        <w:left w:val="none" w:sz="0" w:space="0" w:color="auto"/>
        <w:bottom w:val="none" w:sz="0" w:space="0" w:color="auto"/>
        <w:right w:val="none" w:sz="0" w:space="0" w:color="auto"/>
      </w:divBdr>
    </w:div>
    <w:div w:id="464734553">
      <w:bodyDiv w:val="1"/>
      <w:marLeft w:val="0"/>
      <w:marRight w:val="0"/>
      <w:marTop w:val="0"/>
      <w:marBottom w:val="0"/>
      <w:divBdr>
        <w:top w:val="none" w:sz="0" w:space="0" w:color="auto"/>
        <w:left w:val="none" w:sz="0" w:space="0" w:color="auto"/>
        <w:bottom w:val="none" w:sz="0" w:space="0" w:color="auto"/>
        <w:right w:val="none" w:sz="0" w:space="0" w:color="auto"/>
      </w:divBdr>
    </w:div>
    <w:div w:id="465391978">
      <w:bodyDiv w:val="1"/>
      <w:marLeft w:val="0"/>
      <w:marRight w:val="0"/>
      <w:marTop w:val="0"/>
      <w:marBottom w:val="0"/>
      <w:divBdr>
        <w:top w:val="none" w:sz="0" w:space="0" w:color="auto"/>
        <w:left w:val="none" w:sz="0" w:space="0" w:color="auto"/>
        <w:bottom w:val="none" w:sz="0" w:space="0" w:color="auto"/>
        <w:right w:val="none" w:sz="0" w:space="0" w:color="auto"/>
      </w:divBdr>
    </w:div>
    <w:div w:id="466969473">
      <w:bodyDiv w:val="1"/>
      <w:marLeft w:val="0"/>
      <w:marRight w:val="0"/>
      <w:marTop w:val="0"/>
      <w:marBottom w:val="0"/>
      <w:divBdr>
        <w:top w:val="none" w:sz="0" w:space="0" w:color="auto"/>
        <w:left w:val="none" w:sz="0" w:space="0" w:color="auto"/>
        <w:bottom w:val="none" w:sz="0" w:space="0" w:color="auto"/>
        <w:right w:val="none" w:sz="0" w:space="0" w:color="auto"/>
      </w:divBdr>
    </w:div>
    <w:div w:id="467166273">
      <w:bodyDiv w:val="1"/>
      <w:marLeft w:val="0"/>
      <w:marRight w:val="0"/>
      <w:marTop w:val="0"/>
      <w:marBottom w:val="0"/>
      <w:divBdr>
        <w:top w:val="none" w:sz="0" w:space="0" w:color="auto"/>
        <w:left w:val="none" w:sz="0" w:space="0" w:color="auto"/>
        <w:bottom w:val="none" w:sz="0" w:space="0" w:color="auto"/>
        <w:right w:val="none" w:sz="0" w:space="0" w:color="auto"/>
      </w:divBdr>
    </w:div>
    <w:div w:id="470443719">
      <w:bodyDiv w:val="1"/>
      <w:marLeft w:val="0"/>
      <w:marRight w:val="0"/>
      <w:marTop w:val="0"/>
      <w:marBottom w:val="0"/>
      <w:divBdr>
        <w:top w:val="none" w:sz="0" w:space="0" w:color="auto"/>
        <w:left w:val="none" w:sz="0" w:space="0" w:color="auto"/>
        <w:bottom w:val="none" w:sz="0" w:space="0" w:color="auto"/>
        <w:right w:val="none" w:sz="0" w:space="0" w:color="auto"/>
      </w:divBdr>
    </w:div>
    <w:div w:id="473107892">
      <w:bodyDiv w:val="1"/>
      <w:marLeft w:val="0"/>
      <w:marRight w:val="0"/>
      <w:marTop w:val="0"/>
      <w:marBottom w:val="0"/>
      <w:divBdr>
        <w:top w:val="none" w:sz="0" w:space="0" w:color="auto"/>
        <w:left w:val="none" w:sz="0" w:space="0" w:color="auto"/>
        <w:bottom w:val="none" w:sz="0" w:space="0" w:color="auto"/>
        <w:right w:val="none" w:sz="0" w:space="0" w:color="auto"/>
      </w:divBdr>
    </w:div>
    <w:div w:id="473569414">
      <w:bodyDiv w:val="1"/>
      <w:marLeft w:val="0"/>
      <w:marRight w:val="0"/>
      <w:marTop w:val="0"/>
      <w:marBottom w:val="0"/>
      <w:divBdr>
        <w:top w:val="none" w:sz="0" w:space="0" w:color="auto"/>
        <w:left w:val="none" w:sz="0" w:space="0" w:color="auto"/>
        <w:bottom w:val="none" w:sz="0" w:space="0" w:color="auto"/>
        <w:right w:val="none" w:sz="0" w:space="0" w:color="auto"/>
      </w:divBdr>
    </w:div>
    <w:div w:id="473836014">
      <w:bodyDiv w:val="1"/>
      <w:marLeft w:val="0"/>
      <w:marRight w:val="0"/>
      <w:marTop w:val="0"/>
      <w:marBottom w:val="0"/>
      <w:divBdr>
        <w:top w:val="none" w:sz="0" w:space="0" w:color="auto"/>
        <w:left w:val="none" w:sz="0" w:space="0" w:color="auto"/>
        <w:bottom w:val="none" w:sz="0" w:space="0" w:color="auto"/>
        <w:right w:val="none" w:sz="0" w:space="0" w:color="auto"/>
      </w:divBdr>
    </w:div>
    <w:div w:id="475924688">
      <w:bodyDiv w:val="1"/>
      <w:marLeft w:val="0"/>
      <w:marRight w:val="0"/>
      <w:marTop w:val="0"/>
      <w:marBottom w:val="0"/>
      <w:divBdr>
        <w:top w:val="none" w:sz="0" w:space="0" w:color="auto"/>
        <w:left w:val="none" w:sz="0" w:space="0" w:color="auto"/>
        <w:bottom w:val="none" w:sz="0" w:space="0" w:color="auto"/>
        <w:right w:val="none" w:sz="0" w:space="0" w:color="auto"/>
      </w:divBdr>
    </w:div>
    <w:div w:id="478956369">
      <w:bodyDiv w:val="1"/>
      <w:marLeft w:val="0"/>
      <w:marRight w:val="0"/>
      <w:marTop w:val="0"/>
      <w:marBottom w:val="0"/>
      <w:divBdr>
        <w:top w:val="none" w:sz="0" w:space="0" w:color="auto"/>
        <w:left w:val="none" w:sz="0" w:space="0" w:color="auto"/>
        <w:bottom w:val="none" w:sz="0" w:space="0" w:color="auto"/>
        <w:right w:val="none" w:sz="0" w:space="0" w:color="auto"/>
      </w:divBdr>
    </w:div>
    <w:div w:id="479079102">
      <w:bodyDiv w:val="1"/>
      <w:marLeft w:val="0"/>
      <w:marRight w:val="0"/>
      <w:marTop w:val="0"/>
      <w:marBottom w:val="0"/>
      <w:divBdr>
        <w:top w:val="none" w:sz="0" w:space="0" w:color="auto"/>
        <w:left w:val="none" w:sz="0" w:space="0" w:color="auto"/>
        <w:bottom w:val="none" w:sz="0" w:space="0" w:color="auto"/>
        <w:right w:val="none" w:sz="0" w:space="0" w:color="auto"/>
      </w:divBdr>
    </w:div>
    <w:div w:id="479540302">
      <w:bodyDiv w:val="1"/>
      <w:marLeft w:val="0"/>
      <w:marRight w:val="0"/>
      <w:marTop w:val="0"/>
      <w:marBottom w:val="0"/>
      <w:divBdr>
        <w:top w:val="none" w:sz="0" w:space="0" w:color="auto"/>
        <w:left w:val="none" w:sz="0" w:space="0" w:color="auto"/>
        <w:bottom w:val="none" w:sz="0" w:space="0" w:color="auto"/>
        <w:right w:val="none" w:sz="0" w:space="0" w:color="auto"/>
      </w:divBdr>
    </w:div>
    <w:div w:id="479886891">
      <w:bodyDiv w:val="1"/>
      <w:marLeft w:val="0"/>
      <w:marRight w:val="0"/>
      <w:marTop w:val="0"/>
      <w:marBottom w:val="0"/>
      <w:divBdr>
        <w:top w:val="none" w:sz="0" w:space="0" w:color="auto"/>
        <w:left w:val="none" w:sz="0" w:space="0" w:color="auto"/>
        <w:bottom w:val="none" w:sz="0" w:space="0" w:color="auto"/>
        <w:right w:val="none" w:sz="0" w:space="0" w:color="auto"/>
      </w:divBdr>
    </w:div>
    <w:div w:id="481115599">
      <w:bodyDiv w:val="1"/>
      <w:marLeft w:val="0"/>
      <w:marRight w:val="0"/>
      <w:marTop w:val="0"/>
      <w:marBottom w:val="0"/>
      <w:divBdr>
        <w:top w:val="none" w:sz="0" w:space="0" w:color="auto"/>
        <w:left w:val="none" w:sz="0" w:space="0" w:color="auto"/>
        <w:bottom w:val="none" w:sz="0" w:space="0" w:color="auto"/>
        <w:right w:val="none" w:sz="0" w:space="0" w:color="auto"/>
      </w:divBdr>
    </w:div>
    <w:div w:id="483938177">
      <w:bodyDiv w:val="1"/>
      <w:marLeft w:val="0"/>
      <w:marRight w:val="0"/>
      <w:marTop w:val="0"/>
      <w:marBottom w:val="0"/>
      <w:divBdr>
        <w:top w:val="none" w:sz="0" w:space="0" w:color="auto"/>
        <w:left w:val="none" w:sz="0" w:space="0" w:color="auto"/>
        <w:bottom w:val="none" w:sz="0" w:space="0" w:color="auto"/>
        <w:right w:val="none" w:sz="0" w:space="0" w:color="auto"/>
      </w:divBdr>
    </w:div>
    <w:div w:id="485171047">
      <w:bodyDiv w:val="1"/>
      <w:marLeft w:val="0"/>
      <w:marRight w:val="0"/>
      <w:marTop w:val="0"/>
      <w:marBottom w:val="0"/>
      <w:divBdr>
        <w:top w:val="none" w:sz="0" w:space="0" w:color="auto"/>
        <w:left w:val="none" w:sz="0" w:space="0" w:color="auto"/>
        <w:bottom w:val="none" w:sz="0" w:space="0" w:color="auto"/>
        <w:right w:val="none" w:sz="0" w:space="0" w:color="auto"/>
      </w:divBdr>
    </w:div>
    <w:div w:id="491454861">
      <w:bodyDiv w:val="1"/>
      <w:marLeft w:val="0"/>
      <w:marRight w:val="0"/>
      <w:marTop w:val="0"/>
      <w:marBottom w:val="0"/>
      <w:divBdr>
        <w:top w:val="none" w:sz="0" w:space="0" w:color="auto"/>
        <w:left w:val="none" w:sz="0" w:space="0" w:color="auto"/>
        <w:bottom w:val="none" w:sz="0" w:space="0" w:color="auto"/>
        <w:right w:val="none" w:sz="0" w:space="0" w:color="auto"/>
      </w:divBdr>
    </w:div>
    <w:div w:id="492334828">
      <w:bodyDiv w:val="1"/>
      <w:marLeft w:val="0"/>
      <w:marRight w:val="0"/>
      <w:marTop w:val="0"/>
      <w:marBottom w:val="0"/>
      <w:divBdr>
        <w:top w:val="none" w:sz="0" w:space="0" w:color="auto"/>
        <w:left w:val="none" w:sz="0" w:space="0" w:color="auto"/>
        <w:bottom w:val="none" w:sz="0" w:space="0" w:color="auto"/>
        <w:right w:val="none" w:sz="0" w:space="0" w:color="auto"/>
      </w:divBdr>
    </w:div>
    <w:div w:id="493450080">
      <w:bodyDiv w:val="1"/>
      <w:marLeft w:val="0"/>
      <w:marRight w:val="0"/>
      <w:marTop w:val="0"/>
      <w:marBottom w:val="0"/>
      <w:divBdr>
        <w:top w:val="none" w:sz="0" w:space="0" w:color="auto"/>
        <w:left w:val="none" w:sz="0" w:space="0" w:color="auto"/>
        <w:bottom w:val="none" w:sz="0" w:space="0" w:color="auto"/>
        <w:right w:val="none" w:sz="0" w:space="0" w:color="auto"/>
      </w:divBdr>
    </w:div>
    <w:div w:id="493760367">
      <w:bodyDiv w:val="1"/>
      <w:marLeft w:val="0"/>
      <w:marRight w:val="0"/>
      <w:marTop w:val="0"/>
      <w:marBottom w:val="0"/>
      <w:divBdr>
        <w:top w:val="none" w:sz="0" w:space="0" w:color="auto"/>
        <w:left w:val="none" w:sz="0" w:space="0" w:color="auto"/>
        <w:bottom w:val="none" w:sz="0" w:space="0" w:color="auto"/>
        <w:right w:val="none" w:sz="0" w:space="0" w:color="auto"/>
      </w:divBdr>
    </w:div>
    <w:div w:id="494346225">
      <w:bodyDiv w:val="1"/>
      <w:marLeft w:val="0"/>
      <w:marRight w:val="0"/>
      <w:marTop w:val="0"/>
      <w:marBottom w:val="0"/>
      <w:divBdr>
        <w:top w:val="none" w:sz="0" w:space="0" w:color="auto"/>
        <w:left w:val="none" w:sz="0" w:space="0" w:color="auto"/>
        <w:bottom w:val="none" w:sz="0" w:space="0" w:color="auto"/>
        <w:right w:val="none" w:sz="0" w:space="0" w:color="auto"/>
      </w:divBdr>
    </w:div>
    <w:div w:id="497236373">
      <w:bodyDiv w:val="1"/>
      <w:marLeft w:val="0"/>
      <w:marRight w:val="0"/>
      <w:marTop w:val="0"/>
      <w:marBottom w:val="0"/>
      <w:divBdr>
        <w:top w:val="none" w:sz="0" w:space="0" w:color="auto"/>
        <w:left w:val="none" w:sz="0" w:space="0" w:color="auto"/>
        <w:bottom w:val="none" w:sz="0" w:space="0" w:color="auto"/>
        <w:right w:val="none" w:sz="0" w:space="0" w:color="auto"/>
      </w:divBdr>
    </w:div>
    <w:div w:id="498469963">
      <w:bodyDiv w:val="1"/>
      <w:marLeft w:val="0"/>
      <w:marRight w:val="0"/>
      <w:marTop w:val="0"/>
      <w:marBottom w:val="0"/>
      <w:divBdr>
        <w:top w:val="none" w:sz="0" w:space="0" w:color="auto"/>
        <w:left w:val="none" w:sz="0" w:space="0" w:color="auto"/>
        <w:bottom w:val="none" w:sz="0" w:space="0" w:color="auto"/>
        <w:right w:val="none" w:sz="0" w:space="0" w:color="auto"/>
      </w:divBdr>
    </w:div>
    <w:div w:id="499008990">
      <w:bodyDiv w:val="1"/>
      <w:marLeft w:val="0"/>
      <w:marRight w:val="0"/>
      <w:marTop w:val="0"/>
      <w:marBottom w:val="0"/>
      <w:divBdr>
        <w:top w:val="none" w:sz="0" w:space="0" w:color="auto"/>
        <w:left w:val="none" w:sz="0" w:space="0" w:color="auto"/>
        <w:bottom w:val="none" w:sz="0" w:space="0" w:color="auto"/>
        <w:right w:val="none" w:sz="0" w:space="0" w:color="auto"/>
      </w:divBdr>
    </w:div>
    <w:div w:id="502934451">
      <w:bodyDiv w:val="1"/>
      <w:marLeft w:val="0"/>
      <w:marRight w:val="0"/>
      <w:marTop w:val="0"/>
      <w:marBottom w:val="0"/>
      <w:divBdr>
        <w:top w:val="none" w:sz="0" w:space="0" w:color="auto"/>
        <w:left w:val="none" w:sz="0" w:space="0" w:color="auto"/>
        <w:bottom w:val="none" w:sz="0" w:space="0" w:color="auto"/>
        <w:right w:val="none" w:sz="0" w:space="0" w:color="auto"/>
      </w:divBdr>
    </w:div>
    <w:div w:id="505094579">
      <w:bodyDiv w:val="1"/>
      <w:marLeft w:val="0"/>
      <w:marRight w:val="0"/>
      <w:marTop w:val="0"/>
      <w:marBottom w:val="0"/>
      <w:divBdr>
        <w:top w:val="none" w:sz="0" w:space="0" w:color="auto"/>
        <w:left w:val="none" w:sz="0" w:space="0" w:color="auto"/>
        <w:bottom w:val="none" w:sz="0" w:space="0" w:color="auto"/>
        <w:right w:val="none" w:sz="0" w:space="0" w:color="auto"/>
      </w:divBdr>
    </w:div>
    <w:div w:id="506480066">
      <w:bodyDiv w:val="1"/>
      <w:marLeft w:val="0"/>
      <w:marRight w:val="0"/>
      <w:marTop w:val="0"/>
      <w:marBottom w:val="0"/>
      <w:divBdr>
        <w:top w:val="none" w:sz="0" w:space="0" w:color="auto"/>
        <w:left w:val="none" w:sz="0" w:space="0" w:color="auto"/>
        <w:bottom w:val="none" w:sz="0" w:space="0" w:color="auto"/>
        <w:right w:val="none" w:sz="0" w:space="0" w:color="auto"/>
      </w:divBdr>
    </w:div>
    <w:div w:id="507446107">
      <w:bodyDiv w:val="1"/>
      <w:marLeft w:val="0"/>
      <w:marRight w:val="0"/>
      <w:marTop w:val="0"/>
      <w:marBottom w:val="0"/>
      <w:divBdr>
        <w:top w:val="none" w:sz="0" w:space="0" w:color="auto"/>
        <w:left w:val="none" w:sz="0" w:space="0" w:color="auto"/>
        <w:bottom w:val="none" w:sz="0" w:space="0" w:color="auto"/>
        <w:right w:val="none" w:sz="0" w:space="0" w:color="auto"/>
      </w:divBdr>
    </w:div>
    <w:div w:id="510992174">
      <w:bodyDiv w:val="1"/>
      <w:marLeft w:val="0"/>
      <w:marRight w:val="0"/>
      <w:marTop w:val="0"/>
      <w:marBottom w:val="0"/>
      <w:divBdr>
        <w:top w:val="none" w:sz="0" w:space="0" w:color="auto"/>
        <w:left w:val="none" w:sz="0" w:space="0" w:color="auto"/>
        <w:bottom w:val="none" w:sz="0" w:space="0" w:color="auto"/>
        <w:right w:val="none" w:sz="0" w:space="0" w:color="auto"/>
      </w:divBdr>
    </w:div>
    <w:div w:id="511341398">
      <w:bodyDiv w:val="1"/>
      <w:marLeft w:val="0"/>
      <w:marRight w:val="0"/>
      <w:marTop w:val="0"/>
      <w:marBottom w:val="0"/>
      <w:divBdr>
        <w:top w:val="none" w:sz="0" w:space="0" w:color="auto"/>
        <w:left w:val="none" w:sz="0" w:space="0" w:color="auto"/>
        <w:bottom w:val="none" w:sz="0" w:space="0" w:color="auto"/>
        <w:right w:val="none" w:sz="0" w:space="0" w:color="auto"/>
      </w:divBdr>
    </w:div>
    <w:div w:id="511728020">
      <w:bodyDiv w:val="1"/>
      <w:marLeft w:val="0"/>
      <w:marRight w:val="0"/>
      <w:marTop w:val="0"/>
      <w:marBottom w:val="0"/>
      <w:divBdr>
        <w:top w:val="none" w:sz="0" w:space="0" w:color="auto"/>
        <w:left w:val="none" w:sz="0" w:space="0" w:color="auto"/>
        <w:bottom w:val="none" w:sz="0" w:space="0" w:color="auto"/>
        <w:right w:val="none" w:sz="0" w:space="0" w:color="auto"/>
      </w:divBdr>
    </w:div>
    <w:div w:id="512107286">
      <w:bodyDiv w:val="1"/>
      <w:marLeft w:val="0"/>
      <w:marRight w:val="0"/>
      <w:marTop w:val="0"/>
      <w:marBottom w:val="0"/>
      <w:divBdr>
        <w:top w:val="none" w:sz="0" w:space="0" w:color="auto"/>
        <w:left w:val="none" w:sz="0" w:space="0" w:color="auto"/>
        <w:bottom w:val="none" w:sz="0" w:space="0" w:color="auto"/>
        <w:right w:val="none" w:sz="0" w:space="0" w:color="auto"/>
      </w:divBdr>
    </w:div>
    <w:div w:id="515074741">
      <w:bodyDiv w:val="1"/>
      <w:marLeft w:val="0"/>
      <w:marRight w:val="0"/>
      <w:marTop w:val="0"/>
      <w:marBottom w:val="0"/>
      <w:divBdr>
        <w:top w:val="none" w:sz="0" w:space="0" w:color="auto"/>
        <w:left w:val="none" w:sz="0" w:space="0" w:color="auto"/>
        <w:bottom w:val="none" w:sz="0" w:space="0" w:color="auto"/>
        <w:right w:val="none" w:sz="0" w:space="0" w:color="auto"/>
      </w:divBdr>
    </w:div>
    <w:div w:id="515458363">
      <w:bodyDiv w:val="1"/>
      <w:marLeft w:val="0"/>
      <w:marRight w:val="0"/>
      <w:marTop w:val="0"/>
      <w:marBottom w:val="0"/>
      <w:divBdr>
        <w:top w:val="none" w:sz="0" w:space="0" w:color="auto"/>
        <w:left w:val="none" w:sz="0" w:space="0" w:color="auto"/>
        <w:bottom w:val="none" w:sz="0" w:space="0" w:color="auto"/>
        <w:right w:val="none" w:sz="0" w:space="0" w:color="auto"/>
      </w:divBdr>
    </w:div>
    <w:div w:id="516046165">
      <w:bodyDiv w:val="1"/>
      <w:marLeft w:val="0"/>
      <w:marRight w:val="0"/>
      <w:marTop w:val="0"/>
      <w:marBottom w:val="0"/>
      <w:divBdr>
        <w:top w:val="none" w:sz="0" w:space="0" w:color="auto"/>
        <w:left w:val="none" w:sz="0" w:space="0" w:color="auto"/>
        <w:bottom w:val="none" w:sz="0" w:space="0" w:color="auto"/>
        <w:right w:val="none" w:sz="0" w:space="0" w:color="auto"/>
      </w:divBdr>
    </w:div>
    <w:div w:id="517935342">
      <w:bodyDiv w:val="1"/>
      <w:marLeft w:val="0"/>
      <w:marRight w:val="0"/>
      <w:marTop w:val="0"/>
      <w:marBottom w:val="0"/>
      <w:divBdr>
        <w:top w:val="none" w:sz="0" w:space="0" w:color="auto"/>
        <w:left w:val="none" w:sz="0" w:space="0" w:color="auto"/>
        <w:bottom w:val="none" w:sz="0" w:space="0" w:color="auto"/>
        <w:right w:val="none" w:sz="0" w:space="0" w:color="auto"/>
      </w:divBdr>
    </w:div>
    <w:div w:id="519123156">
      <w:bodyDiv w:val="1"/>
      <w:marLeft w:val="0"/>
      <w:marRight w:val="0"/>
      <w:marTop w:val="0"/>
      <w:marBottom w:val="0"/>
      <w:divBdr>
        <w:top w:val="none" w:sz="0" w:space="0" w:color="auto"/>
        <w:left w:val="none" w:sz="0" w:space="0" w:color="auto"/>
        <w:bottom w:val="none" w:sz="0" w:space="0" w:color="auto"/>
        <w:right w:val="none" w:sz="0" w:space="0" w:color="auto"/>
      </w:divBdr>
    </w:div>
    <w:div w:id="519439188">
      <w:bodyDiv w:val="1"/>
      <w:marLeft w:val="0"/>
      <w:marRight w:val="0"/>
      <w:marTop w:val="0"/>
      <w:marBottom w:val="0"/>
      <w:divBdr>
        <w:top w:val="none" w:sz="0" w:space="0" w:color="auto"/>
        <w:left w:val="none" w:sz="0" w:space="0" w:color="auto"/>
        <w:bottom w:val="none" w:sz="0" w:space="0" w:color="auto"/>
        <w:right w:val="none" w:sz="0" w:space="0" w:color="auto"/>
      </w:divBdr>
    </w:div>
    <w:div w:id="520432395">
      <w:bodyDiv w:val="1"/>
      <w:marLeft w:val="0"/>
      <w:marRight w:val="0"/>
      <w:marTop w:val="0"/>
      <w:marBottom w:val="0"/>
      <w:divBdr>
        <w:top w:val="none" w:sz="0" w:space="0" w:color="auto"/>
        <w:left w:val="none" w:sz="0" w:space="0" w:color="auto"/>
        <w:bottom w:val="none" w:sz="0" w:space="0" w:color="auto"/>
        <w:right w:val="none" w:sz="0" w:space="0" w:color="auto"/>
      </w:divBdr>
    </w:div>
    <w:div w:id="526799427">
      <w:bodyDiv w:val="1"/>
      <w:marLeft w:val="0"/>
      <w:marRight w:val="0"/>
      <w:marTop w:val="0"/>
      <w:marBottom w:val="0"/>
      <w:divBdr>
        <w:top w:val="none" w:sz="0" w:space="0" w:color="auto"/>
        <w:left w:val="none" w:sz="0" w:space="0" w:color="auto"/>
        <w:bottom w:val="none" w:sz="0" w:space="0" w:color="auto"/>
        <w:right w:val="none" w:sz="0" w:space="0" w:color="auto"/>
      </w:divBdr>
    </w:div>
    <w:div w:id="527716487">
      <w:bodyDiv w:val="1"/>
      <w:marLeft w:val="0"/>
      <w:marRight w:val="0"/>
      <w:marTop w:val="0"/>
      <w:marBottom w:val="0"/>
      <w:divBdr>
        <w:top w:val="none" w:sz="0" w:space="0" w:color="auto"/>
        <w:left w:val="none" w:sz="0" w:space="0" w:color="auto"/>
        <w:bottom w:val="none" w:sz="0" w:space="0" w:color="auto"/>
        <w:right w:val="none" w:sz="0" w:space="0" w:color="auto"/>
      </w:divBdr>
    </w:div>
    <w:div w:id="528497719">
      <w:bodyDiv w:val="1"/>
      <w:marLeft w:val="0"/>
      <w:marRight w:val="0"/>
      <w:marTop w:val="0"/>
      <w:marBottom w:val="0"/>
      <w:divBdr>
        <w:top w:val="none" w:sz="0" w:space="0" w:color="auto"/>
        <w:left w:val="none" w:sz="0" w:space="0" w:color="auto"/>
        <w:bottom w:val="none" w:sz="0" w:space="0" w:color="auto"/>
        <w:right w:val="none" w:sz="0" w:space="0" w:color="auto"/>
      </w:divBdr>
    </w:div>
    <w:div w:id="530607634">
      <w:bodyDiv w:val="1"/>
      <w:marLeft w:val="0"/>
      <w:marRight w:val="0"/>
      <w:marTop w:val="0"/>
      <w:marBottom w:val="0"/>
      <w:divBdr>
        <w:top w:val="none" w:sz="0" w:space="0" w:color="auto"/>
        <w:left w:val="none" w:sz="0" w:space="0" w:color="auto"/>
        <w:bottom w:val="none" w:sz="0" w:space="0" w:color="auto"/>
        <w:right w:val="none" w:sz="0" w:space="0" w:color="auto"/>
      </w:divBdr>
    </w:div>
    <w:div w:id="532377740">
      <w:bodyDiv w:val="1"/>
      <w:marLeft w:val="0"/>
      <w:marRight w:val="0"/>
      <w:marTop w:val="0"/>
      <w:marBottom w:val="0"/>
      <w:divBdr>
        <w:top w:val="none" w:sz="0" w:space="0" w:color="auto"/>
        <w:left w:val="none" w:sz="0" w:space="0" w:color="auto"/>
        <w:bottom w:val="none" w:sz="0" w:space="0" w:color="auto"/>
        <w:right w:val="none" w:sz="0" w:space="0" w:color="auto"/>
      </w:divBdr>
    </w:div>
    <w:div w:id="533539585">
      <w:bodyDiv w:val="1"/>
      <w:marLeft w:val="0"/>
      <w:marRight w:val="0"/>
      <w:marTop w:val="0"/>
      <w:marBottom w:val="0"/>
      <w:divBdr>
        <w:top w:val="none" w:sz="0" w:space="0" w:color="auto"/>
        <w:left w:val="none" w:sz="0" w:space="0" w:color="auto"/>
        <w:bottom w:val="none" w:sz="0" w:space="0" w:color="auto"/>
        <w:right w:val="none" w:sz="0" w:space="0" w:color="auto"/>
      </w:divBdr>
    </w:div>
    <w:div w:id="534394581">
      <w:bodyDiv w:val="1"/>
      <w:marLeft w:val="0"/>
      <w:marRight w:val="0"/>
      <w:marTop w:val="0"/>
      <w:marBottom w:val="0"/>
      <w:divBdr>
        <w:top w:val="none" w:sz="0" w:space="0" w:color="auto"/>
        <w:left w:val="none" w:sz="0" w:space="0" w:color="auto"/>
        <w:bottom w:val="none" w:sz="0" w:space="0" w:color="auto"/>
        <w:right w:val="none" w:sz="0" w:space="0" w:color="auto"/>
      </w:divBdr>
    </w:div>
    <w:div w:id="535002695">
      <w:bodyDiv w:val="1"/>
      <w:marLeft w:val="0"/>
      <w:marRight w:val="0"/>
      <w:marTop w:val="0"/>
      <w:marBottom w:val="0"/>
      <w:divBdr>
        <w:top w:val="none" w:sz="0" w:space="0" w:color="auto"/>
        <w:left w:val="none" w:sz="0" w:space="0" w:color="auto"/>
        <w:bottom w:val="none" w:sz="0" w:space="0" w:color="auto"/>
        <w:right w:val="none" w:sz="0" w:space="0" w:color="auto"/>
      </w:divBdr>
    </w:div>
    <w:div w:id="536507120">
      <w:bodyDiv w:val="1"/>
      <w:marLeft w:val="0"/>
      <w:marRight w:val="0"/>
      <w:marTop w:val="0"/>
      <w:marBottom w:val="0"/>
      <w:divBdr>
        <w:top w:val="none" w:sz="0" w:space="0" w:color="auto"/>
        <w:left w:val="none" w:sz="0" w:space="0" w:color="auto"/>
        <w:bottom w:val="none" w:sz="0" w:space="0" w:color="auto"/>
        <w:right w:val="none" w:sz="0" w:space="0" w:color="auto"/>
      </w:divBdr>
    </w:div>
    <w:div w:id="536896794">
      <w:bodyDiv w:val="1"/>
      <w:marLeft w:val="0"/>
      <w:marRight w:val="0"/>
      <w:marTop w:val="0"/>
      <w:marBottom w:val="0"/>
      <w:divBdr>
        <w:top w:val="none" w:sz="0" w:space="0" w:color="auto"/>
        <w:left w:val="none" w:sz="0" w:space="0" w:color="auto"/>
        <w:bottom w:val="none" w:sz="0" w:space="0" w:color="auto"/>
        <w:right w:val="none" w:sz="0" w:space="0" w:color="auto"/>
      </w:divBdr>
    </w:div>
    <w:div w:id="538669383">
      <w:bodyDiv w:val="1"/>
      <w:marLeft w:val="0"/>
      <w:marRight w:val="0"/>
      <w:marTop w:val="0"/>
      <w:marBottom w:val="0"/>
      <w:divBdr>
        <w:top w:val="none" w:sz="0" w:space="0" w:color="auto"/>
        <w:left w:val="none" w:sz="0" w:space="0" w:color="auto"/>
        <w:bottom w:val="none" w:sz="0" w:space="0" w:color="auto"/>
        <w:right w:val="none" w:sz="0" w:space="0" w:color="auto"/>
      </w:divBdr>
    </w:div>
    <w:div w:id="538706588">
      <w:bodyDiv w:val="1"/>
      <w:marLeft w:val="0"/>
      <w:marRight w:val="0"/>
      <w:marTop w:val="0"/>
      <w:marBottom w:val="0"/>
      <w:divBdr>
        <w:top w:val="none" w:sz="0" w:space="0" w:color="auto"/>
        <w:left w:val="none" w:sz="0" w:space="0" w:color="auto"/>
        <w:bottom w:val="none" w:sz="0" w:space="0" w:color="auto"/>
        <w:right w:val="none" w:sz="0" w:space="0" w:color="auto"/>
      </w:divBdr>
    </w:div>
    <w:div w:id="538709413">
      <w:bodyDiv w:val="1"/>
      <w:marLeft w:val="0"/>
      <w:marRight w:val="0"/>
      <w:marTop w:val="0"/>
      <w:marBottom w:val="0"/>
      <w:divBdr>
        <w:top w:val="none" w:sz="0" w:space="0" w:color="auto"/>
        <w:left w:val="none" w:sz="0" w:space="0" w:color="auto"/>
        <w:bottom w:val="none" w:sz="0" w:space="0" w:color="auto"/>
        <w:right w:val="none" w:sz="0" w:space="0" w:color="auto"/>
      </w:divBdr>
    </w:div>
    <w:div w:id="540559307">
      <w:bodyDiv w:val="1"/>
      <w:marLeft w:val="0"/>
      <w:marRight w:val="0"/>
      <w:marTop w:val="0"/>
      <w:marBottom w:val="0"/>
      <w:divBdr>
        <w:top w:val="none" w:sz="0" w:space="0" w:color="auto"/>
        <w:left w:val="none" w:sz="0" w:space="0" w:color="auto"/>
        <w:bottom w:val="none" w:sz="0" w:space="0" w:color="auto"/>
        <w:right w:val="none" w:sz="0" w:space="0" w:color="auto"/>
      </w:divBdr>
    </w:div>
    <w:div w:id="542644561">
      <w:bodyDiv w:val="1"/>
      <w:marLeft w:val="0"/>
      <w:marRight w:val="0"/>
      <w:marTop w:val="0"/>
      <w:marBottom w:val="0"/>
      <w:divBdr>
        <w:top w:val="none" w:sz="0" w:space="0" w:color="auto"/>
        <w:left w:val="none" w:sz="0" w:space="0" w:color="auto"/>
        <w:bottom w:val="none" w:sz="0" w:space="0" w:color="auto"/>
        <w:right w:val="none" w:sz="0" w:space="0" w:color="auto"/>
      </w:divBdr>
    </w:div>
    <w:div w:id="544874486">
      <w:bodyDiv w:val="1"/>
      <w:marLeft w:val="0"/>
      <w:marRight w:val="0"/>
      <w:marTop w:val="0"/>
      <w:marBottom w:val="0"/>
      <w:divBdr>
        <w:top w:val="none" w:sz="0" w:space="0" w:color="auto"/>
        <w:left w:val="none" w:sz="0" w:space="0" w:color="auto"/>
        <w:bottom w:val="none" w:sz="0" w:space="0" w:color="auto"/>
        <w:right w:val="none" w:sz="0" w:space="0" w:color="auto"/>
      </w:divBdr>
    </w:div>
    <w:div w:id="545681703">
      <w:bodyDiv w:val="1"/>
      <w:marLeft w:val="0"/>
      <w:marRight w:val="0"/>
      <w:marTop w:val="0"/>
      <w:marBottom w:val="0"/>
      <w:divBdr>
        <w:top w:val="none" w:sz="0" w:space="0" w:color="auto"/>
        <w:left w:val="none" w:sz="0" w:space="0" w:color="auto"/>
        <w:bottom w:val="none" w:sz="0" w:space="0" w:color="auto"/>
        <w:right w:val="none" w:sz="0" w:space="0" w:color="auto"/>
      </w:divBdr>
    </w:div>
    <w:div w:id="545722663">
      <w:bodyDiv w:val="1"/>
      <w:marLeft w:val="0"/>
      <w:marRight w:val="0"/>
      <w:marTop w:val="0"/>
      <w:marBottom w:val="0"/>
      <w:divBdr>
        <w:top w:val="none" w:sz="0" w:space="0" w:color="auto"/>
        <w:left w:val="none" w:sz="0" w:space="0" w:color="auto"/>
        <w:bottom w:val="none" w:sz="0" w:space="0" w:color="auto"/>
        <w:right w:val="none" w:sz="0" w:space="0" w:color="auto"/>
      </w:divBdr>
    </w:div>
    <w:div w:id="546455664">
      <w:bodyDiv w:val="1"/>
      <w:marLeft w:val="0"/>
      <w:marRight w:val="0"/>
      <w:marTop w:val="0"/>
      <w:marBottom w:val="0"/>
      <w:divBdr>
        <w:top w:val="none" w:sz="0" w:space="0" w:color="auto"/>
        <w:left w:val="none" w:sz="0" w:space="0" w:color="auto"/>
        <w:bottom w:val="none" w:sz="0" w:space="0" w:color="auto"/>
        <w:right w:val="none" w:sz="0" w:space="0" w:color="auto"/>
      </w:divBdr>
    </w:div>
    <w:div w:id="546528437">
      <w:bodyDiv w:val="1"/>
      <w:marLeft w:val="0"/>
      <w:marRight w:val="0"/>
      <w:marTop w:val="0"/>
      <w:marBottom w:val="0"/>
      <w:divBdr>
        <w:top w:val="none" w:sz="0" w:space="0" w:color="auto"/>
        <w:left w:val="none" w:sz="0" w:space="0" w:color="auto"/>
        <w:bottom w:val="none" w:sz="0" w:space="0" w:color="auto"/>
        <w:right w:val="none" w:sz="0" w:space="0" w:color="auto"/>
      </w:divBdr>
    </w:div>
    <w:div w:id="547957073">
      <w:bodyDiv w:val="1"/>
      <w:marLeft w:val="0"/>
      <w:marRight w:val="0"/>
      <w:marTop w:val="0"/>
      <w:marBottom w:val="0"/>
      <w:divBdr>
        <w:top w:val="none" w:sz="0" w:space="0" w:color="auto"/>
        <w:left w:val="none" w:sz="0" w:space="0" w:color="auto"/>
        <w:bottom w:val="none" w:sz="0" w:space="0" w:color="auto"/>
        <w:right w:val="none" w:sz="0" w:space="0" w:color="auto"/>
      </w:divBdr>
    </w:div>
    <w:div w:id="550191728">
      <w:bodyDiv w:val="1"/>
      <w:marLeft w:val="0"/>
      <w:marRight w:val="0"/>
      <w:marTop w:val="0"/>
      <w:marBottom w:val="0"/>
      <w:divBdr>
        <w:top w:val="none" w:sz="0" w:space="0" w:color="auto"/>
        <w:left w:val="none" w:sz="0" w:space="0" w:color="auto"/>
        <w:bottom w:val="none" w:sz="0" w:space="0" w:color="auto"/>
        <w:right w:val="none" w:sz="0" w:space="0" w:color="auto"/>
      </w:divBdr>
    </w:div>
    <w:div w:id="552036177">
      <w:bodyDiv w:val="1"/>
      <w:marLeft w:val="0"/>
      <w:marRight w:val="0"/>
      <w:marTop w:val="0"/>
      <w:marBottom w:val="0"/>
      <w:divBdr>
        <w:top w:val="none" w:sz="0" w:space="0" w:color="auto"/>
        <w:left w:val="none" w:sz="0" w:space="0" w:color="auto"/>
        <w:bottom w:val="none" w:sz="0" w:space="0" w:color="auto"/>
        <w:right w:val="none" w:sz="0" w:space="0" w:color="auto"/>
      </w:divBdr>
    </w:div>
    <w:div w:id="552623526">
      <w:bodyDiv w:val="1"/>
      <w:marLeft w:val="0"/>
      <w:marRight w:val="0"/>
      <w:marTop w:val="0"/>
      <w:marBottom w:val="0"/>
      <w:divBdr>
        <w:top w:val="none" w:sz="0" w:space="0" w:color="auto"/>
        <w:left w:val="none" w:sz="0" w:space="0" w:color="auto"/>
        <w:bottom w:val="none" w:sz="0" w:space="0" w:color="auto"/>
        <w:right w:val="none" w:sz="0" w:space="0" w:color="auto"/>
      </w:divBdr>
    </w:div>
    <w:div w:id="552888622">
      <w:bodyDiv w:val="1"/>
      <w:marLeft w:val="0"/>
      <w:marRight w:val="0"/>
      <w:marTop w:val="0"/>
      <w:marBottom w:val="0"/>
      <w:divBdr>
        <w:top w:val="none" w:sz="0" w:space="0" w:color="auto"/>
        <w:left w:val="none" w:sz="0" w:space="0" w:color="auto"/>
        <w:bottom w:val="none" w:sz="0" w:space="0" w:color="auto"/>
        <w:right w:val="none" w:sz="0" w:space="0" w:color="auto"/>
      </w:divBdr>
    </w:div>
    <w:div w:id="553082787">
      <w:bodyDiv w:val="1"/>
      <w:marLeft w:val="0"/>
      <w:marRight w:val="0"/>
      <w:marTop w:val="0"/>
      <w:marBottom w:val="0"/>
      <w:divBdr>
        <w:top w:val="none" w:sz="0" w:space="0" w:color="auto"/>
        <w:left w:val="none" w:sz="0" w:space="0" w:color="auto"/>
        <w:bottom w:val="none" w:sz="0" w:space="0" w:color="auto"/>
        <w:right w:val="none" w:sz="0" w:space="0" w:color="auto"/>
      </w:divBdr>
    </w:div>
    <w:div w:id="554512298">
      <w:bodyDiv w:val="1"/>
      <w:marLeft w:val="0"/>
      <w:marRight w:val="0"/>
      <w:marTop w:val="0"/>
      <w:marBottom w:val="0"/>
      <w:divBdr>
        <w:top w:val="none" w:sz="0" w:space="0" w:color="auto"/>
        <w:left w:val="none" w:sz="0" w:space="0" w:color="auto"/>
        <w:bottom w:val="none" w:sz="0" w:space="0" w:color="auto"/>
        <w:right w:val="none" w:sz="0" w:space="0" w:color="auto"/>
      </w:divBdr>
    </w:div>
    <w:div w:id="555095119">
      <w:bodyDiv w:val="1"/>
      <w:marLeft w:val="0"/>
      <w:marRight w:val="0"/>
      <w:marTop w:val="0"/>
      <w:marBottom w:val="0"/>
      <w:divBdr>
        <w:top w:val="none" w:sz="0" w:space="0" w:color="auto"/>
        <w:left w:val="none" w:sz="0" w:space="0" w:color="auto"/>
        <w:bottom w:val="none" w:sz="0" w:space="0" w:color="auto"/>
        <w:right w:val="none" w:sz="0" w:space="0" w:color="auto"/>
      </w:divBdr>
    </w:div>
    <w:div w:id="556666620">
      <w:bodyDiv w:val="1"/>
      <w:marLeft w:val="0"/>
      <w:marRight w:val="0"/>
      <w:marTop w:val="0"/>
      <w:marBottom w:val="0"/>
      <w:divBdr>
        <w:top w:val="none" w:sz="0" w:space="0" w:color="auto"/>
        <w:left w:val="none" w:sz="0" w:space="0" w:color="auto"/>
        <w:bottom w:val="none" w:sz="0" w:space="0" w:color="auto"/>
        <w:right w:val="none" w:sz="0" w:space="0" w:color="auto"/>
      </w:divBdr>
    </w:div>
    <w:div w:id="557976921">
      <w:bodyDiv w:val="1"/>
      <w:marLeft w:val="0"/>
      <w:marRight w:val="0"/>
      <w:marTop w:val="0"/>
      <w:marBottom w:val="0"/>
      <w:divBdr>
        <w:top w:val="none" w:sz="0" w:space="0" w:color="auto"/>
        <w:left w:val="none" w:sz="0" w:space="0" w:color="auto"/>
        <w:bottom w:val="none" w:sz="0" w:space="0" w:color="auto"/>
        <w:right w:val="none" w:sz="0" w:space="0" w:color="auto"/>
      </w:divBdr>
    </w:div>
    <w:div w:id="560404612">
      <w:bodyDiv w:val="1"/>
      <w:marLeft w:val="0"/>
      <w:marRight w:val="0"/>
      <w:marTop w:val="0"/>
      <w:marBottom w:val="0"/>
      <w:divBdr>
        <w:top w:val="none" w:sz="0" w:space="0" w:color="auto"/>
        <w:left w:val="none" w:sz="0" w:space="0" w:color="auto"/>
        <w:bottom w:val="none" w:sz="0" w:space="0" w:color="auto"/>
        <w:right w:val="none" w:sz="0" w:space="0" w:color="auto"/>
      </w:divBdr>
    </w:div>
    <w:div w:id="561330491">
      <w:bodyDiv w:val="1"/>
      <w:marLeft w:val="0"/>
      <w:marRight w:val="0"/>
      <w:marTop w:val="0"/>
      <w:marBottom w:val="0"/>
      <w:divBdr>
        <w:top w:val="none" w:sz="0" w:space="0" w:color="auto"/>
        <w:left w:val="none" w:sz="0" w:space="0" w:color="auto"/>
        <w:bottom w:val="none" w:sz="0" w:space="0" w:color="auto"/>
        <w:right w:val="none" w:sz="0" w:space="0" w:color="auto"/>
      </w:divBdr>
    </w:div>
    <w:div w:id="561602685">
      <w:bodyDiv w:val="1"/>
      <w:marLeft w:val="0"/>
      <w:marRight w:val="0"/>
      <w:marTop w:val="0"/>
      <w:marBottom w:val="0"/>
      <w:divBdr>
        <w:top w:val="none" w:sz="0" w:space="0" w:color="auto"/>
        <w:left w:val="none" w:sz="0" w:space="0" w:color="auto"/>
        <w:bottom w:val="none" w:sz="0" w:space="0" w:color="auto"/>
        <w:right w:val="none" w:sz="0" w:space="0" w:color="auto"/>
      </w:divBdr>
    </w:div>
    <w:div w:id="562065070">
      <w:bodyDiv w:val="1"/>
      <w:marLeft w:val="0"/>
      <w:marRight w:val="0"/>
      <w:marTop w:val="0"/>
      <w:marBottom w:val="0"/>
      <w:divBdr>
        <w:top w:val="none" w:sz="0" w:space="0" w:color="auto"/>
        <w:left w:val="none" w:sz="0" w:space="0" w:color="auto"/>
        <w:bottom w:val="none" w:sz="0" w:space="0" w:color="auto"/>
        <w:right w:val="none" w:sz="0" w:space="0" w:color="auto"/>
      </w:divBdr>
    </w:div>
    <w:div w:id="562066485">
      <w:bodyDiv w:val="1"/>
      <w:marLeft w:val="0"/>
      <w:marRight w:val="0"/>
      <w:marTop w:val="0"/>
      <w:marBottom w:val="0"/>
      <w:divBdr>
        <w:top w:val="none" w:sz="0" w:space="0" w:color="auto"/>
        <w:left w:val="none" w:sz="0" w:space="0" w:color="auto"/>
        <w:bottom w:val="none" w:sz="0" w:space="0" w:color="auto"/>
        <w:right w:val="none" w:sz="0" w:space="0" w:color="auto"/>
      </w:divBdr>
    </w:div>
    <w:div w:id="563373032">
      <w:bodyDiv w:val="1"/>
      <w:marLeft w:val="0"/>
      <w:marRight w:val="0"/>
      <w:marTop w:val="0"/>
      <w:marBottom w:val="0"/>
      <w:divBdr>
        <w:top w:val="none" w:sz="0" w:space="0" w:color="auto"/>
        <w:left w:val="none" w:sz="0" w:space="0" w:color="auto"/>
        <w:bottom w:val="none" w:sz="0" w:space="0" w:color="auto"/>
        <w:right w:val="none" w:sz="0" w:space="0" w:color="auto"/>
      </w:divBdr>
    </w:div>
    <w:div w:id="563641685">
      <w:bodyDiv w:val="1"/>
      <w:marLeft w:val="0"/>
      <w:marRight w:val="0"/>
      <w:marTop w:val="0"/>
      <w:marBottom w:val="0"/>
      <w:divBdr>
        <w:top w:val="none" w:sz="0" w:space="0" w:color="auto"/>
        <w:left w:val="none" w:sz="0" w:space="0" w:color="auto"/>
        <w:bottom w:val="none" w:sz="0" w:space="0" w:color="auto"/>
        <w:right w:val="none" w:sz="0" w:space="0" w:color="auto"/>
      </w:divBdr>
    </w:div>
    <w:div w:id="564147572">
      <w:bodyDiv w:val="1"/>
      <w:marLeft w:val="0"/>
      <w:marRight w:val="0"/>
      <w:marTop w:val="0"/>
      <w:marBottom w:val="0"/>
      <w:divBdr>
        <w:top w:val="none" w:sz="0" w:space="0" w:color="auto"/>
        <w:left w:val="none" w:sz="0" w:space="0" w:color="auto"/>
        <w:bottom w:val="none" w:sz="0" w:space="0" w:color="auto"/>
        <w:right w:val="none" w:sz="0" w:space="0" w:color="auto"/>
      </w:divBdr>
    </w:div>
    <w:div w:id="565143376">
      <w:bodyDiv w:val="1"/>
      <w:marLeft w:val="0"/>
      <w:marRight w:val="0"/>
      <w:marTop w:val="0"/>
      <w:marBottom w:val="0"/>
      <w:divBdr>
        <w:top w:val="none" w:sz="0" w:space="0" w:color="auto"/>
        <w:left w:val="none" w:sz="0" w:space="0" w:color="auto"/>
        <w:bottom w:val="none" w:sz="0" w:space="0" w:color="auto"/>
        <w:right w:val="none" w:sz="0" w:space="0" w:color="auto"/>
      </w:divBdr>
    </w:div>
    <w:div w:id="567962660">
      <w:bodyDiv w:val="1"/>
      <w:marLeft w:val="0"/>
      <w:marRight w:val="0"/>
      <w:marTop w:val="0"/>
      <w:marBottom w:val="0"/>
      <w:divBdr>
        <w:top w:val="none" w:sz="0" w:space="0" w:color="auto"/>
        <w:left w:val="none" w:sz="0" w:space="0" w:color="auto"/>
        <w:bottom w:val="none" w:sz="0" w:space="0" w:color="auto"/>
        <w:right w:val="none" w:sz="0" w:space="0" w:color="auto"/>
      </w:divBdr>
    </w:div>
    <w:div w:id="570123146">
      <w:bodyDiv w:val="1"/>
      <w:marLeft w:val="0"/>
      <w:marRight w:val="0"/>
      <w:marTop w:val="0"/>
      <w:marBottom w:val="0"/>
      <w:divBdr>
        <w:top w:val="none" w:sz="0" w:space="0" w:color="auto"/>
        <w:left w:val="none" w:sz="0" w:space="0" w:color="auto"/>
        <w:bottom w:val="none" w:sz="0" w:space="0" w:color="auto"/>
        <w:right w:val="none" w:sz="0" w:space="0" w:color="auto"/>
      </w:divBdr>
    </w:div>
    <w:div w:id="570772620">
      <w:bodyDiv w:val="1"/>
      <w:marLeft w:val="0"/>
      <w:marRight w:val="0"/>
      <w:marTop w:val="0"/>
      <w:marBottom w:val="0"/>
      <w:divBdr>
        <w:top w:val="none" w:sz="0" w:space="0" w:color="auto"/>
        <w:left w:val="none" w:sz="0" w:space="0" w:color="auto"/>
        <w:bottom w:val="none" w:sz="0" w:space="0" w:color="auto"/>
        <w:right w:val="none" w:sz="0" w:space="0" w:color="auto"/>
      </w:divBdr>
    </w:div>
    <w:div w:id="574584651">
      <w:bodyDiv w:val="1"/>
      <w:marLeft w:val="0"/>
      <w:marRight w:val="0"/>
      <w:marTop w:val="0"/>
      <w:marBottom w:val="0"/>
      <w:divBdr>
        <w:top w:val="none" w:sz="0" w:space="0" w:color="auto"/>
        <w:left w:val="none" w:sz="0" w:space="0" w:color="auto"/>
        <w:bottom w:val="none" w:sz="0" w:space="0" w:color="auto"/>
        <w:right w:val="none" w:sz="0" w:space="0" w:color="auto"/>
      </w:divBdr>
    </w:div>
    <w:div w:id="576549629">
      <w:bodyDiv w:val="1"/>
      <w:marLeft w:val="0"/>
      <w:marRight w:val="0"/>
      <w:marTop w:val="0"/>
      <w:marBottom w:val="0"/>
      <w:divBdr>
        <w:top w:val="none" w:sz="0" w:space="0" w:color="auto"/>
        <w:left w:val="none" w:sz="0" w:space="0" w:color="auto"/>
        <w:bottom w:val="none" w:sz="0" w:space="0" w:color="auto"/>
        <w:right w:val="none" w:sz="0" w:space="0" w:color="auto"/>
      </w:divBdr>
    </w:div>
    <w:div w:id="577206856">
      <w:bodyDiv w:val="1"/>
      <w:marLeft w:val="0"/>
      <w:marRight w:val="0"/>
      <w:marTop w:val="0"/>
      <w:marBottom w:val="0"/>
      <w:divBdr>
        <w:top w:val="none" w:sz="0" w:space="0" w:color="auto"/>
        <w:left w:val="none" w:sz="0" w:space="0" w:color="auto"/>
        <w:bottom w:val="none" w:sz="0" w:space="0" w:color="auto"/>
        <w:right w:val="none" w:sz="0" w:space="0" w:color="auto"/>
      </w:divBdr>
    </w:div>
    <w:div w:id="579682878">
      <w:bodyDiv w:val="1"/>
      <w:marLeft w:val="0"/>
      <w:marRight w:val="0"/>
      <w:marTop w:val="0"/>
      <w:marBottom w:val="0"/>
      <w:divBdr>
        <w:top w:val="none" w:sz="0" w:space="0" w:color="auto"/>
        <w:left w:val="none" w:sz="0" w:space="0" w:color="auto"/>
        <w:bottom w:val="none" w:sz="0" w:space="0" w:color="auto"/>
        <w:right w:val="none" w:sz="0" w:space="0" w:color="auto"/>
      </w:divBdr>
    </w:div>
    <w:div w:id="581571870">
      <w:bodyDiv w:val="1"/>
      <w:marLeft w:val="0"/>
      <w:marRight w:val="0"/>
      <w:marTop w:val="0"/>
      <w:marBottom w:val="0"/>
      <w:divBdr>
        <w:top w:val="none" w:sz="0" w:space="0" w:color="auto"/>
        <w:left w:val="none" w:sz="0" w:space="0" w:color="auto"/>
        <w:bottom w:val="none" w:sz="0" w:space="0" w:color="auto"/>
        <w:right w:val="none" w:sz="0" w:space="0" w:color="auto"/>
      </w:divBdr>
    </w:div>
    <w:div w:id="582690355">
      <w:bodyDiv w:val="1"/>
      <w:marLeft w:val="0"/>
      <w:marRight w:val="0"/>
      <w:marTop w:val="0"/>
      <w:marBottom w:val="0"/>
      <w:divBdr>
        <w:top w:val="none" w:sz="0" w:space="0" w:color="auto"/>
        <w:left w:val="none" w:sz="0" w:space="0" w:color="auto"/>
        <w:bottom w:val="none" w:sz="0" w:space="0" w:color="auto"/>
        <w:right w:val="none" w:sz="0" w:space="0" w:color="auto"/>
      </w:divBdr>
    </w:div>
    <w:div w:id="583223192">
      <w:bodyDiv w:val="1"/>
      <w:marLeft w:val="0"/>
      <w:marRight w:val="0"/>
      <w:marTop w:val="0"/>
      <w:marBottom w:val="0"/>
      <w:divBdr>
        <w:top w:val="none" w:sz="0" w:space="0" w:color="auto"/>
        <w:left w:val="none" w:sz="0" w:space="0" w:color="auto"/>
        <w:bottom w:val="none" w:sz="0" w:space="0" w:color="auto"/>
        <w:right w:val="none" w:sz="0" w:space="0" w:color="auto"/>
      </w:divBdr>
    </w:div>
    <w:div w:id="586154235">
      <w:bodyDiv w:val="1"/>
      <w:marLeft w:val="0"/>
      <w:marRight w:val="0"/>
      <w:marTop w:val="0"/>
      <w:marBottom w:val="0"/>
      <w:divBdr>
        <w:top w:val="none" w:sz="0" w:space="0" w:color="auto"/>
        <w:left w:val="none" w:sz="0" w:space="0" w:color="auto"/>
        <w:bottom w:val="none" w:sz="0" w:space="0" w:color="auto"/>
        <w:right w:val="none" w:sz="0" w:space="0" w:color="auto"/>
      </w:divBdr>
    </w:div>
    <w:div w:id="587229336">
      <w:bodyDiv w:val="1"/>
      <w:marLeft w:val="0"/>
      <w:marRight w:val="0"/>
      <w:marTop w:val="0"/>
      <w:marBottom w:val="0"/>
      <w:divBdr>
        <w:top w:val="none" w:sz="0" w:space="0" w:color="auto"/>
        <w:left w:val="none" w:sz="0" w:space="0" w:color="auto"/>
        <w:bottom w:val="none" w:sz="0" w:space="0" w:color="auto"/>
        <w:right w:val="none" w:sz="0" w:space="0" w:color="auto"/>
      </w:divBdr>
    </w:div>
    <w:div w:id="587234041">
      <w:bodyDiv w:val="1"/>
      <w:marLeft w:val="0"/>
      <w:marRight w:val="0"/>
      <w:marTop w:val="0"/>
      <w:marBottom w:val="0"/>
      <w:divBdr>
        <w:top w:val="none" w:sz="0" w:space="0" w:color="auto"/>
        <w:left w:val="none" w:sz="0" w:space="0" w:color="auto"/>
        <w:bottom w:val="none" w:sz="0" w:space="0" w:color="auto"/>
        <w:right w:val="none" w:sz="0" w:space="0" w:color="auto"/>
      </w:divBdr>
    </w:div>
    <w:div w:id="587621907">
      <w:bodyDiv w:val="1"/>
      <w:marLeft w:val="0"/>
      <w:marRight w:val="0"/>
      <w:marTop w:val="0"/>
      <w:marBottom w:val="0"/>
      <w:divBdr>
        <w:top w:val="none" w:sz="0" w:space="0" w:color="auto"/>
        <w:left w:val="none" w:sz="0" w:space="0" w:color="auto"/>
        <w:bottom w:val="none" w:sz="0" w:space="0" w:color="auto"/>
        <w:right w:val="none" w:sz="0" w:space="0" w:color="auto"/>
      </w:divBdr>
    </w:div>
    <w:div w:id="589197094">
      <w:bodyDiv w:val="1"/>
      <w:marLeft w:val="0"/>
      <w:marRight w:val="0"/>
      <w:marTop w:val="0"/>
      <w:marBottom w:val="0"/>
      <w:divBdr>
        <w:top w:val="none" w:sz="0" w:space="0" w:color="auto"/>
        <w:left w:val="none" w:sz="0" w:space="0" w:color="auto"/>
        <w:bottom w:val="none" w:sz="0" w:space="0" w:color="auto"/>
        <w:right w:val="none" w:sz="0" w:space="0" w:color="auto"/>
      </w:divBdr>
    </w:div>
    <w:div w:id="591668656">
      <w:bodyDiv w:val="1"/>
      <w:marLeft w:val="0"/>
      <w:marRight w:val="0"/>
      <w:marTop w:val="0"/>
      <w:marBottom w:val="0"/>
      <w:divBdr>
        <w:top w:val="none" w:sz="0" w:space="0" w:color="auto"/>
        <w:left w:val="none" w:sz="0" w:space="0" w:color="auto"/>
        <w:bottom w:val="none" w:sz="0" w:space="0" w:color="auto"/>
        <w:right w:val="none" w:sz="0" w:space="0" w:color="auto"/>
      </w:divBdr>
    </w:div>
    <w:div w:id="592594581">
      <w:bodyDiv w:val="1"/>
      <w:marLeft w:val="0"/>
      <w:marRight w:val="0"/>
      <w:marTop w:val="0"/>
      <w:marBottom w:val="0"/>
      <w:divBdr>
        <w:top w:val="none" w:sz="0" w:space="0" w:color="auto"/>
        <w:left w:val="none" w:sz="0" w:space="0" w:color="auto"/>
        <w:bottom w:val="none" w:sz="0" w:space="0" w:color="auto"/>
        <w:right w:val="none" w:sz="0" w:space="0" w:color="auto"/>
      </w:divBdr>
    </w:div>
    <w:div w:id="596715683">
      <w:bodyDiv w:val="1"/>
      <w:marLeft w:val="0"/>
      <w:marRight w:val="0"/>
      <w:marTop w:val="0"/>
      <w:marBottom w:val="0"/>
      <w:divBdr>
        <w:top w:val="none" w:sz="0" w:space="0" w:color="auto"/>
        <w:left w:val="none" w:sz="0" w:space="0" w:color="auto"/>
        <w:bottom w:val="none" w:sz="0" w:space="0" w:color="auto"/>
        <w:right w:val="none" w:sz="0" w:space="0" w:color="auto"/>
      </w:divBdr>
    </w:div>
    <w:div w:id="597837367">
      <w:bodyDiv w:val="1"/>
      <w:marLeft w:val="0"/>
      <w:marRight w:val="0"/>
      <w:marTop w:val="0"/>
      <w:marBottom w:val="0"/>
      <w:divBdr>
        <w:top w:val="none" w:sz="0" w:space="0" w:color="auto"/>
        <w:left w:val="none" w:sz="0" w:space="0" w:color="auto"/>
        <w:bottom w:val="none" w:sz="0" w:space="0" w:color="auto"/>
        <w:right w:val="none" w:sz="0" w:space="0" w:color="auto"/>
      </w:divBdr>
    </w:div>
    <w:div w:id="598101795">
      <w:bodyDiv w:val="1"/>
      <w:marLeft w:val="0"/>
      <w:marRight w:val="0"/>
      <w:marTop w:val="0"/>
      <w:marBottom w:val="0"/>
      <w:divBdr>
        <w:top w:val="none" w:sz="0" w:space="0" w:color="auto"/>
        <w:left w:val="none" w:sz="0" w:space="0" w:color="auto"/>
        <w:bottom w:val="none" w:sz="0" w:space="0" w:color="auto"/>
        <w:right w:val="none" w:sz="0" w:space="0" w:color="auto"/>
      </w:divBdr>
    </w:div>
    <w:div w:id="602153778">
      <w:bodyDiv w:val="1"/>
      <w:marLeft w:val="0"/>
      <w:marRight w:val="0"/>
      <w:marTop w:val="0"/>
      <w:marBottom w:val="0"/>
      <w:divBdr>
        <w:top w:val="none" w:sz="0" w:space="0" w:color="auto"/>
        <w:left w:val="none" w:sz="0" w:space="0" w:color="auto"/>
        <w:bottom w:val="none" w:sz="0" w:space="0" w:color="auto"/>
        <w:right w:val="none" w:sz="0" w:space="0" w:color="auto"/>
      </w:divBdr>
    </w:div>
    <w:div w:id="602341412">
      <w:bodyDiv w:val="1"/>
      <w:marLeft w:val="0"/>
      <w:marRight w:val="0"/>
      <w:marTop w:val="0"/>
      <w:marBottom w:val="0"/>
      <w:divBdr>
        <w:top w:val="none" w:sz="0" w:space="0" w:color="auto"/>
        <w:left w:val="none" w:sz="0" w:space="0" w:color="auto"/>
        <w:bottom w:val="none" w:sz="0" w:space="0" w:color="auto"/>
        <w:right w:val="none" w:sz="0" w:space="0" w:color="auto"/>
      </w:divBdr>
    </w:div>
    <w:div w:id="603463999">
      <w:bodyDiv w:val="1"/>
      <w:marLeft w:val="0"/>
      <w:marRight w:val="0"/>
      <w:marTop w:val="0"/>
      <w:marBottom w:val="0"/>
      <w:divBdr>
        <w:top w:val="none" w:sz="0" w:space="0" w:color="auto"/>
        <w:left w:val="none" w:sz="0" w:space="0" w:color="auto"/>
        <w:bottom w:val="none" w:sz="0" w:space="0" w:color="auto"/>
        <w:right w:val="none" w:sz="0" w:space="0" w:color="auto"/>
      </w:divBdr>
    </w:div>
    <w:div w:id="603735163">
      <w:bodyDiv w:val="1"/>
      <w:marLeft w:val="0"/>
      <w:marRight w:val="0"/>
      <w:marTop w:val="0"/>
      <w:marBottom w:val="0"/>
      <w:divBdr>
        <w:top w:val="none" w:sz="0" w:space="0" w:color="auto"/>
        <w:left w:val="none" w:sz="0" w:space="0" w:color="auto"/>
        <w:bottom w:val="none" w:sz="0" w:space="0" w:color="auto"/>
        <w:right w:val="none" w:sz="0" w:space="0" w:color="auto"/>
      </w:divBdr>
    </w:div>
    <w:div w:id="603924767">
      <w:bodyDiv w:val="1"/>
      <w:marLeft w:val="0"/>
      <w:marRight w:val="0"/>
      <w:marTop w:val="0"/>
      <w:marBottom w:val="0"/>
      <w:divBdr>
        <w:top w:val="none" w:sz="0" w:space="0" w:color="auto"/>
        <w:left w:val="none" w:sz="0" w:space="0" w:color="auto"/>
        <w:bottom w:val="none" w:sz="0" w:space="0" w:color="auto"/>
        <w:right w:val="none" w:sz="0" w:space="0" w:color="auto"/>
      </w:divBdr>
    </w:div>
    <w:div w:id="605691842">
      <w:bodyDiv w:val="1"/>
      <w:marLeft w:val="0"/>
      <w:marRight w:val="0"/>
      <w:marTop w:val="0"/>
      <w:marBottom w:val="0"/>
      <w:divBdr>
        <w:top w:val="none" w:sz="0" w:space="0" w:color="auto"/>
        <w:left w:val="none" w:sz="0" w:space="0" w:color="auto"/>
        <w:bottom w:val="none" w:sz="0" w:space="0" w:color="auto"/>
        <w:right w:val="none" w:sz="0" w:space="0" w:color="auto"/>
      </w:divBdr>
    </w:div>
    <w:div w:id="609897272">
      <w:bodyDiv w:val="1"/>
      <w:marLeft w:val="0"/>
      <w:marRight w:val="0"/>
      <w:marTop w:val="0"/>
      <w:marBottom w:val="0"/>
      <w:divBdr>
        <w:top w:val="none" w:sz="0" w:space="0" w:color="auto"/>
        <w:left w:val="none" w:sz="0" w:space="0" w:color="auto"/>
        <w:bottom w:val="none" w:sz="0" w:space="0" w:color="auto"/>
        <w:right w:val="none" w:sz="0" w:space="0" w:color="auto"/>
      </w:divBdr>
    </w:div>
    <w:div w:id="610624244">
      <w:bodyDiv w:val="1"/>
      <w:marLeft w:val="0"/>
      <w:marRight w:val="0"/>
      <w:marTop w:val="0"/>
      <w:marBottom w:val="0"/>
      <w:divBdr>
        <w:top w:val="none" w:sz="0" w:space="0" w:color="auto"/>
        <w:left w:val="none" w:sz="0" w:space="0" w:color="auto"/>
        <w:bottom w:val="none" w:sz="0" w:space="0" w:color="auto"/>
        <w:right w:val="none" w:sz="0" w:space="0" w:color="auto"/>
      </w:divBdr>
    </w:div>
    <w:div w:id="610667608">
      <w:bodyDiv w:val="1"/>
      <w:marLeft w:val="0"/>
      <w:marRight w:val="0"/>
      <w:marTop w:val="0"/>
      <w:marBottom w:val="0"/>
      <w:divBdr>
        <w:top w:val="none" w:sz="0" w:space="0" w:color="auto"/>
        <w:left w:val="none" w:sz="0" w:space="0" w:color="auto"/>
        <w:bottom w:val="none" w:sz="0" w:space="0" w:color="auto"/>
        <w:right w:val="none" w:sz="0" w:space="0" w:color="auto"/>
      </w:divBdr>
    </w:div>
    <w:div w:id="610672644">
      <w:bodyDiv w:val="1"/>
      <w:marLeft w:val="0"/>
      <w:marRight w:val="0"/>
      <w:marTop w:val="0"/>
      <w:marBottom w:val="0"/>
      <w:divBdr>
        <w:top w:val="none" w:sz="0" w:space="0" w:color="auto"/>
        <w:left w:val="none" w:sz="0" w:space="0" w:color="auto"/>
        <w:bottom w:val="none" w:sz="0" w:space="0" w:color="auto"/>
        <w:right w:val="none" w:sz="0" w:space="0" w:color="auto"/>
      </w:divBdr>
    </w:div>
    <w:div w:id="613173798">
      <w:bodyDiv w:val="1"/>
      <w:marLeft w:val="0"/>
      <w:marRight w:val="0"/>
      <w:marTop w:val="0"/>
      <w:marBottom w:val="0"/>
      <w:divBdr>
        <w:top w:val="none" w:sz="0" w:space="0" w:color="auto"/>
        <w:left w:val="none" w:sz="0" w:space="0" w:color="auto"/>
        <w:bottom w:val="none" w:sz="0" w:space="0" w:color="auto"/>
        <w:right w:val="none" w:sz="0" w:space="0" w:color="auto"/>
      </w:divBdr>
    </w:div>
    <w:div w:id="614680567">
      <w:bodyDiv w:val="1"/>
      <w:marLeft w:val="0"/>
      <w:marRight w:val="0"/>
      <w:marTop w:val="0"/>
      <w:marBottom w:val="0"/>
      <w:divBdr>
        <w:top w:val="none" w:sz="0" w:space="0" w:color="auto"/>
        <w:left w:val="none" w:sz="0" w:space="0" w:color="auto"/>
        <w:bottom w:val="none" w:sz="0" w:space="0" w:color="auto"/>
        <w:right w:val="none" w:sz="0" w:space="0" w:color="auto"/>
      </w:divBdr>
    </w:div>
    <w:div w:id="616064991">
      <w:bodyDiv w:val="1"/>
      <w:marLeft w:val="0"/>
      <w:marRight w:val="0"/>
      <w:marTop w:val="0"/>
      <w:marBottom w:val="0"/>
      <w:divBdr>
        <w:top w:val="none" w:sz="0" w:space="0" w:color="auto"/>
        <w:left w:val="none" w:sz="0" w:space="0" w:color="auto"/>
        <w:bottom w:val="none" w:sz="0" w:space="0" w:color="auto"/>
        <w:right w:val="none" w:sz="0" w:space="0" w:color="auto"/>
      </w:divBdr>
    </w:div>
    <w:div w:id="616524610">
      <w:bodyDiv w:val="1"/>
      <w:marLeft w:val="0"/>
      <w:marRight w:val="0"/>
      <w:marTop w:val="0"/>
      <w:marBottom w:val="0"/>
      <w:divBdr>
        <w:top w:val="none" w:sz="0" w:space="0" w:color="auto"/>
        <w:left w:val="none" w:sz="0" w:space="0" w:color="auto"/>
        <w:bottom w:val="none" w:sz="0" w:space="0" w:color="auto"/>
        <w:right w:val="none" w:sz="0" w:space="0" w:color="auto"/>
      </w:divBdr>
    </w:div>
    <w:div w:id="617683862">
      <w:bodyDiv w:val="1"/>
      <w:marLeft w:val="0"/>
      <w:marRight w:val="0"/>
      <w:marTop w:val="0"/>
      <w:marBottom w:val="0"/>
      <w:divBdr>
        <w:top w:val="none" w:sz="0" w:space="0" w:color="auto"/>
        <w:left w:val="none" w:sz="0" w:space="0" w:color="auto"/>
        <w:bottom w:val="none" w:sz="0" w:space="0" w:color="auto"/>
        <w:right w:val="none" w:sz="0" w:space="0" w:color="auto"/>
      </w:divBdr>
    </w:div>
    <w:div w:id="619646886">
      <w:bodyDiv w:val="1"/>
      <w:marLeft w:val="0"/>
      <w:marRight w:val="0"/>
      <w:marTop w:val="0"/>
      <w:marBottom w:val="0"/>
      <w:divBdr>
        <w:top w:val="none" w:sz="0" w:space="0" w:color="auto"/>
        <w:left w:val="none" w:sz="0" w:space="0" w:color="auto"/>
        <w:bottom w:val="none" w:sz="0" w:space="0" w:color="auto"/>
        <w:right w:val="none" w:sz="0" w:space="0" w:color="auto"/>
      </w:divBdr>
    </w:div>
    <w:div w:id="620452146">
      <w:bodyDiv w:val="1"/>
      <w:marLeft w:val="0"/>
      <w:marRight w:val="0"/>
      <w:marTop w:val="0"/>
      <w:marBottom w:val="0"/>
      <w:divBdr>
        <w:top w:val="none" w:sz="0" w:space="0" w:color="auto"/>
        <w:left w:val="none" w:sz="0" w:space="0" w:color="auto"/>
        <w:bottom w:val="none" w:sz="0" w:space="0" w:color="auto"/>
        <w:right w:val="none" w:sz="0" w:space="0" w:color="auto"/>
      </w:divBdr>
    </w:div>
    <w:div w:id="620693979">
      <w:bodyDiv w:val="1"/>
      <w:marLeft w:val="0"/>
      <w:marRight w:val="0"/>
      <w:marTop w:val="0"/>
      <w:marBottom w:val="0"/>
      <w:divBdr>
        <w:top w:val="none" w:sz="0" w:space="0" w:color="auto"/>
        <w:left w:val="none" w:sz="0" w:space="0" w:color="auto"/>
        <w:bottom w:val="none" w:sz="0" w:space="0" w:color="auto"/>
        <w:right w:val="none" w:sz="0" w:space="0" w:color="auto"/>
      </w:divBdr>
    </w:div>
    <w:div w:id="622465254">
      <w:bodyDiv w:val="1"/>
      <w:marLeft w:val="0"/>
      <w:marRight w:val="0"/>
      <w:marTop w:val="0"/>
      <w:marBottom w:val="0"/>
      <w:divBdr>
        <w:top w:val="none" w:sz="0" w:space="0" w:color="auto"/>
        <w:left w:val="none" w:sz="0" w:space="0" w:color="auto"/>
        <w:bottom w:val="none" w:sz="0" w:space="0" w:color="auto"/>
        <w:right w:val="none" w:sz="0" w:space="0" w:color="auto"/>
      </w:divBdr>
    </w:div>
    <w:div w:id="627080147">
      <w:bodyDiv w:val="1"/>
      <w:marLeft w:val="0"/>
      <w:marRight w:val="0"/>
      <w:marTop w:val="0"/>
      <w:marBottom w:val="0"/>
      <w:divBdr>
        <w:top w:val="none" w:sz="0" w:space="0" w:color="auto"/>
        <w:left w:val="none" w:sz="0" w:space="0" w:color="auto"/>
        <w:bottom w:val="none" w:sz="0" w:space="0" w:color="auto"/>
        <w:right w:val="none" w:sz="0" w:space="0" w:color="auto"/>
      </w:divBdr>
    </w:div>
    <w:div w:id="628440699">
      <w:bodyDiv w:val="1"/>
      <w:marLeft w:val="0"/>
      <w:marRight w:val="0"/>
      <w:marTop w:val="0"/>
      <w:marBottom w:val="0"/>
      <w:divBdr>
        <w:top w:val="none" w:sz="0" w:space="0" w:color="auto"/>
        <w:left w:val="none" w:sz="0" w:space="0" w:color="auto"/>
        <w:bottom w:val="none" w:sz="0" w:space="0" w:color="auto"/>
        <w:right w:val="none" w:sz="0" w:space="0" w:color="auto"/>
      </w:divBdr>
    </w:div>
    <w:div w:id="629365971">
      <w:bodyDiv w:val="1"/>
      <w:marLeft w:val="0"/>
      <w:marRight w:val="0"/>
      <w:marTop w:val="0"/>
      <w:marBottom w:val="0"/>
      <w:divBdr>
        <w:top w:val="none" w:sz="0" w:space="0" w:color="auto"/>
        <w:left w:val="none" w:sz="0" w:space="0" w:color="auto"/>
        <w:bottom w:val="none" w:sz="0" w:space="0" w:color="auto"/>
        <w:right w:val="none" w:sz="0" w:space="0" w:color="auto"/>
      </w:divBdr>
    </w:div>
    <w:div w:id="630671736">
      <w:bodyDiv w:val="1"/>
      <w:marLeft w:val="0"/>
      <w:marRight w:val="0"/>
      <w:marTop w:val="0"/>
      <w:marBottom w:val="0"/>
      <w:divBdr>
        <w:top w:val="none" w:sz="0" w:space="0" w:color="auto"/>
        <w:left w:val="none" w:sz="0" w:space="0" w:color="auto"/>
        <w:bottom w:val="none" w:sz="0" w:space="0" w:color="auto"/>
        <w:right w:val="none" w:sz="0" w:space="0" w:color="auto"/>
      </w:divBdr>
    </w:div>
    <w:div w:id="633945617">
      <w:bodyDiv w:val="1"/>
      <w:marLeft w:val="0"/>
      <w:marRight w:val="0"/>
      <w:marTop w:val="0"/>
      <w:marBottom w:val="0"/>
      <w:divBdr>
        <w:top w:val="none" w:sz="0" w:space="0" w:color="auto"/>
        <w:left w:val="none" w:sz="0" w:space="0" w:color="auto"/>
        <w:bottom w:val="none" w:sz="0" w:space="0" w:color="auto"/>
        <w:right w:val="none" w:sz="0" w:space="0" w:color="auto"/>
      </w:divBdr>
    </w:div>
    <w:div w:id="637959457">
      <w:bodyDiv w:val="1"/>
      <w:marLeft w:val="0"/>
      <w:marRight w:val="0"/>
      <w:marTop w:val="0"/>
      <w:marBottom w:val="0"/>
      <w:divBdr>
        <w:top w:val="none" w:sz="0" w:space="0" w:color="auto"/>
        <w:left w:val="none" w:sz="0" w:space="0" w:color="auto"/>
        <w:bottom w:val="none" w:sz="0" w:space="0" w:color="auto"/>
        <w:right w:val="none" w:sz="0" w:space="0" w:color="auto"/>
      </w:divBdr>
    </w:div>
    <w:div w:id="639726137">
      <w:bodyDiv w:val="1"/>
      <w:marLeft w:val="0"/>
      <w:marRight w:val="0"/>
      <w:marTop w:val="0"/>
      <w:marBottom w:val="0"/>
      <w:divBdr>
        <w:top w:val="none" w:sz="0" w:space="0" w:color="auto"/>
        <w:left w:val="none" w:sz="0" w:space="0" w:color="auto"/>
        <w:bottom w:val="none" w:sz="0" w:space="0" w:color="auto"/>
        <w:right w:val="none" w:sz="0" w:space="0" w:color="auto"/>
      </w:divBdr>
    </w:div>
    <w:div w:id="639727170">
      <w:bodyDiv w:val="1"/>
      <w:marLeft w:val="0"/>
      <w:marRight w:val="0"/>
      <w:marTop w:val="0"/>
      <w:marBottom w:val="0"/>
      <w:divBdr>
        <w:top w:val="none" w:sz="0" w:space="0" w:color="auto"/>
        <w:left w:val="none" w:sz="0" w:space="0" w:color="auto"/>
        <w:bottom w:val="none" w:sz="0" w:space="0" w:color="auto"/>
        <w:right w:val="none" w:sz="0" w:space="0" w:color="auto"/>
      </w:divBdr>
    </w:div>
    <w:div w:id="639842385">
      <w:bodyDiv w:val="1"/>
      <w:marLeft w:val="0"/>
      <w:marRight w:val="0"/>
      <w:marTop w:val="0"/>
      <w:marBottom w:val="0"/>
      <w:divBdr>
        <w:top w:val="none" w:sz="0" w:space="0" w:color="auto"/>
        <w:left w:val="none" w:sz="0" w:space="0" w:color="auto"/>
        <w:bottom w:val="none" w:sz="0" w:space="0" w:color="auto"/>
        <w:right w:val="none" w:sz="0" w:space="0" w:color="auto"/>
      </w:divBdr>
    </w:div>
    <w:div w:id="639916534">
      <w:bodyDiv w:val="1"/>
      <w:marLeft w:val="0"/>
      <w:marRight w:val="0"/>
      <w:marTop w:val="0"/>
      <w:marBottom w:val="0"/>
      <w:divBdr>
        <w:top w:val="none" w:sz="0" w:space="0" w:color="auto"/>
        <w:left w:val="none" w:sz="0" w:space="0" w:color="auto"/>
        <w:bottom w:val="none" w:sz="0" w:space="0" w:color="auto"/>
        <w:right w:val="none" w:sz="0" w:space="0" w:color="auto"/>
      </w:divBdr>
    </w:div>
    <w:div w:id="640307279">
      <w:bodyDiv w:val="1"/>
      <w:marLeft w:val="0"/>
      <w:marRight w:val="0"/>
      <w:marTop w:val="0"/>
      <w:marBottom w:val="0"/>
      <w:divBdr>
        <w:top w:val="none" w:sz="0" w:space="0" w:color="auto"/>
        <w:left w:val="none" w:sz="0" w:space="0" w:color="auto"/>
        <w:bottom w:val="none" w:sz="0" w:space="0" w:color="auto"/>
        <w:right w:val="none" w:sz="0" w:space="0" w:color="auto"/>
      </w:divBdr>
    </w:div>
    <w:div w:id="640623893">
      <w:bodyDiv w:val="1"/>
      <w:marLeft w:val="0"/>
      <w:marRight w:val="0"/>
      <w:marTop w:val="0"/>
      <w:marBottom w:val="0"/>
      <w:divBdr>
        <w:top w:val="none" w:sz="0" w:space="0" w:color="auto"/>
        <w:left w:val="none" w:sz="0" w:space="0" w:color="auto"/>
        <w:bottom w:val="none" w:sz="0" w:space="0" w:color="auto"/>
        <w:right w:val="none" w:sz="0" w:space="0" w:color="auto"/>
      </w:divBdr>
    </w:div>
    <w:div w:id="642344378">
      <w:bodyDiv w:val="1"/>
      <w:marLeft w:val="0"/>
      <w:marRight w:val="0"/>
      <w:marTop w:val="0"/>
      <w:marBottom w:val="0"/>
      <w:divBdr>
        <w:top w:val="none" w:sz="0" w:space="0" w:color="auto"/>
        <w:left w:val="none" w:sz="0" w:space="0" w:color="auto"/>
        <w:bottom w:val="none" w:sz="0" w:space="0" w:color="auto"/>
        <w:right w:val="none" w:sz="0" w:space="0" w:color="auto"/>
      </w:divBdr>
    </w:div>
    <w:div w:id="645354059">
      <w:bodyDiv w:val="1"/>
      <w:marLeft w:val="0"/>
      <w:marRight w:val="0"/>
      <w:marTop w:val="0"/>
      <w:marBottom w:val="0"/>
      <w:divBdr>
        <w:top w:val="none" w:sz="0" w:space="0" w:color="auto"/>
        <w:left w:val="none" w:sz="0" w:space="0" w:color="auto"/>
        <w:bottom w:val="none" w:sz="0" w:space="0" w:color="auto"/>
        <w:right w:val="none" w:sz="0" w:space="0" w:color="auto"/>
      </w:divBdr>
    </w:div>
    <w:div w:id="649596068">
      <w:bodyDiv w:val="1"/>
      <w:marLeft w:val="0"/>
      <w:marRight w:val="0"/>
      <w:marTop w:val="0"/>
      <w:marBottom w:val="0"/>
      <w:divBdr>
        <w:top w:val="none" w:sz="0" w:space="0" w:color="auto"/>
        <w:left w:val="none" w:sz="0" w:space="0" w:color="auto"/>
        <w:bottom w:val="none" w:sz="0" w:space="0" w:color="auto"/>
        <w:right w:val="none" w:sz="0" w:space="0" w:color="auto"/>
      </w:divBdr>
    </w:div>
    <w:div w:id="650641519">
      <w:bodyDiv w:val="1"/>
      <w:marLeft w:val="0"/>
      <w:marRight w:val="0"/>
      <w:marTop w:val="0"/>
      <w:marBottom w:val="0"/>
      <w:divBdr>
        <w:top w:val="none" w:sz="0" w:space="0" w:color="auto"/>
        <w:left w:val="none" w:sz="0" w:space="0" w:color="auto"/>
        <w:bottom w:val="none" w:sz="0" w:space="0" w:color="auto"/>
        <w:right w:val="none" w:sz="0" w:space="0" w:color="auto"/>
      </w:divBdr>
    </w:div>
    <w:div w:id="653073473">
      <w:bodyDiv w:val="1"/>
      <w:marLeft w:val="0"/>
      <w:marRight w:val="0"/>
      <w:marTop w:val="0"/>
      <w:marBottom w:val="0"/>
      <w:divBdr>
        <w:top w:val="none" w:sz="0" w:space="0" w:color="auto"/>
        <w:left w:val="none" w:sz="0" w:space="0" w:color="auto"/>
        <w:bottom w:val="none" w:sz="0" w:space="0" w:color="auto"/>
        <w:right w:val="none" w:sz="0" w:space="0" w:color="auto"/>
      </w:divBdr>
    </w:div>
    <w:div w:id="653216819">
      <w:bodyDiv w:val="1"/>
      <w:marLeft w:val="0"/>
      <w:marRight w:val="0"/>
      <w:marTop w:val="0"/>
      <w:marBottom w:val="0"/>
      <w:divBdr>
        <w:top w:val="none" w:sz="0" w:space="0" w:color="auto"/>
        <w:left w:val="none" w:sz="0" w:space="0" w:color="auto"/>
        <w:bottom w:val="none" w:sz="0" w:space="0" w:color="auto"/>
        <w:right w:val="none" w:sz="0" w:space="0" w:color="auto"/>
      </w:divBdr>
    </w:div>
    <w:div w:id="653417575">
      <w:bodyDiv w:val="1"/>
      <w:marLeft w:val="0"/>
      <w:marRight w:val="0"/>
      <w:marTop w:val="0"/>
      <w:marBottom w:val="0"/>
      <w:divBdr>
        <w:top w:val="none" w:sz="0" w:space="0" w:color="auto"/>
        <w:left w:val="none" w:sz="0" w:space="0" w:color="auto"/>
        <w:bottom w:val="none" w:sz="0" w:space="0" w:color="auto"/>
        <w:right w:val="none" w:sz="0" w:space="0" w:color="auto"/>
      </w:divBdr>
    </w:div>
    <w:div w:id="655884480">
      <w:bodyDiv w:val="1"/>
      <w:marLeft w:val="0"/>
      <w:marRight w:val="0"/>
      <w:marTop w:val="0"/>
      <w:marBottom w:val="0"/>
      <w:divBdr>
        <w:top w:val="none" w:sz="0" w:space="0" w:color="auto"/>
        <w:left w:val="none" w:sz="0" w:space="0" w:color="auto"/>
        <w:bottom w:val="none" w:sz="0" w:space="0" w:color="auto"/>
        <w:right w:val="none" w:sz="0" w:space="0" w:color="auto"/>
      </w:divBdr>
    </w:div>
    <w:div w:id="657803342">
      <w:bodyDiv w:val="1"/>
      <w:marLeft w:val="0"/>
      <w:marRight w:val="0"/>
      <w:marTop w:val="0"/>
      <w:marBottom w:val="0"/>
      <w:divBdr>
        <w:top w:val="none" w:sz="0" w:space="0" w:color="auto"/>
        <w:left w:val="none" w:sz="0" w:space="0" w:color="auto"/>
        <w:bottom w:val="none" w:sz="0" w:space="0" w:color="auto"/>
        <w:right w:val="none" w:sz="0" w:space="0" w:color="auto"/>
      </w:divBdr>
    </w:div>
    <w:div w:id="661350221">
      <w:bodyDiv w:val="1"/>
      <w:marLeft w:val="0"/>
      <w:marRight w:val="0"/>
      <w:marTop w:val="0"/>
      <w:marBottom w:val="0"/>
      <w:divBdr>
        <w:top w:val="none" w:sz="0" w:space="0" w:color="auto"/>
        <w:left w:val="none" w:sz="0" w:space="0" w:color="auto"/>
        <w:bottom w:val="none" w:sz="0" w:space="0" w:color="auto"/>
        <w:right w:val="none" w:sz="0" w:space="0" w:color="auto"/>
      </w:divBdr>
    </w:div>
    <w:div w:id="661467077">
      <w:bodyDiv w:val="1"/>
      <w:marLeft w:val="0"/>
      <w:marRight w:val="0"/>
      <w:marTop w:val="0"/>
      <w:marBottom w:val="0"/>
      <w:divBdr>
        <w:top w:val="none" w:sz="0" w:space="0" w:color="auto"/>
        <w:left w:val="none" w:sz="0" w:space="0" w:color="auto"/>
        <w:bottom w:val="none" w:sz="0" w:space="0" w:color="auto"/>
        <w:right w:val="none" w:sz="0" w:space="0" w:color="auto"/>
      </w:divBdr>
    </w:div>
    <w:div w:id="662465452">
      <w:bodyDiv w:val="1"/>
      <w:marLeft w:val="0"/>
      <w:marRight w:val="0"/>
      <w:marTop w:val="0"/>
      <w:marBottom w:val="0"/>
      <w:divBdr>
        <w:top w:val="none" w:sz="0" w:space="0" w:color="auto"/>
        <w:left w:val="none" w:sz="0" w:space="0" w:color="auto"/>
        <w:bottom w:val="none" w:sz="0" w:space="0" w:color="auto"/>
        <w:right w:val="none" w:sz="0" w:space="0" w:color="auto"/>
      </w:divBdr>
    </w:div>
    <w:div w:id="664406878">
      <w:bodyDiv w:val="1"/>
      <w:marLeft w:val="0"/>
      <w:marRight w:val="0"/>
      <w:marTop w:val="0"/>
      <w:marBottom w:val="0"/>
      <w:divBdr>
        <w:top w:val="none" w:sz="0" w:space="0" w:color="auto"/>
        <w:left w:val="none" w:sz="0" w:space="0" w:color="auto"/>
        <w:bottom w:val="none" w:sz="0" w:space="0" w:color="auto"/>
        <w:right w:val="none" w:sz="0" w:space="0" w:color="auto"/>
      </w:divBdr>
    </w:div>
    <w:div w:id="665287773">
      <w:bodyDiv w:val="1"/>
      <w:marLeft w:val="0"/>
      <w:marRight w:val="0"/>
      <w:marTop w:val="0"/>
      <w:marBottom w:val="0"/>
      <w:divBdr>
        <w:top w:val="none" w:sz="0" w:space="0" w:color="auto"/>
        <w:left w:val="none" w:sz="0" w:space="0" w:color="auto"/>
        <w:bottom w:val="none" w:sz="0" w:space="0" w:color="auto"/>
        <w:right w:val="none" w:sz="0" w:space="0" w:color="auto"/>
      </w:divBdr>
    </w:div>
    <w:div w:id="665673936">
      <w:bodyDiv w:val="1"/>
      <w:marLeft w:val="0"/>
      <w:marRight w:val="0"/>
      <w:marTop w:val="0"/>
      <w:marBottom w:val="0"/>
      <w:divBdr>
        <w:top w:val="none" w:sz="0" w:space="0" w:color="auto"/>
        <w:left w:val="none" w:sz="0" w:space="0" w:color="auto"/>
        <w:bottom w:val="none" w:sz="0" w:space="0" w:color="auto"/>
        <w:right w:val="none" w:sz="0" w:space="0" w:color="auto"/>
      </w:divBdr>
    </w:div>
    <w:div w:id="669261995">
      <w:bodyDiv w:val="1"/>
      <w:marLeft w:val="0"/>
      <w:marRight w:val="0"/>
      <w:marTop w:val="0"/>
      <w:marBottom w:val="0"/>
      <w:divBdr>
        <w:top w:val="none" w:sz="0" w:space="0" w:color="auto"/>
        <w:left w:val="none" w:sz="0" w:space="0" w:color="auto"/>
        <w:bottom w:val="none" w:sz="0" w:space="0" w:color="auto"/>
        <w:right w:val="none" w:sz="0" w:space="0" w:color="auto"/>
      </w:divBdr>
    </w:div>
    <w:div w:id="669910224">
      <w:bodyDiv w:val="1"/>
      <w:marLeft w:val="0"/>
      <w:marRight w:val="0"/>
      <w:marTop w:val="0"/>
      <w:marBottom w:val="0"/>
      <w:divBdr>
        <w:top w:val="none" w:sz="0" w:space="0" w:color="auto"/>
        <w:left w:val="none" w:sz="0" w:space="0" w:color="auto"/>
        <w:bottom w:val="none" w:sz="0" w:space="0" w:color="auto"/>
        <w:right w:val="none" w:sz="0" w:space="0" w:color="auto"/>
      </w:divBdr>
    </w:div>
    <w:div w:id="672031691">
      <w:bodyDiv w:val="1"/>
      <w:marLeft w:val="0"/>
      <w:marRight w:val="0"/>
      <w:marTop w:val="0"/>
      <w:marBottom w:val="0"/>
      <w:divBdr>
        <w:top w:val="none" w:sz="0" w:space="0" w:color="auto"/>
        <w:left w:val="none" w:sz="0" w:space="0" w:color="auto"/>
        <w:bottom w:val="none" w:sz="0" w:space="0" w:color="auto"/>
        <w:right w:val="none" w:sz="0" w:space="0" w:color="auto"/>
      </w:divBdr>
    </w:div>
    <w:div w:id="672880256">
      <w:bodyDiv w:val="1"/>
      <w:marLeft w:val="0"/>
      <w:marRight w:val="0"/>
      <w:marTop w:val="0"/>
      <w:marBottom w:val="0"/>
      <w:divBdr>
        <w:top w:val="none" w:sz="0" w:space="0" w:color="auto"/>
        <w:left w:val="none" w:sz="0" w:space="0" w:color="auto"/>
        <w:bottom w:val="none" w:sz="0" w:space="0" w:color="auto"/>
        <w:right w:val="none" w:sz="0" w:space="0" w:color="auto"/>
      </w:divBdr>
    </w:div>
    <w:div w:id="673460599">
      <w:bodyDiv w:val="1"/>
      <w:marLeft w:val="0"/>
      <w:marRight w:val="0"/>
      <w:marTop w:val="0"/>
      <w:marBottom w:val="0"/>
      <w:divBdr>
        <w:top w:val="none" w:sz="0" w:space="0" w:color="auto"/>
        <w:left w:val="none" w:sz="0" w:space="0" w:color="auto"/>
        <w:bottom w:val="none" w:sz="0" w:space="0" w:color="auto"/>
        <w:right w:val="none" w:sz="0" w:space="0" w:color="auto"/>
      </w:divBdr>
    </w:div>
    <w:div w:id="675376846">
      <w:bodyDiv w:val="1"/>
      <w:marLeft w:val="0"/>
      <w:marRight w:val="0"/>
      <w:marTop w:val="0"/>
      <w:marBottom w:val="0"/>
      <w:divBdr>
        <w:top w:val="none" w:sz="0" w:space="0" w:color="auto"/>
        <w:left w:val="none" w:sz="0" w:space="0" w:color="auto"/>
        <w:bottom w:val="none" w:sz="0" w:space="0" w:color="auto"/>
        <w:right w:val="none" w:sz="0" w:space="0" w:color="auto"/>
      </w:divBdr>
    </w:div>
    <w:div w:id="678654048">
      <w:bodyDiv w:val="1"/>
      <w:marLeft w:val="0"/>
      <w:marRight w:val="0"/>
      <w:marTop w:val="0"/>
      <w:marBottom w:val="0"/>
      <w:divBdr>
        <w:top w:val="none" w:sz="0" w:space="0" w:color="auto"/>
        <w:left w:val="none" w:sz="0" w:space="0" w:color="auto"/>
        <w:bottom w:val="none" w:sz="0" w:space="0" w:color="auto"/>
        <w:right w:val="none" w:sz="0" w:space="0" w:color="auto"/>
      </w:divBdr>
    </w:div>
    <w:div w:id="681510621">
      <w:bodyDiv w:val="1"/>
      <w:marLeft w:val="0"/>
      <w:marRight w:val="0"/>
      <w:marTop w:val="0"/>
      <w:marBottom w:val="0"/>
      <w:divBdr>
        <w:top w:val="none" w:sz="0" w:space="0" w:color="auto"/>
        <w:left w:val="none" w:sz="0" w:space="0" w:color="auto"/>
        <w:bottom w:val="none" w:sz="0" w:space="0" w:color="auto"/>
        <w:right w:val="none" w:sz="0" w:space="0" w:color="auto"/>
      </w:divBdr>
    </w:div>
    <w:div w:id="683478488">
      <w:bodyDiv w:val="1"/>
      <w:marLeft w:val="0"/>
      <w:marRight w:val="0"/>
      <w:marTop w:val="0"/>
      <w:marBottom w:val="0"/>
      <w:divBdr>
        <w:top w:val="none" w:sz="0" w:space="0" w:color="auto"/>
        <w:left w:val="none" w:sz="0" w:space="0" w:color="auto"/>
        <w:bottom w:val="none" w:sz="0" w:space="0" w:color="auto"/>
        <w:right w:val="none" w:sz="0" w:space="0" w:color="auto"/>
      </w:divBdr>
    </w:div>
    <w:div w:id="689599950">
      <w:bodyDiv w:val="1"/>
      <w:marLeft w:val="0"/>
      <w:marRight w:val="0"/>
      <w:marTop w:val="0"/>
      <w:marBottom w:val="0"/>
      <w:divBdr>
        <w:top w:val="none" w:sz="0" w:space="0" w:color="auto"/>
        <w:left w:val="none" w:sz="0" w:space="0" w:color="auto"/>
        <w:bottom w:val="none" w:sz="0" w:space="0" w:color="auto"/>
        <w:right w:val="none" w:sz="0" w:space="0" w:color="auto"/>
      </w:divBdr>
    </w:div>
    <w:div w:id="689647006">
      <w:bodyDiv w:val="1"/>
      <w:marLeft w:val="0"/>
      <w:marRight w:val="0"/>
      <w:marTop w:val="0"/>
      <w:marBottom w:val="0"/>
      <w:divBdr>
        <w:top w:val="none" w:sz="0" w:space="0" w:color="auto"/>
        <w:left w:val="none" w:sz="0" w:space="0" w:color="auto"/>
        <w:bottom w:val="none" w:sz="0" w:space="0" w:color="auto"/>
        <w:right w:val="none" w:sz="0" w:space="0" w:color="auto"/>
      </w:divBdr>
    </w:div>
    <w:div w:id="690574116">
      <w:bodyDiv w:val="1"/>
      <w:marLeft w:val="0"/>
      <w:marRight w:val="0"/>
      <w:marTop w:val="0"/>
      <w:marBottom w:val="0"/>
      <w:divBdr>
        <w:top w:val="none" w:sz="0" w:space="0" w:color="auto"/>
        <w:left w:val="none" w:sz="0" w:space="0" w:color="auto"/>
        <w:bottom w:val="none" w:sz="0" w:space="0" w:color="auto"/>
        <w:right w:val="none" w:sz="0" w:space="0" w:color="auto"/>
      </w:divBdr>
    </w:div>
    <w:div w:id="691998188">
      <w:bodyDiv w:val="1"/>
      <w:marLeft w:val="0"/>
      <w:marRight w:val="0"/>
      <w:marTop w:val="0"/>
      <w:marBottom w:val="0"/>
      <w:divBdr>
        <w:top w:val="none" w:sz="0" w:space="0" w:color="auto"/>
        <w:left w:val="none" w:sz="0" w:space="0" w:color="auto"/>
        <w:bottom w:val="none" w:sz="0" w:space="0" w:color="auto"/>
        <w:right w:val="none" w:sz="0" w:space="0" w:color="auto"/>
      </w:divBdr>
    </w:div>
    <w:div w:id="692682067">
      <w:bodyDiv w:val="1"/>
      <w:marLeft w:val="0"/>
      <w:marRight w:val="0"/>
      <w:marTop w:val="0"/>
      <w:marBottom w:val="0"/>
      <w:divBdr>
        <w:top w:val="none" w:sz="0" w:space="0" w:color="auto"/>
        <w:left w:val="none" w:sz="0" w:space="0" w:color="auto"/>
        <w:bottom w:val="none" w:sz="0" w:space="0" w:color="auto"/>
        <w:right w:val="none" w:sz="0" w:space="0" w:color="auto"/>
      </w:divBdr>
    </w:div>
    <w:div w:id="697968013">
      <w:bodyDiv w:val="1"/>
      <w:marLeft w:val="0"/>
      <w:marRight w:val="0"/>
      <w:marTop w:val="0"/>
      <w:marBottom w:val="0"/>
      <w:divBdr>
        <w:top w:val="none" w:sz="0" w:space="0" w:color="auto"/>
        <w:left w:val="none" w:sz="0" w:space="0" w:color="auto"/>
        <w:bottom w:val="none" w:sz="0" w:space="0" w:color="auto"/>
        <w:right w:val="none" w:sz="0" w:space="0" w:color="auto"/>
      </w:divBdr>
    </w:div>
    <w:div w:id="698357606">
      <w:bodyDiv w:val="1"/>
      <w:marLeft w:val="0"/>
      <w:marRight w:val="0"/>
      <w:marTop w:val="0"/>
      <w:marBottom w:val="0"/>
      <w:divBdr>
        <w:top w:val="none" w:sz="0" w:space="0" w:color="auto"/>
        <w:left w:val="none" w:sz="0" w:space="0" w:color="auto"/>
        <w:bottom w:val="none" w:sz="0" w:space="0" w:color="auto"/>
        <w:right w:val="none" w:sz="0" w:space="0" w:color="auto"/>
      </w:divBdr>
    </w:div>
    <w:div w:id="699860296">
      <w:bodyDiv w:val="1"/>
      <w:marLeft w:val="0"/>
      <w:marRight w:val="0"/>
      <w:marTop w:val="0"/>
      <w:marBottom w:val="0"/>
      <w:divBdr>
        <w:top w:val="none" w:sz="0" w:space="0" w:color="auto"/>
        <w:left w:val="none" w:sz="0" w:space="0" w:color="auto"/>
        <w:bottom w:val="none" w:sz="0" w:space="0" w:color="auto"/>
        <w:right w:val="none" w:sz="0" w:space="0" w:color="auto"/>
      </w:divBdr>
    </w:div>
    <w:div w:id="700014463">
      <w:bodyDiv w:val="1"/>
      <w:marLeft w:val="0"/>
      <w:marRight w:val="0"/>
      <w:marTop w:val="0"/>
      <w:marBottom w:val="0"/>
      <w:divBdr>
        <w:top w:val="none" w:sz="0" w:space="0" w:color="auto"/>
        <w:left w:val="none" w:sz="0" w:space="0" w:color="auto"/>
        <w:bottom w:val="none" w:sz="0" w:space="0" w:color="auto"/>
        <w:right w:val="none" w:sz="0" w:space="0" w:color="auto"/>
      </w:divBdr>
    </w:div>
    <w:div w:id="702561274">
      <w:bodyDiv w:val="1"/>
      <w:marLeft w:val="0"/>
      <w:marRight w:val="0"/>
      <w:marTop w:val="0"/>
      <w:marBottom w:val="0"/>
      <w:divBdr>
        <w:top w:val="none" w:sz="0" w:space="0" w:color="auto"/>
        <w:left w:val="none" w:sz="0" w:space="0" w:color="auto"/>
        <w:bottom w:val="none" w:sz="0" w:space="0" w:color="auto"/>
        <w:right w:val="none" w:sz="0" w:space="0" w:color="auto"/>
      </w:divBdr>
    </w:div>
    <w:div w:id="702631984">
      <w:bodyDiv w:val="1"/>
      <w:marLeft w:val="0"/>
      <w:marRight w:val="0"/>
      <w:marTop w:val="0"/>
      <w:marBottom w:val="0"/>
      <w:divBdr>
        <w:top w:val="none" w:sz="0" w:space="0" w:color="auto"/>
        <w:left w:val="none" w:sz="0" w:space="0" w:color="auto"/>
        <w:bottom w:val="none" w:sz="0" w:space="0" w:color="auto"/>
        <w:right w:val="none" w:sz="0" w:space="0" w:color="auto"/>
      </w:divBdr>
    </w:div>
    <w:div w:id="702825330">
      <w:bodyDiv w:val="1"/>
      <w:marLeft w:val="0"/>
      <w:marRight w:val="0"/>
      <w:marTop w:val="0"/>
      <w:marBottom w:val="0"/>
      <w:divBdr>
        <w:top w:val="none" w:sz="0" w:space="0" w:color="auto"/>
        <w:left w:val="none" w:sz="0" w:space="0" w:color="auto"/>
        <w:bottom w:val="none" w:sz="0" w:space="0" w:color="auto"/>
        <w:right w:val="none" w:sz="0" w:space="0" w:color="auto"/>
      </w:divBdr>
    </w:div>
    <w:div w:id="703138239">
      <w:bodyDiv w:val="1"/>
      <w:marLeft w:val="0"/>
      <w:marRight w:val="0"/>
      <w:marTop w:val="0"/>
      <w:marBottom w:val="0"/>
      <w:divBdr>
        <w:top w:val="none" w:sz="0" w:space="0" w:color="auto"/>
        <w:left w:val="none" w:sz="0" w:space="0" w:color="auto"/>
        <w:bottom w:val="none" w:sz="0" w:space="0" w:color="auto"/>
        <w:right w:val="none" w:sz="0" w:space="0" w:color="auto"/>
      </w:divBdr>
    </w:div>
    <w:div w:id="703285731">
      <w:bodyDiv w:val="1"/>
      <w:marLeft w:val="0"/>
      <w:marRight w:val="0"/>
      <w:marTop w:val="0"/>
      <w:marBottom w:val="0"/>
      <w:divBdr>
        <w:top w:val="none" w:sz="0" w:space="0" w:color="auto"/>
        <w:left w:val="none" w:sz="0" w:space="0" w:color="auto"/>
        <w:bottom w:val="none" w:sz="0" w:space="0" w:color="auto"/>
        <w:right w:val="none" w:sz="0" w:space="0" w:color="auto"/>
      </w:divBdr>
    </w:div>
    <w:div w:id="703409237">
      <w:bodyDiv w:val="1"/>
      <w:marLeft w:val="0"/>
      <w:marRight w:val="0"/>
      <w:marTop w:val="0"/>
      <w:marBottom w:val="0"/>
      <w:divBdr>
        <w:top w:val="none" w:sz="0" w:space="0" w:color="auto"/>
        <w:left w:val="none" w:sz="0" w:space="0" w:color="auto"/>
        <w:bottom w:val="none" w:sz="0" w:space="0" w:color="auto"/>
        <w:right w:val="none" w:sz="0" w:space="0" w:color="auto"/>
      </w:divBdr>
    </w:div>
    <w:div w:id="704985728">
      <w:bodyDiv w:val="1"/>
      <w:marLeft w:val="0"/>
      <w:marRight w:val="0"/>
      <w:marTop w:val="0"/>
      <w:marBottom w:val="0"/>
      <w:divBdr>
        <w:top w:val="none" w:sz="0" w:space="0" w:color="auto"/>
        <w:left w:val="none" w:sz="0" w:space="0" w:color="auto"/>
        <w:bottom w:val="none" w:sz="0" w:space="0" w:color="auto"/>
        <w:right w:val="none" w:sz="0" w:space="0" w:color="auto"/>
      </w:divBdr>
    </w:div>
    <w:div w:id="705643734">
      <w:bodyDiv w:val="1"/>
      <w:marLeft w:val="0"/>
      <w:marRight w:val="0"/>
      <w:marTop w:val="0"/>
      <w:marBottom w:val="0"/>
      <w:divBdr>
        <w:top w:val="none" w:sz="0" w:space="0" w:color="auto"/>
        <w:left w:val="none" w:sz="0" w:space="0" w:color="auto"/>
        <w:bottom w:val="none" w:sz="0" w:space="0" w:color="auto"/>
        <w:right w:val="none" w:sz="0" w:space="0" w:color="auto"/>
      </w:divBdr>
    </w:div>
    <w:div w:id="708339527">
      <w:bodyDiv w:val="1"/>
      <w:marLeft w:val="0"/>
      <w:marRight w:val="0"/>
      <w:marTop w:val="0"/>
      <w:marBottom w:val="0"/>
      <w:divBdr>
        <w:top w:val="none" w:sz="0" w:space="0" w:color="auto"/>
        <w:left w:val="none" w:sz="0" w:space="0" w:color="auto"/>
        <w:bottom w:val="none" w:sz="0" w:space="0" w:color="auto"/>
        <w:right w:val="none" w:sz="0" w:space="0" w:color="auto"/>
      </w:divBdr>
    </w:div>
    <w:div w:id="708917707">
      <w:bodyDiv w:val="1"/>
      <w:marLeft w:val="0"/>
      <w:marRight w:val="0"/>
      <w:marTop w:val="0"/>
      <w:marBottom w:val="0"/>
      <w:divBdr>
        <w:top w:val="none" w:sz="0" w:space="0" w:color="auto"/>
        <w:left w:val="none" w:sz="0" w:space="0" w:color="auto"/>
        <w:bottom w:val="none" w:sz="0" w:space="0" w:color="auto"/>
        <w:right w:val="none" w:sz="0" w:space="0" w:color="auto"/>
      </w:divBdr>
    </w:div>
    <w:div w:id="709691313">
      <w:bodyDiv w:val="1"/>
      <w:marLeft w:val="0"/>
      <w:marRight w:val="0"/>
      <w:marTop w:val="0"/>
      <w:marBottom w:val="0"/>
      <w:divBdr>
        <w:top w:val="none" w:sz="0" w:space="0" w:color="auto"/>
        <w:left w:val="none" w:sz="0" w:space="0" w:color="auto"/>
        <w:bottom w:val="none" w:sz="0" w:space="0" w:color="auto"/>
        <w:right w:val="none" w:sz="0" w:space="0" w:color="auto"/>
      </w:divBdr>
    </w:div>
    <w:div w:id="709767492">
      <w:bodyDiv w:val="1"/>
      <w:marLeft w:val="0"/>
      <w:marRight w:val="0"/>
      <w:marTop w:val="0"/>
      <w:marBottom w:val="0"/>
      <w:divBdr>
        <w:top w:val="none" w:sz="0" w:space="0" w:color="auto"/>
        <w:left w:val="none" w:sz="0" w:space="0" w:color="auto"/>
        <w:bottom w:val="none" w:sz="0" w:space="0" w:color="auto"/>
        <w:right w:val="none" w:sz="0" w:space="0" w:color="auto"/>
      </w:divBdr>
    </w:div>
    <w:div w:id="711224937">
      <w:bodyDiv w:val="1"/>
      <w:marLeft w:val="0"/>
      <w:marRight w:val="0"/>
      <w:marTop w:val="0"/>
      <w:marBottom w:val="0"/>
      <w:divBdr>
        <w:top w:val="none" w:sz="0" w:space="0" w:color="auto"/>
        <w:left w:val="none" w:sz="0" w:space="0" w:color="auto"/>
        <w:bottom w:val="none" w:sz="0" w:space="0" w:color="auto"/>
        <w:right w:val="none" w:sz="0" w:space="0" w:color="auto"/>
      </w:divBdr>
    </w:div>
    <w:div w:id="712849888">
      <w:bodyDiv w:val="1"/>
      <w:marLeft w:val="0"/>
      <w:marRight w:val="0"/>
      <w:marTop w:val="0"/>
      <w:marBottom w:val="0"/>
      <w:divBdr>
        <w:top w:val="none" w:sz="0" w:space="0" w:color="auto"/>
        <w:left w:val="none" w:sz="0" w:space="0" w:color="auto"/>
        <w:bottom w:val="none" w:sz="0" w:space="0" w:color="auto"/>
        <w:right w:val="none" w:sz="0" w:space="0" w:color="auto"/>
      </w:divBdr>
    </w:div>
    <w:div w:id="712920738">
      <w:bodyDiv w:val="1"/>
      <w:marLeft w:val="0"/>
      <w:marRight w:val="0"/>
      <w:marTop w:val="0"/>
      <w:marBottom w:val="0"/>
      <w:divBdr>
        <w:top w:val="none" w:sz="0" w:space="0" w:color="auto"/>
        <w:left w:val="none" w:sz="0" w:space="0" w:color="auto"/>
        <w:bottom w:val="none" w:sz="0" w:space="0" w:color="auto"/>
        <w:right w:val="none" w:sz="0" w:space="0" w:color="auto"/>
      </w:divBdr>
    </w:div>
    <w:div w:id="714236989">
      <w:bodyDiv w:val="1"/>
      <w:marLeft w:val="0"/>
      <w:marRight w:val="0"/>
      <w:marTop w:val="0"/>
      <w:marBottom w:val="0"/>
      <w:divBdr>
        <w:top w:val="none" w:sz="0" w:space="0" w:color="auto"/>
        <w:left w:val="none" w:sz="0" w:space="0" w:color="auto"/>
        <w:bottom w:val="none" w:sz="0" w:space="0" w:color="auto"/>
        <w:right w:val="none" w:sz="0" w:space="0" w:color="auto"/>
      </w:divBdr>
    </w:div>
    <w:div w:id="716053115">
      <w:bodyDiv w:val="1"/>
      <w:marLeft w:val="0"/>
      <w:marRight w:val="0"/>
      <w:marTop w:val="0"/>
      <w:marBottom w:val="0"/>
      <w:divBdr>
        <w:top w:val="none" w:sz="0" w:space="0" w:color="auto"/>
        <w:left w:val="none" w:sz="0" w:space="0" w:color="auto"/>
        <w:bottom w:val="none" w:sz="0" w:space="0" w:color="auto"/>
        <w:right w:val="none" w:sz="0" w:space="0" w:color="auto"/>
      </w:divBdr>
    </w:div>
    <w:div w:id="718280427">
      <w:bodyDiv w:val="1"/>
      <w:marLeft w:val="0"/>
      <w:marRight w:val="0"/>
      <w:marTop w:val="0"/>
      <w:marBottom w:val="0"/>
      <w:divBdr>
        <w:top w:val="none" w:sz="0" w:space="0" w:color="auto"/>
        <w:left w:val="none" w:sz="0" w:space="0" w:color="auto"/>
        <w:bottom w:val="none" w:sz="0" w:space="0" w:color="auto"/>
        <w:right w:val="none" w:sz="0" w:space="0" w:color="auto"/>
      </w:divBdr>
    </w:div>
    <w:div w:id="719786794">
      <w:bodyDiv w:val="1"/>
      <w:marLeft w:val="0"/>
      <w:marRight w:val="0"/>
      <w:marTop w:val="0"/>
      <w:marBottom w:val="0"/>
      <w:divBdr>
        <w:top w:val="none" w:sz="0" w:space="0" w:color="auto"/>
        <w:left w:val="none" w:sz="0" w:space="0" w:color="auto"/>
        <w:bottom w:val="none" w:sz="0" w:space="0" w:color="auto"/>
        <w:right w:val="none" w:sz="0" w:space="0" w:color="auto"/>
      </w:divBdr>
    </w:div>
    <w:div w:id="720788410">
      <w:bodyDiv w:val="1"/>
      <w:marLeft w:val="0"/>
      <w:marRight w:val="0"/>
      <w:marTop w:val="0"/>
      <w:marBottom w:val="0"/>
      <w:divBdr>
        <w:top w:val="none" w:sz="0" w:space="0" w:color="auto"/>
        <w:left w:val="none" w:sz="0" w:space="0" w:color="auto"/>
        <w:bottom w:val="none" w:sz="0" w:space="0" w:color="auto"/>
        <w:right w:val="none" w:sz="0" w:space="0" w:color="auto"/>
      </w:divBdr>
    </w:div>
    <w:div w:id="722287173">
      <w:bodyDiv w:val="1"/>
      <w:marLeft w:val="0"/>
      <w:marRight w:val="0"/>
      <w:marTop w:val="0"/>
      <w:marBottom w:val="0"/>
      <w:divBdr>
        <w:top w:val="none" w:sz="0" w:space="0" w:color="auto"/>
        <w:left w:val="none" w:sz="0" w:space="0" w:color="auto"/>
        <w:bottom w:val="none" w:sz="0" w:space="0" w:color="auto"/>
        <w:right w:val="none" w:sz="0" w:space="0" w:color="auto"/>
      </w:divBdr>
    </w:div>
    <w:div w:id="724177752">
      <w:bodyDiv w:val="1"/>
      <w:marLeft w:val="0"/>
      <w:marRight w:val="0"/>
      <w:marTop w:val="0"/>
      <w:marBottom w:val="0"/>
      <w:divBdr>
        <w:top w:val="none" w:sz="0" w:space="0" w:color="auto"/>
        <w:left w:val="none" w:sz="0" w:space="0" w:color="auto"/>
        <w:bottom w:val="none" w:sz="0" w:space="0" w:color="auto"/>
        <w:right w:val="none" w:sz="0" w:space="0" w:color="auto"/>
      </w:divBdr>
    </w:div>
    <w:div w:id="726494028">
      <w:bodyDiv w:val="1"/>
      <w:marLeft w:val="0"/>
      <w:marRight w:val="0"/>
      <w:marTop w:val="0"/>
      <w:marBottom w:val="0"/>
      <w:divBdr>
        <w:top w:val="none" w:sz="0" w:space="0" w:color="auto"/>
        <w:left w:val="none" w:sz="0" w:space="0" w:color="auto"/>
        <w:bottom w:val="none" w:sz="0" w:space="0" w:color="auto"/>
        <w:right w:val="none" w:sz="0" w:space="0" w:color="auto"/>
      </w:divBdr>
    </w:div>
    <w:div w:id="727270050">
      <w:bodyDiv w:val="1"/>
      <w:marLeft w:val="0"/>
      <w:marRight w:val="0"/>
      <w:marTop w:val="0"/>
      <w:marBottom w:val="0"/>
      <w:divBdr>
        <w:top w:val="none" w:sz="0" w:space="0" w:color="auto"/>
        <w:left w:val="none" w:sz="0" w:space="0" w:color="auto"/>
        <w:bottom w:val="none" w:sz="0" w:space="0" w:color="auto"/>
        <w:right w:val="none" w:sz="0" w:space="0" w:color="auto"/>
      </w:divBdr>
    </w:div>
    <w:div w:id="727608594">
      <w:bodyDiv w:val="1"/>
      <w:marLeft w:val="0"/>
      <w:marRight w:val="0"/>
      <w:marTop w:val="0"/>
      <w:marBottom w:val="0"/>
      <w:divBdr>
        <w:top w:val="none" w:sz="0" w:space="0" w:color="auto"/>
        <w:left w:val="none" w:sz="0" w:space="0" w:color="auto"/>
        <w:bottom w:val="none" w:sz="0" w:space="0" w:color="auto"/>
        <w:right w:val="none" w:sz="0" w:space="0" w:color="auto"/>
      </w:divBdr>
    </w:div>
    <w:div w:id="731848550">
      <w:bodyDiv w:val="1"/>
      <w:marLeft w:val="0"/>
      <w:marRight w:val="0"/>
      <w:marTop w:val="0"/>
      <w:marBottom w:val="0"/>
      <w:divBdr>
        <w:top w:val="none" w:sz="0" w:space="0" w:color="auto"/>
        <w:left w:val="none" w:sz="0" w:space="0" w:color="auto"/>
        <w:bottom w:val="none" w:sz="0" w:space="0" w:color="auto"/>
        <w:right w:val="none" w:sz="0" w:space="0" w:color="auto"/>
      </w:divBdr>
    </w:div>
    <w:div w:id="732050412">
      <w:bodyDiv w:val="1"/>
      <w:marLeft w:val="0"/>
      <w:marRight w:val="0"/>
      <w:marTop w:val="0"/>
      <w:marBottom w:val="0"/>
      <w:divBdr>
        <w:top w:val="none" w:sz="0" w:space="0" w:color="auto"/>
        <w:left w:val="none" w:sz="0" w:space="0" w:color="auto"/>
        <w:bottom w:val="none" w:sz="0" w:space="0" w:color="auto"/>
        <w:right w:val="none" w:sz="0" w:space="0" w:color="auto"/>
      </w:divBdr>
    </w:div>
    <w:div w:id="736516936">
      <w:bodyDiv w:val="1"/>
      <w:marLeft w:val="0"/>
      <w:marRight w:val="0"/>
      <w:marTop w:val="0"/>
      <w:marBottom w:val="0"/>
      <w:divBdr>
        <w:top w:val="none" w:sz="0" w:space="0" w:color="auto"/>
        <w:left w:val="none" w:sz="0" w:space="0" w:color="auto"/>
        <w:bottom w:val="none" w:sz="0" w:space="0" w:color="auto"/>
        <w:right w:val="none" w:sz="0" w:space="0" w:color="auto"/>
      </w:divBdr>
    </w:div>
    <w:div w:id="739795563">
      <w:bodyDiv w:val="1"/>
      <w:marLeft w:val="0"/>
      <w:marRight w:val="0"/>
      <w:marTop w:val="0"/>
      <w:marBottom w:val="0"/>
      <w:divBdr>
        <w:top w:val="none" w:sz="0" w:space="0" w:color="auto"/>
        <w:left w:val="none" w:sz="0" w:space="0" w:color="auto"/>
        <w:bottom w:val="none" w:sz="0" w:space="0" w:color="auto"/>
        <w:right w:val="none" w:sz="0" w:space="0" w:color="auto"/>
      </w:divBdr>
    </w:div>
    <w:div w:id="739862166">
      <w:bodyDiv w:val="1"/>
      <w:marLeft w:val="0"/>
      <w:marRight w:val="0"/>
      <w:marTop w:val="0"/>
      <w:marBottom w:val="0"/>
      <w:divBdr>
        <w:top w:val="none" w:sz="0" w:space="0" w:color="auto"/>
        <w:left w:val="none" w:sz="0" w:space="0" w:color="auto"/>
        <w:bottom w:val="none" w:sz="0" w:space="0" w:color="auto"/>
        <w:right w:val="none" w:sz="0" w:space="0" w:color="auto"/>
      </w:divBdr>
    </w:div>
    <w:div w:id="740910011">
      <w:bodyDiv w:val="1"/>
      <w:marLeft w:val="0"/>
      <w:marRight w:val="0"/>
      <w:marTop w:val="0"/>
      <w:marBottom w:val="0"/>
      <w:divBdr>
        <w:top w:val="none" w:sz="0" w:space="0" w:color="auto"/>
        <w:left w:val="none" w:sz="0" w:space="0" w:color="auto"/>
        <w:bottom w:val="none" w:sz="0" w:space="0" w:color="auto"/>
        <w:right w:val="none" w:sz="0" w:space="0" w:color="auto"/>
      </w:divBdr>
    </w:div>
    <w:div w:id="741298189">
      <w:bodyDiv w:val="1"/>
      <w:marLeft w:val="0"/>
      <w:marRight w:val="0"/>
      <w:marTop w:val="0"/>
      <w:marBottom w:val="0"/>
      <w:divBdr>
        <w:top w:val="none" w:sz="0" w:space="0" w:color="auto"/>
        <w:left w:val="none" w:sz="0" w:space="0" w:color="auto"/>
        <w:bottom w:val="none" w:sz="0" w:space="0" w:color="auto"/>
        <w:right w:val="none" w:sz="0" w:space="0" w:color="auto"/>
      </w:divBdr>
    </w:div>
    <w:div w:id="741758574">
      <w:bodyDiv w:val="1"/>
      <w:marLeft w:val="0"/>
      <w:marRight w:val="0"/>
      <w:marTop w:val="0"/>
      <w:marBottom w:val="0"/>
      <w:divBdr>
        <w:top w:val="none" w:sz="0" w:space="0" w:color="auto"/>
        <w:left w:val="none" w:sz="0" w:space="0" w:color="auto"/>
        <w:bottom w:val="none" w:sz="0" w:space="0" w:color="auto"/>
        <w:right w:val="none" w:sz="0" w:space="0" w:color="auto"/>
      </w:divBdr>
    </w:div>
    <w:div w:id="742678116">
      <w:bodyDiv w:val="1"/>
      <w:marLeft w:val="0"/>
      <w:marRight w:val="0"/>
      <w:marTop w:val="0"/>
      <w:marBottom w:val="0"/>
      <w:divBdr>
        <w:top w:val="none" w:sz="0" w:space="0" w:color="auto"/>
        <w:left w:val="none" w:sz="0" w:space="0" w:color="auto"/>
        <w:bottom w:val="none" w:sz="0" w:space="0" w:color="auto"/>
        <w:right w:val="none" w:sz="0" w:space="0" w:color="auto"/>
      </w:divBdr>
    </w:div>
    <w:div w:id="746876200">
      <w:bodyDiv w:val="1"/>
      <w:marLeft w:val="0"/>
      <w:marRight w:val="0"/>
      <w:marTop w:val="0"/>
      <w:marBottom w:val="0"/>
      <w:divBdr>
        <w:top w:val="none" w:sz="0" w:space="0" w:color="auto"/>
        <w:left w:val="none" w:sz="0" w:space="0" w:color="auto"/>
        <w:bottom w:val="none" w:sz="0" w:space="0" w:color="auto"/>
        <w:right w:val="none" w:sz="0" w:space="0" w:color="auto"/>
      </w:divBdr>
    </w:div>
    <w:div w:id="747920355">
      <w:bodyDiv w:val="1"/>
      <w:marLeft w:val="0"/>
      <w:marRight w:val="0"/>
      <w:marTop w:val="0"/>
      <w:marBottom w:val="0"/>
      <w:divBdr>
        <w:top w:val="none" w:sz="0" w:space="0" w:color="auto"/>
        <w:left w:val="none" w:sz="0" w:space="0" w:color="auto"/>
        <w:bottom w:val="none" w:sz="0" w:space="0" w:color="auto"/>
        <w:right w:val="none" w:sz="0" w:space="0" w:color="auto"/>
      </w:divBdr>
    </w:div>
    <w:div w:id="747922929">
      <w:bodyDiv w:val="1"/>
      <w:marLeft w:val="0"/>
      <w:marRight w:val="0"/>
      <w:marTop w:val="0"/>
      <w:marBottom w:val="0"/>
      <w:divBdr>
        <w:top w:val="none" w:sz="0" w:space="0" w:color="auto"/>
        <w:left w:val="none" w:sz="0" w:space="0" w:color="auto"/>
        <w:bottom w:val="none" w:sz="0" w:space="0" w:color="auto"/>
        <w:right w:val="none" w:sz="0" w:space="0" w:color="auto"/>
      </w:divBdr>
    </w:div>
    <w:div w:id="757487369">
      <w:bodyDiv w:val="1"/>
      <w:marLeft w:val="0"/>
      <w:marRight w:val="0"/>
      <w:marTop w:val="0"/>
      <w:marBottom w:val="0"/>
      <w:divBdr>
        <w:top w:val="none" w:sz="0" w:space="0" w:color="auto"/>
        <w:left w:val="none" w:sz="0" w:space="0" w:color="auto"/>
        <w:bottom w:val="none" w:sz="0" w:space="0" w:color="auto"/>
        <w:right w:val="none" w:sz="0" w:space="0" w:color="auto"/>
      </w:divBdr>
    </w:div>
    <w:div w:id="758789714">
      <w:bodyDiv w:val="1"/>
      <w:marLeft w:val="0"/>
      <w:marRight w:val="0"/>
      <w:marTop w:val="0"/>
      <w:marBottom w:val="0"/>
      <w:divBdr>
        <w:top w:val="none" w:sz="0" w:space="0" w:color="auto"/>
        <w:left w:val="none" w:sz="0" w:space="0" w:color="auto"/>
        <w:bottom w:val="none" w:sz="0" w:space="0" w:color="auto"/>
        <w:right w:val="none" w:sz="0" w:space="0" w:color="auto"/>
      </w:divBdr>
    </w:div>
    <w:div w:id="758867615">
      <w:bodyDiv w:val="1"/>
      <w:marLeft w:val="0"/>
      <w:marRight w:val="0"/>
      <w:marTop w:val="0"/>
      <w:marBottom w:val="0"/>
      <w:divBdr>
        <w:top w:val="none" w:sz="0" w:space="0" w:color="auto"/>
        <w:left w:val="none" w:sz="0" w:space="0" w:color="auto"/>
        <w:bottom w:val="none" w:sz="0" w:space="0" w:color="auto"/>
        <w:right w:val="none" w:sz="0" w:space="0" w:color="auto"/>
      </w:divBdr>
    </w:div>
    <w:div w:id="759133006">
      <w:bodyDiv w:val="1"/>
      <w:marLeft w:val="0"/>
      <w:marRight w:val="0"/>
      <w:marTop w:val="0"/>
      <w:marBottom w:val="0"/>
      <w:divBdr>
        <w:top w:val="none" w:sz="0" w:space="0" w:color="auto"/>
        <w:left w:val="none" w:sz="0" w:space="0" w:color="auto"/>
        <w:bottom w:val="none" w:sz="0" w:space="0" w:color="auto"/>
        <w:right w:val="none" w:sz="0" w:space="0" w:color="auto"/>
      </w:divBdr>
    </w:div>
    <w:div w:id="760217987">
      <w:bodyDiv w:val="1"/>
      <w:marLeft w:val="0"/>
      <w:marRight w:val="0"/>
      <w:marTop w:val="0"/>
      <w:marBottom w:val="0"/>
      <w:divBdr>
        <w:top w:val="none" w:sz="0" w:space="0" w:color="auto"/>
        <w:left w:val="none" w:sz="0" w:space="0" w:color="auto"/>
        <w:bottom w:val="none" w:sz="0" w:space="0" w:color="auto"/>
        <w:right w:val="none" w:sz="0" w:space="0" w:color="auto"/>
      </w:divBdr>
    </w:div>
    <w:div w:id="764375722">
      <w:bodyDiv w:val="1"/>
      <w:marLeft w:val="0"/>
      <w:marRight w:val="0"/>
      <w:marTop w:val="0"/>
      <w:marBottom w:val="0"/>
      <w:divBdr>
        <w:top w:val="none" w:sz="0" w:space="0" w:color="auto"/>
        <w:left w:val="none" w:sz="0" w:space="0" w:color="auto"/>
        <w:bottom w:val="none" w:sz="0" w:space="0" w:color="auto"/>
        <w:right w:val="none" w:sz="0" w:space="0" w:color="auto"/>
      </w:divBdr>
    </w:div>
    <w:div w:id="764686497">
      <w:bodyDiv w:val="1"/>
      <w:marLeft w:val="0"/>
      <w:marRight w:val="0"/>
      <w:marTop w:val="0"/>
      <w:marBottom w:val="0"/>
      <w:divBdr>
        <w:top w:val="none" w:sz="0" w:space="0" w:color="auto"/>
        <w:left w:val="none" w:sz="0" w:space="0" w:color="auto"/>
        <w:bottom w:val="none" w:sz="0" w:space="0" w:color="auto"/>
        <w:right w:val="none" w:sz="0" w:space="0" w:color="auto"/>
      </w:divBdr>
    </w:div>
    <w:div w:id="765269862">
      <w:bodyDiv w:val="1"/>
      <w:marLeft w:val="0"/>
      <w:marRight w:val="0"/>
      <w:marTop w:val="0"/>
      <w:marBottom w:val="0"/>
      <w:divBdr>
        <w:top w:val="none" w:sz="0" w:space="0" w:color="auto"/>
        <w:left w:val="none" w:sz="0" w:space="0" w:color="auto"/>
        <w:bottom w:val="none" w:sz="0" w:space="0" w:color="auto"/>
        <w:right w:val="none" w:sz="0" w:space="0" w:color="auto"/>
      </w:divBdr>
    </w:div>
    <w:div w:id="765923442">
      <w:bodyDiv w:val="1"/>
      <w:marLeft w:val="0"/>
      <w:marRight w:val="0"/>
      <w:marTop w:val="0"/>
      <w:marBottom w:val="0"/>
      <w:divBdr>
        <w:top w:val="none" w:sz="0" w:space="0" w:color="auto"/>
        <w:left w:val="none" w:sz="0" w:space="0" w:color="auto"/>
        <w:bottom w:val="none" w:sz="0" w:space="0" w:color="auto"/>
        <w:right w:val="none" w:sz="0" w:space="0" w:color="auto"/>
      </w:divBdr>
    </w:div>
    <w:div w:id="765925228">
      <w:bodyDiv w:val="1"/>
      <w:marLeft w:val="0"/>
      <w:marRight w:val="0"/>
      <w:marTop w:val="0"/>
      <w:marBottom w:val="0"/>
      <w:divBdr>
        <w:top w:val="none" w:sz="0" w:space="0" w:color="auto"/>
        <w:left w:val="none" w:sz="0" w:space="0" w:color="auto"/>
        <w:bottom w:val="none" w:sz="0" w:space="0" w:color="auto"/>
        <w:right w:val="none" w:sz="0" w:space="0" w:color="auto"/>
      </w:divBdr>
    </w:div>
    <w:div w:id="766924404">
      <w:bodyDiv w:val="1"/>
      <w:marLeft w:val="0"/>
      <w:marRight w:val="0"/>
      <w:marTop w:val="0"/>
      <w:marBottom w:val="0"/>
      <w:divBdr>
        <w:top w:val="none" w:sz="0" w:space="0" w:color="auto"/>
        <w:left w:val="none" w:sz="0" w:space="0" w:color="auto"/>
        <w:bottom w:val="none" w:sz="0" w:space="0" w:color="auto"/>
        <w:right w:val="none" w:sz="0" w:space="0" w:color="auto"/>
      </w:divBdr>
    </w:div>
    <w:div w:id="768427657">
      <w:bodyDiv w:val="1"/>
      <w:marLeft w:val="0"/>
      <w:marRight w:val="0"/>
      <w:marTop w:val="0"/>
      <w:marBottom w:val="0"/>
      <w:divBdr>
        <w:top w:val="none" w:sz="0" w:space="0" w:color="auto"/>
        <w:left w:val="none" w:sz="0" w:space="0" w:color="auto"/>
        <w:bottom w:val="none" w:sz="0" w:space="0" w:color="auto"/>
        <w:right w:val="none" w:sz="0" w:space="0" w:color="auto"/>
      </w:divBdr>
    </w:div>
    <w:div w:id="769472319">
      <w:bodyDiv w:val="1"/>
      <w:marLeft w:val="0"/>
      <w:marRight w:val="0"/>
      <w:marTop w:val="0"/>
      <w:marBottom w:val="0"/>
      <w:divBdr>
        <w:top w:val="none" w:sz="0" w:space="0" w:color="auto"/>
        <w:left w:val="none" w:sz="0" w:space="0" w:color="auto"/>
        <w:bottom w:val="none" w:sz="0" w:space="0" w:color="auto"/>
        <w:right w:val="none" w:sz="0" w:space="0" w:color="auto"/>
      </w:divBdr>
    </w:div>
    <w:div w:id="770246337">
      <w:bodyDiv w:val="1"/>
      <w:marLeft w:val="0"/>
      <w:marRight w:val="0"/>
      <w:marTop w:val="0"/>
      <w:marBottom w:val="0"/>
      <w:divBdr>
        <w:top w:val="none" w:sz="0" w:space="0" w:color="auto"/>
        <w:left w:val="none" w:sz="0" w:space="0" w:color="auto"/>
        <w:bottom w:val="none" w:sz="0" w:space="0" w:color="auto"/>
        <w:right w:val="none" w:sz="0" w:space="0" w:color="auto"/>
      </w:divBdr>
    </w:div>
    <w:div w:id="770396079">
      <w:bodyDiv w:val="1"/>
      <w:marLeft w:val="0"/>
      <w:marRight w:val="0"/>
      <w:marTop w:val="0"/>
      <w:marBottom w:val="0"/>
      <w:divBdr>
        <w:top w:val="none" w:sz="0" w:space="0" w:color="auto"/>
        <w:left w:val="none" w:sz="0" w:space="0" w:color="auto"/>
        <w:bottom w:val="none" w:sz="0" w:space="0" w:color="auto"/>
        <w:right w:val="none" w:sz="0" w:space="0" w:color="auto"/>
      </w:divBdr>
    </w:div>
    <w:div w:id="772897899">
      <w:bodyDiv w:val="1"/>
      <w:marLeft w:val="0"/>
      <w:marRight w:val="0"/>
      <w:marTop w:val="0"/>
      <w:marBottom w:val="0"/>
      <w:divBdr>
        <w:top w:val="none" w:sz="0" w:space="0" w:color="auto"/>
        <w:left w:val="none" w:sz="0" w:space="0" w:color="auto"/>
        <w:bottom w:val="none" w:sz="0" w:space="0" w:color="auto"/>
        <w:right w:val="none" w:sz="0" w:space="0" w:color="auto"/>
      </w:divBdr>
    </w:div>
    <w:div w:id="773940047">
      <w:bodyDiv w:val="1"/>
      <w:marLeft w:val="0"/>
      <w:marRight w:val="0"/>
      <w:marTop w:val="0"/>
      <w:marBottom w:val="0"/>
      <w:divBdr>
        <w:top w:val="none" w:sz="0" w:space="0" w:color="auto"/>
        <w:left w:val="none" w:sz="0" w:space="0" w:color="auto"/>
        <w:bottom w:val="none" w:sz="0" w:space="0" w:color="auto"/>
        <w:right w:val="none" w:sz="0" w:space="0" w:color="auto"/>
      </w:divBdr>
    </w:div>
    <w:div w:id="774058138">
      <w:bodyDiv w:val="1"/>
      <w:marLeft w:val="0"/>
      <w:marRight w:val="0"/>
      <w:marTop w:val="0"/>
      <w:marBottom w:val="0"/>
      <w:divBdr>
        <w:top w:val="none" w:sz="0" w:space="0" w:color="auto"/>
        <w:left w:val="none" w:sz="0" w:space="0" w:color="auto"/>
        <w:bottom w:val="none" w:sz="0" w:space="0" w:color="auto"/>
        <w:right w:val="none" w:sz="0" w:space="0" w:color="auto"/>
      </w:divBdr>
    </w:div>
    <w:div w:id="775565254">
      <w:bodyDiv w:val="1"/>
      <w:marLeft w:val="0"/>
      <w:marRight w:val="0"/>
      <w:marTop w:val="0"/>
      <w:marBottom w:val="0"/>
      <w:divBdr>
        <w:top w:val="none" w:sz="0" w:space="0" w:color="auto"/>
        <w:left w:val="none" w:sz="0" w:space="0" w:color="auto"/>
        <w:bottom w:val="none" w:sz="0" w:space="0" w:color="auto"/>
        <w:right w:val="none" w:sz="0" w:space="0" w:color="auto"/>
      </w:divBdr>
    </w:div>
    <w:div w:id="775902461">
      <w:bodyDiv w:val="1"/>
      <w:marLeft w:val="0"/>
      <w:marRight w:val="0"/>
      <w:marTop w:val="0"/>
      <w:marBottom w:val="0"/>
      <w:divBdr>
        <w:top w:val="none" w:sz="0" w:space="0" w:color="auto"/>
        <w:left w:val="none" w:sz="0" w:space="0" w:color="auto"/>
        <w:bottom w:val="none" w:sz="0" w:space="0" w:color="auto"/>
        <w:right w:val="none" w:sz="0" w:space="0" w:color="auto"/>
      </w:divBdr>
    </w:div>
    <w:div w:id="776486865">
      <w:bodyDiv w:val="1"/>
      <w:marLeft w:val="0"/>
      <w:marRight w:val="0"/>
      <w:marTop w:val="0"/>
      <w:marBottom w:val="0"/>
      <w:divBdr>
        <w:top w:val="none" w:sz="0" w:space="0" w:color="auto"/>
        <w:left w:val="none" w:sz="0" w:space="0" w:color="auto"/>
        <w:bottom w:val="none" w:sz="0" w:space="0" w:color="auto"/>
        <w:right w:val="none" w:sz="0" w:space="0" w:color="auto"/>
      </w:divBdr>
    </w:div>
    <w:div w:id="778643164">
      <w:bodyDiv w:val="1"/>
      <w:marLeft w:val="0"/>
      <w:marRight w:val="0"/>
      <w:marTop w:val="0"/>
      <w:marBottom w:val="0"/>
      <w:divBdr>
        <w:top w:val="none" w:sz="0" w:space="0" w:color="auto"/>
        <w:left w:val="none" w:sz="0" w:space="0" w:color="auto"/>
        <w:bottom w:val="none" w:sz="0" w:space="0" w:color="auto"/>
        <w:right w:val="none" w:sz="0" w:space="0" w:color="auto"/>
      </w:divBdr>
    </w:div>
    <w:div w:id="779030164">
      <w:bodyDiv w:val="1"/>
      <w:marLeft w:val="0"/>
      <w:marRight w:val="0"/>
      <w:marTop w:val="0"/>
      <w:marBottom w:val="0"/>
      <w:divBdr>
        <w:top w:val="none" w:sz="0" w:space="0" w:color="auto"/>
        <w:left w:val="none" w:sz="0" w:space="0" w:color="auto"/>
        <w:bottom w:val="none" w:sz="0" w:space="0" w:color="auto"/>
        <w:right w:val="none" w:sz="0" w:space="0" w:color="auto"/>
      </w:divBdr>
    </w:div>
    <w:div w:id="782841664">
      <w:bodyDiv w:val="1"/>
      <w:marLeft w:val="0"/>
      <w:marRight w:val="0"/>
      <w:marTop w:val="0"/>
      <w:marBottom w:val="0"/>
      <w:divBdr>
        <w:top w:val="none" w:sz="0" w:space="0" w:color="auto"/>
        <w:left w:val="none" w:sz="0" w:space="0" w:color="auto"/>
        <w:bottom w:val="none" w:sz="0" w:space="0" w:color="auto"/>
        <w:right w:val="none" w:sz="0" w:space="0" w:color="auto"/>
      </w:divBdr>
    </w:div>
    <w:div w:id="783110029">
      <w:bodyDiv w:val="1"/>
      <w:marLeft w:val="0"/>
      <w:marRight w:val="0"/>
      <w:marTop w:val="0"/>
      <w:marBottom w:val="0"/>
      <w:divBdr>
        <w:top w:val="none" w:sz="0" w:space="0" w:color="auto"/>
        <w:left w:val="none" w:sz="0" w:space="0" w:color="auto"/>
        <w:bottom w:val="none" w:sz="0" w:space="0" w:color="auto"/>
        <w:right w:val="none" w:sz="0" w:space="0" w:color="auto"/>
      </w:divBdr>
    </w:div>
    <w:div w:id="783967329">
      <w:bodyDiv w:val="1"/>
      <w:marLeft w:val="0"/>
      <w:marRight w:val="0"/>
      <w:marTop w:val="0"/>
      <w:marBottom w:val="0"/>
      <w:divBdr>
        <w:top w:val="none" w:sz="0" w:space="0" w:color="auto"/>
        <w:left w:val="none" w:sz="0" w:space="0" w:color="auto"/>
        <w:bottom w:val="none" w:sz="0" w:space="0" w:color="auto"/>
        <w:right w:val="none" w:sz="0" w:space="0" w:color="auto"/>
      </w:divBdr>
    </w:div>
    <w:div w:id="784928153">
      <w:bodyDiv w:val="1"/>
      <w:marLeft w:val="0"/>
      <w:marRight w:val="0"/>
      <w:marTop w:val="0"/>
      <w:marBottom w:val="0"/>
      <w:divBdr>
        <w:top w:val="none" w:sz="0" w:space="0" w:color="auto"/>
        <w:left w:val="none" w:sz="0" w:space="0" w:color="auto"/>
        <w:bottom w:val="none" w:sz="0" w:space="0" w:color="auto"/>
        <w:right w:val="none" w:sz="0" w:space="0" w:color="auto"/>
      </w:divBdr>
    </w:div>
    <w:div w:id="785929228">
      <w:bodyDiv w:val="1"/>
      <w:marLeft w:val="0"/>
      <w:marRight w:val="0"/>
      <w:marTop w:val="0"/>
      <w:marBottom w:val="0"/>
      <w:divBdr>
        <w:top w:val="none" w:sz="0" w:space="0" w:color="auto"/>
        <w:left w:val="none" w:sz="0" w:space="0" w:color="auto"/>
        <w:bottom w:val="none" w:sz="0" w:space="0" w:color="auto"/>
        <w:right w:val="none" w:sz="0" w:space="0" w:color="auto"/>
      </w:divBdr>
    </w:div>
    <w:div w:id="789931615">
      <w:bodyDiv w:val="1"/>
      <w:marLeft w:val="0"/>
      <w:marRight w:val="0"/>
      <w:marTop w:val="0"/>
      <w:marBottom w:val="0"/>
      <w:divBdr>
        <w:top w:val="none" w:sz="0" w:space="0" w:color="auto"/>
        <w:left w:val="none" w:sz="0" w:space="0" w:color="auto"/>
        <w:bottom w:val="none" w:sz="0" w:space="0" w:color="auto"/>
        <w:right w:val="none" w:sz="0" w:space="0" w:color="auto"/>
      </w:divBdr>
    </w:div>
    <w:div w:id="789978063">
      <w:bodyDiv w:val="1"/>
      <w:marLeft w:val="0"/>
      <w:marRight w:val="0"/>
      <w:marTop w:val="0"/>
      <w:marBottom w:val="0"/>
      <w:divBdr>
        <w:top w:val="none" w:sz="0" w:space="0" w:color="auto"/>
        <w:left w:val="none" w:sz="0" w:space="0" w:color="auto"/>
        <w:bottom w:val="none" w:sz="0" w:space="0" w:color="auto"/>
        <w:right w:val="none" w:sz="0" w:space="0" w:color="auto"/>
      </w:divBdr>
    </w:div>
    <w:div w:id="790435159">
      <w:bodyDiv w:val="1"/>
      <w:marLeft w:val="0"/>
      <w:marRight w:val="0"/>
      <w:marTop w:val="0"/>
      <w:marBottom w:val="0"/>
      <w:divBdr>
        <w:top w:val="none" w:sz="0" w:space="0" w:color="auto"/>
        <w:left w:val="none" w:sz="0" w:space="0" w:color="auto"/>
        <w:bottom w:val="none" w:sz="0" w:space="0" w:color="auto"/>
        <w:right w:val="none" w:sz="0" w:space="0" w:color="auto"/>
      </w:divBdr>
    </w:div>
    <w:div w:id="792216039">
      <w:bodyDiv w:val="1"/>
      <w:marLeft w:val="0"/>
      <w:marRight w:val="0"/>
      <w:marTop w:val="0"/>
      <w:marBottom w:val="0"/>
      <w:divBdr>
        <w:top w:val="none" w:sz="0" w:space="0" w:color="auto"/>
        <w:left w:val="none" w:sz="0" w:space="0" w:color="auto"/>
        <w:bottom w:val="none" w:sz="0" w:space="0" w:color="auto"/>
        <w:right w:val="none" w:sz="0" w:space="0" w:color="auto"/>
      </w:divBdr>
    </w:div>
    <w:div w:id="794448295">
      <w:bodyDiv w:val="1"/>
      <w:marLeft w:val="0"/>
      <w:marRight w:val="0"/>
      <w:marTop w:val="0"/>
      <w:marBottom w:val="0"/>
      <w:divBdr>
        <w:top w:val="none" w:sz="0" w:space="0" w:color="auto"/>
        <w:left w:val="none" w:sz="0" w:space="0" w:color="auto"/>
        <w:bottom w:val="none" w:sz="0" w:space="0" w:color="auto"/>
        <w:right w:val="none" w:sz="0" w:space="0" w:color="auto"/>
      </w:divBdr>
    </w:div>
    <w:div w:id="794566853">
      <w:bodyDiv w:val="1"/>
      <w:marLeft w:val="0"/>
      <w:marRight w:val="0"/>
      <w:marTop w:val="0"/>
      <w:marBottom w:val="0"/>
      <w:divBdr>
        <w:top w:val="none" w:sz="0" w:space="0" w:color="auto"/>
        <w:left w:val="none" w:sz="0" w:space="0" w:color="auto"/>
        <w:bottom w:val="none" w:sz="0" w:space="0" w:color="auto"/>
        <w:right w:val="none" w:sz="0" w:space="0" w:color="auto"/>
      </w:divBdr>
    </w:div>
    <w:div w:id="795366794">
      <w:bodyDiv w:val="1"/>
      <w:marLeft w:val="0"/>
      <w:marRight w:val="0"/>
      <w:marTop w:val="0"/>
      <w:marBottom w:val="0"/>
      <w:divBdr>
        <w:top w:val="none" w:sz="0" w:space="0" w:color="auto"/>
        <w:left w:val="none" w:sz="0" w:space="0" w:color="auto"/>
        <w:bottom w:val="none" w:sz="0" w:space="0" w:color="auto"/>
        <w:right w:val="none" w:sz="0" w:space="0" w:color="auto"/>
      </w:divBdr>
    </w:div>
    <w:div w:id="798962078">
      <w:bodyDiv w:val="1"/>
      <w:marLeft w:val="0"/>
      <w:marRight w:val="0"/>
      <w:marTop w:val="0"/>
      <w:marBottom w:val="0"/>
      <w:divBdr>
        <w:top w:val="none" w:sz="0" w:space="0" w:color="auto"/>
        <w:left w:val="none" w:sz="0" w:space="0" w:color="auto"/>
        <w:bottom w:val="none" w:sz="0" w:space="0" w:color="auto"/>
        <w:right w:val="none" w:sz="0" w:space="0" w:color="auto"/>
      </w:divBdr>
    </w:div>
    <w:div w:id="799806751">
      <w:bodyDiv w:val="1"/>
      <w:marLeft w:val="0"/>
      <w:marRight w:val="0"/>
      <w:marTop w:val="0"/>
      <w:marBottom w:val="0"/>
      <w:divBdr>
        <w:top w:val="none" w:sz="0" w:space="0" w:color="auto"/>
        <w:left w:val="none" w:sz="0" w:space="0" w:color="auto"/>
        <w:bottom w:val="none" w:sz="0" w:space="0" w:color="auto"/>
        <w:right w:val="none" w:sz="0" w:space="0" w:color="auto"/>
      </w:divBdr>
    </w:div>
    <w:div w:id="800418715">
      <w:bodyDiv w:val="1"/>
      <w:marLeft w:val="0"/>
      <w:marRight w:val="0"/>
      <w:marTop w:val="0"/>
      <w:marBottom w:val="0"/>
      <w:divBdr>
        <w:top w:val="none" w:sz="0" w:space="0" w:color="auto"/>
        <w:left w:val="none" w:sz="0" w:space="0" w:color="auto"/>
        <w:bottom w:val="none" w:sz="0" w:space="0" w:color="auto"/>
        <w:right w:val="none" w:sz="0" w:space="0" w:color="auto"/>
      </w:divBdr>
    </w:div>
    <w:div w:id="804346484">
      <w:bodyDiv w:val="1"/>
      <w:marLeft w:val="0"/>
      <w:marRight w:val="0"/>
      <w:marTop w:val="0"/>
      <w:marBottom w:val="0"/>
      <w:divBdr>
        <w:top w:val="none" w:sz="0" w:space="0" w:color="auto"/>
        <w:left w:val="none" w:sz="0" w:space="0" w:color="auto"/>
        <w:bottom w:val="none" w:sz="0" w:space="0" w:color="auto"/>
        <w:right w:val="none" w:sz="0" w:space="0" w:color="auto"/>
      </w:divBdr>
    </w:div>
    <w:div w:id="805121917">
      <w:bodyDiv w:val="1"/>
      <w:marLeft w:val="0"/>
      <w:marRight w:val="0"/>
      <w:marTop w:val="0"/>
      <w:marBottom w:val="0"/>
      <w:divBdr>
        <w:top w:val="none" w:sz="0" w:space="0" w:color="auto"/>
        <w:left w:val="none" w:sz="0" w:space="0" w:color="auto"/>
        <w:bottom w:val="none" w:sz="0" w:space="0" w:color="auto"/>
        <w:right w:val="none" w:sz="0" w:space="0" w:color="auto"/>
      </w:divBdr>
    </w:div>
    <w:div w:id="805899307">
      <w:bodyDiv w:val="1"/>
      <w:marLeft w:val="0"/>
      <w:marRight w:val="0"/>
      <w:marTop w:val="0"/>
      <w:marBottom w:val="0"/>
      <w:divBdr>
        <w:top w:val="none" w:sz="0" w:space="0" w:color="auto"/>
        <w:left w:val="none" w:sz="0" w:space="0" w:color="auto"/>
        <w:bottom w:val="none" w:sz="0" w:space="0" w:color="auto"/>
        <w:right w:val="none" w:sz="0" w:space="0" w:color="auto"/>
      </w:divBdr>
    </w:div>
    <w:div w:id="806319251">
      <w:bodyDiv w:val="1"/>
      <w:marLeft w:val="0"/>
      <w:marRight w:val="0"/>
      <w:marTop w:val="0"/>
      <w:marBottom w:val="0"/>
      <w:divBdr>
        <w:top w:val="none" w:sz="0" w:space="0" w:color="auto"/>
        <w:left w:val="none" w:sz="0" w:space="0" w:color="auto"/>
        <w:bottom w:val="none" w:sz="0" w:space="0" w:color="auto"/>
        <w:right w:val="none" w:sz="0" w:space="0" w:color="auto"/>
      </w:divBdr>
    </w:div>
    <w:div w:id="808089267">
      <w:bodyDiv w:val="1"/>
      <w:marLeft w:val="0"/>
      <w:marRight w:val="0"/>
      <w:marTop w:val="0"/>
      <w:marBottom w:val="0"/>
      <w:divBdr>
        <w:top w:val="none" w:sz="0" w:space="0" w:color="auto"/>
        <w:left w:val="none" w:sz="0" w:space="0" w:color="auto"/>
        <w:bottom w:val="none" w:sz="0" w:space="0" w:color="auto"/>
        <w:right w:val="none" w:sz="0" w:space="0" w:color="auto"/>
      </w:divBdr>
    </w:div>
    <w:div w:id="809323179">
      <w:bodyDiv w:val="1"/>
      <w:marLeft w:val="0"/>
      <w:marRight w:val="0"/>
      <w:marTop w:val="0"/>
      <w:marBottom w:val="0"/>
      <w:divBdr>
        <w:top w:val="none" w:sz="0" w:space="0" w:color="auto"/>
        <w:left w:val="none" w:sz="0" w:space="0" w:color="auto"/>
        <w:bottom w:val="none" w:sz="0" w:space="0" w:color="auto"/>
        <w:right w:val="none" w:sz="0" w:space="0" w:color="auto"/>
      </w:divBdr>
    </w:div>
    <w:div w:id="811021750">
      <w:bodyDiv w:val="1"/>
      <w:marLeft w:val="0"/>
      <w:marRight w:val="0"/>
      <w:marTop w:val="0"/>
      <w:marBottom w:val="0"/>
      <w:divBdr>
        <w:top w:val="none" w:sz="0" w:space="0" w:color="auto"/>
        <w:left w:val="none" w:sz="0" w:space="0" w:color="auto"/>
        <w:bottom w:val="none" w:sz="0" w:space="0" w:color="auto"/>
        <w:right w:val="none" w:sz="0" w:space="0" w:color="auto"/>
      </w:divBdr>
    </w:div>
    <w:div w:id="812599256">
      <w:bodyDiv w:val="1"/>
      <w:marLeft w:val="0"/>
      <w:marRight w:val="0"/>
      <w:marTop w:val="0"/>
      <w:marBottom w:val="0"/>
      <w:divBdr>
        <w:top w:val="none" w:sz="0" w:space="0" w:color="auto"/>
        <w:left w:val="none" w:sz="0" w:space="0" w:color="auto"/>
        <w:bottom w:val="none" w:sz="0" w:space="0" w:color="auto"/>
        <w:right w:val="none" w:sz="0" w:space="0" w:color="auto"/>
      </w:divBdr>
    </w:div>
    <w:div w:id="813067708">
      <w:bodyDiv w:val="1"/>
      <w:marLeft w:val="0"/>
      <w:marRight w:val="0"/>
      <w:marTop w:val="0"/>
      <w:marBottom w:val="0"/>
      <w:divBdr>
        <w:top w:val="none" w:sz="0" w:space="0" w:color="auto"/>
        <w:left w:val="none" w:sz="0" w:space="0" w:color="auto"/>
        <w:bottom w:val="none" w:sz="0" w:space="0" w:color="auto"/>
        <w:right w:val="none" w:sz="0" w:space="0" w:color="auto"/>
      </w:divBdr>
    </w:div>
    <w:div w:id="816529460">
      <w:bodyDiv w:val="1"/>
      <w:marLeft w:val="0"/>
      <w:marRight w:val="0"/>
      <w:marTop w:val="0"/>
      <w:marBottom w:val="0"/>
      <w:divBdr>
        <w:top w:val="none" w:sz="0" w:space="0" w:color="auto"/>
        <w:left w:val="none" w:sz="0" w:space="0" w:color="auto"/>
        <w:bottom w:val="none" w:sz="0" w:space="0" w:color="auto"/>
        <w:right w:val="none" w:sz="0" w:space="0" w:color="auto"/>
      </w:divBdr>
    </w:div>
    <w:div w:id="816918422">
      <w:bodyDiv w:val="1"/>
      <w:marLeft w:val="0"/>
      <w:marRight w:val="0"/>
      <w:marTop w:val="0"/>
      <w:marBottom w:val="0"/>
      <w:divBdr>
        <w:top w:val="none" w:sz="0" w:space="0" w:color="auto"/>
        <w:left w:val="none" w:sz="0" w:space="0" w:color="auto"/>
        <w:bottom w:val="none" w:sz="0" w:space="0" w:color="auto"/>
        <w:right w:val="none" w:sz="0" w:space="0" w:color="auto"/>
      </w:divBdr>
    </w:div>
    <w:div w:id="818107490">
      <w:bodyDiv w:val="1"/>
      <w:marLeft w:val="0"/>
      <w:marRight w:val="0"/>
      <w:marTop w:val="0"/>
      <w:marBottom w:val="0"/>
      <w:divBdr>
        <w:top w:val="none" w:sz="0" w:space="0" w:color="auto"/>
        <w:left w:val="none" w:sz="0" w:space="0" w:color="auto"/>
        <w:bottom w:val="none" w:sz="0" w:space="0" w:color="auto"/>
        <w:right w:val="none" w:sz="0" w:space="0" w:color="auto"/>
      </w:divBdr>
    </w:div>
    <w:div w:id="818349341">
      <w:bodyDiv w:val="1"/>
      <w:marLeft w:val="0"/>
      <w:marRight w:val="0"/>
      <w:marTop w:val="0"/>
      <w:marBottom w:val="0"/>
      <w:divBdr>
        <w:top w:val="none" w:sz="0" w:space="0" w:color="auto"/>
        <w:left w:val="none" w:sz="0" w:space="0" w:color="auto"/>
        <w:bottom w:val="none" w:sz="0" w:space="0" w:color="auto"/>
        <w:right w:val="none" w:sz="0" w:space="0" w:color="auto"/>
      </w:divBdr>
    </w:div>
    <w:div w:id="819080516">
      <w:bodyDiv w:val="1"/>
      <w:marLeft w:val="0"/>
      <w:marRight w:val="0"/>
      <w:marTop w:val="0"/>
      <w:marBottom w:val="0"/>
      <w:divBdr>
        <w:top w:val="none" w:sz="0" w:space="0" w:color="auto"/>
        <w:left w:val="none" w:sz="0" w:space="0" w:color="auto"/>
        <w:bottom w:val="none" w:sz="0" w:space="0" w:color="auto"/>
        <w:right w:val="none" w:sz="0" w:space="0" w:color="auto"/>
      </w:divBdr>
    </w:div>
    <w:div w:id="819619417">
      <w:bodyDiv w:val="1"/>
      <w:marLeft w:val="0"/>
      <w:marRight w:val="0"/>
      <w:marTop w:val="0"/>
      <w:marBottom w:val="0"/>
      <w:divBdr>
        <w:top w:val="none" w:sz="0" w:space="0" w:color="auto"/>
        <w:left w:val="none" w:sz="0" w:space="0" w:color="auto"/>
        <w:bottom w:val="none" w:sz="0" w:space="0" w:color="auto"/>
        <w:right w:val="none" w:sz="0" w:space="0" w:color="auto"/>
      </w:divBdr>
    </w:div>
    <w:div w:id="821314411">
      <w:bodyDiv w:val="1"/>
      <w:marLeft w:val="0"/>
      <w:marRight w:val="0"/>
      <w:marTop w:val="0"/>
      <w:marBottom w:val="0"/>
      <w:divBdr>
        <w:top w:val="none" w:sz="0" w:space="0" w:color="auto"/>
        <w:left w:val="none" w:sz="0" w:space="0" w:color="auto"/>
        <w:bottom w:val="none" w:sz="0" w:space="0" w:color="auto"/>
        <w:right w:val="none" w:sz="0" w:space="0" w:color="auto"/>
      </w:divBdr>
    </w:div>
    <w:div w:id="823736413">
      <w:bodyDiv w:val="1"/>
      <w:marLeft w:val="0"/>
      <w:marRight w:val="0"/>
      <w:marTop w:val="0"/>
      <w:marBottom w:val="0"/>
      <w:divBdr>
        <w:top w:val="none" w:sz="0" w:space="0" w:color="auto"/>
        <w:left w:val="none" w:sz="0" w:space="0" w:color="auto"/>
        <w:bottom w:val="none" w:sz="0" w:space="0" w:color="auto"/>
        <w:right w:val="none" w:sz="0" w:space="0" w:color="auto"/>
      </w:divBdr>
    </w:div>
    <w:div w:id="823933813">
      <w:bodyDiv w:val="1"/>
      <w:marLeft w:val="0"/>
      <w:marRight w:val="0"/>
      <w:marTop w:val="0"/>
      <w:marBottom w:val="0"/>
      <w:divBdr>
        <w:top w:val="none" w:sz="0" w:space="0" w:color="auto"/>
        <w:left w:val="none" w:sz="0" w:space="0" w:color="auto"/>
        <w:bottom w:val="none" w:sz="0" w:space="0" w:color="auto"/>
        <w:right w:val="none" w:sz="0" w:space="0" w:color="auto"/>
      </w:divBdr>
    </w:div>
    <w:div w:id="824277444">
      <w:bodyDiv w:val="1"/>
      <w:marLeft w:val="0"/>
      <w:marRight w:val="0"/>
      <w:marTop w:val="0"/>
      <w:marBottom w:val="0"/>
      <w:divBdr>
        <w:top w:val="none" w:sz="0" w:space="0" w:color="auto"/>
        <w:left w:val="none" w:sz="0" w:space="0" w:color="auto"/>
        <w:bottom w:val="none" w:sz="0" w:space="0" w:color="auto"/>
        <w:right w:val="none" w:sz="0" w:space="0" w:color="auto"/>
      </w:divBdr>
    </w:div>
    <w:div w:id="826284337">
      <w:bodyDiv w:val="1"/>
      <w:marLeft w:val="0"/>
      <w:marRight w:val="0"/>
      <w:marTop w:val="0"/>
      <w:marBottom w:val="0"/>
      <w:divBdr>
        <w:top w:val="none" w:sz="0" w:space="0" w:color="auto"/>
        <w:left w:val="none" w:sz="0" w:space="0" w:color="auto"/>
        <w:bottom w:val="none" w:sz="0" w:space="0" w:color="auto"/>
        <w:right w:val="none" w:sz="0" w:space="0" w:color="auto"/>
      </w:divBdr>
    </w:div>
    <w:div w:id="826476254">
      <w:bodyDiv w:val="1"/>
      <w:marLeft w:val="0"/>
      <w:marRight w:val="0"/>
      <w:marTop w:val="0"/>
      <w:marBottom w:val="0"/>
      <w:divBdr>
        <w:top w:val="none" w:sz="0" w:space="0" w:color="auto"/>
        <w:left w:val="none" w:sz="0" w:space="0" w:color="auto"/>
        <w:bottom w:val="none" w:sz="0" w:space="0" w:color="auto"/>
        <w:right w:val="none" w:sz="0" w:space="0" w:color="auto"/>
      </w:divBdr>
    </w:div>
    <w:div w:id="828210293">
      <w:bodyDiv w:val="1"/>
      <w:marLeft w:val="0"/>
      <w:marRight w:val="0"/>
      <w:marTop w:val="0"/>
      <w:marBottom w:val="0"/>
      <w:divBdr>
        <w:top w:val="none" w:sz="0" w:space="0" w:color="auto"/>
        <w:left w:val="none" w:sz="0" w:space="0" w:color="auto"/>
        <w:bottom w:val="none" w:sz="0" w:space="0" w:color="auto"/>
        <w:right w:val="none" w:sz="0" w:space="0" w:color="auto"/>
      </w:divBdr>
    </w:div>
    <w:div w:id="830028659">
      <w:bodyDiv w:val="1"/>
      <w:marLeft w:val="0"/>
      <w:marRight w:val="0"/>
      <w:marTop w:val="0"/>
      <w:marBottom w:val="0"/>
      <w:divBdr>
        <w:top w:val="none" w:sz="0" w:space="0" w:color="auto"/>
        <w:left w:val="none" w:sz="0" w:space="0" w:color="auto"/>
        <w:bottom w:val="none" w:sz="0" w:space="0" w:color="auto"/>
        <w:right w:val="none" w:sz="0" w:space="0" w:color="auto"/>
      </w:divBdr>
    </w:div>
    <w:div w:id="831868739">
      <w:bodyDiv w:val="1"/>
      <w:marLeft w:val="0"/>
      <w:marRight w:val="0"/>
      <w:marTop w:val="0"/>
      <w:marBottom w:val="0"/>
      <w:divBdr>
        <w:top w:val="none" w:sz="0" w:space="0" w:color="auto"/>
        <w:left w:val="none" w:sz="0" w:space="0" w:color="auto"/>
        <w:bottom w:val="none" w:sz="0" w:space="0" w:color="auto"/>
        <w:right w:val="none" w:sz="0" w:space="0" w:color="auto"/>
      </w:divBdr>
    </w:div>
    <w:div w:id="833647062">
      <w:bodyDiv w:val="1"/>
      <w:marLeft w:val="0"/>
      <w:marRight w:val="0"/>
      <w:marTop w:val="0"/>
      <w:marBottom w:val="0"/>
      <w:divBdr>
        <w:top w:val="none" w:sz="0" w:space="0" w:color="auto"/>
        <w:left w:val="none" w:sz="0" w:space="0" w:color="auto"/>
        <w:bottom w:val="none" w:sz="0" w:space="0" w:color="auto"/>
        <w:right w:val="none" w:sz="0" w:space="0" w:color="auto"/>
      </w:divBdr>
    </w:div>
    <w:div w:id="835414319">
      <w:bodyDiv w:val="1"/>
      <w:marLeft w:val="0"/>
      <w:marRight w:val="0"/>
      <w:marTop w:val="0"/>
      <w:marBottom w:val="0"/>
      <w:divBdr>
        <w:top w:val="none" w:sz="0" w:space="0" w:color="auto"/>
        <w:left w:val="none" w:sz="0" w:space="0" w:color="auto"/>
        <w:bottom w:val="none" w:sz="0" w:space="0" w:color="auto"/>
        <w:right w:val="none" w:sz="0" w:space="0" w:color="auto"/>
      </w:divBdr>
    </w:div>
    <w:div w:id="836336695">
      <w:bodyDiv w:val="1"/>
      <w:marLeft w:val="0"/>
      <w:marRight w:val="0"/>
      <w:marTop w:val="0"/>
      <w:marBottom w:val="0"/>
      <w:divBdr>
        <w:top w:val="none" w:sz="0" w:space="0" w:color="auto"/>
        <w:left w:val="none" w:sz="0" w:space="0" w:color="auto"/>
        <w:bottom w:val="none" w:sz="0" w:space="0" w:color="auto"/>
        <w:right w:val="none" w:sz="0" w:space="0" w:color="auto"/>
      </w:divBdr>
    </w:div>
    <w:div w:id="840848752">
      <w:bodyDiv w:val="1"/>
      <w:marLeft w:val="0"/>
      <w:marRight w:val="0"/>
      <w:marTop w:val="0"/>
      <w:marBottom w:val="0"/>
      <w:divBdr>
        <w:top w:val="none" w:sz="0" w:space="0" w:color="auto"/>
        <w:left w:val="none" w:sz="0" w:space="0" w:color="auto"/>
        <w:bottom w:val="none" w:sz="0" w:space="0" w:color="auto"/>
        <w:right w:val="none" w:sz="0" w:space="0" w:color="auto"/>
      </w:divBdr>
    </w:div>
    <w:div w:id="842626000">
      <w:bodyDiv w:val="1"/>
      <w:marLeft w:val="0"/>
      <w:marRight w:val="0"/>
      <w:marTop w:val="0"/>
      <w:marBottom w:val="0"/>
      <w:divBdr>
        <w:top w:val="none" w:sz="0" w:space="0" w:color="auto"/>
        <w:left w:val="none" w:sz="0" w:space="0" w:color="auto"/>
        <w:bottom w:val="none" w:sz="0" w:space="0" w:color="auto"/>
        <w:right w:val="none" w:sz="0" w:space="0" w:color="auto"/>
      </w:divBdr>
    </w:div>
    <w:div w:id="842862029">
      <w:bodyDiv w:val="1"/>
      <w:marLeft w:val="0"/>
      <w:marRight w:val="0"/>
      <w:marTop w:val="0"/>
      <w:marBottom w:val="0"/>
      <w:divBdr>
        <w:top w:val="none" w:sz="0" w:space="0" w:color="auto"/>
        <w:left w:val="none" w:sz="0" w:space="0" w:color="auto"/>
        <w:bottom w:val="none" w:sz="0" w:space="0" w:color="auto"/>
        <w:right w:val="none" w:sz="0" w:space="0" w:color="auto"/>
      </w:divBdr>
    </w:div>
    <w:div w:id="843084563">
      <w:bodyDiv w:val="1"/>
      <w:marLeft w:val="0"/>
      <w:marRight w:val="0"/>
      <w:marTop w:val="0"/>
      <w:marBottom w:val="0"/>
      <w:divBdr>
        <w:top w:val="none" w:sz="0" w:space="0" w:color="auto"/>
        <w:left w:val="none" w:sz="0" w:space="0" w:color="auto"/>
        <w:bottom w:val="none" w:sz="0" w:space="0" w:color="auto"/>
        <w:right w:val="none" w:sz="0" w:space="0" w:color="auto"/>
      </w:divBdr>
    </w:div>
    <w:div w:id="843781822">
      <w:bodyDiv w:val="1"/>
      <w:marLeft w:val="0"/>
      <w:marRight w:val="0"/>
      <w:marTop w:val="0"/>
      <w:marBottom w:val="0"/>
      <w:divBdr>
        <w:top w:val="none" w:sz="0" w:space="0" w:color="auto"/>
        <w:left w:val="none" w:sz="0" w:space="0" w:color="auto"/>
        <w:bottom w:val="none" w:sz="0" w:space="0" w:color="auto"/>
        <w:right w:val="none" w:sz="0" w:space="0" w:color="auto"/>
      </w:divBdr>
    </w:div>
    <w:div w:id="844248415">
      <w:bodyDiv w:val="1"/>
      <w:marLeft w:val="0"/>
      <w:marRight w:val="0"/>
      <w:marTop w:val="0"/>
      <w:marBottom w:val="0"/>
      <w:divBdr>
        <w:top w:val="none" w:sz="0" w:space="0" w:color="auto"/>
        <w:left w:val="none" w:sz="0" w:space="0" w:color="auto"/>
        <w:bottom w:val="none" w:sz="0" w:space="0" w:color="auto"/>
        <w:right w:val="none" w:sz="0" w:space="0" w:color="auto"/>
      </w:divBdr>
    </w:div>
    <w:div w:id="844396870">
      <w:bodyDiv w:val="1"/>
      <w:marLeft w:val="0"/>
      <w:marRight w:val="0"/>
      <w:marTop w:val="0"/>
      <w:marBottom w:val="0"/>
      <w:divBdr>
        <w:top w:val="none" w:sz="0" w:space="0" w:color="auto"/>
        <w:left w:val="none" w:sz="0" w:space="0" w:color="auto"/>
        <w:bottom w:val="none" w:sz="0" w:space="0" w:color="auto"/>
        <w:right w:val="none" w:sz="0" w:space="0" w:color="auto"/>
      </w:divBdr>
    </w:div>
    <w:div w:id="845293574">
      <w:bodyDiv w:val="1"/>
      <w:marLeft w:val="0"/>
      <w:marRight w:val="0"/>
      <w:marTop w:val="0"/>
      <w:marBottom w:val="0"/>
      <w:divBdr>
        <w:top w:val="none" w:sz="0" w:space="0" w:color="auto"/>
        <w:left w:val="none" w:sz="0" w:space="0" w:color="auto"/>
        <w:bottom w:val="none" w:sz="0" w:space="0" w:color="auto"/>
        <w:right w:val="none" w:sz="0" w:space="0" w:color="auto"/>
      </w:divBdr>
    </w:div>
    <w:div w:id="845900852">
      <w:bodyDiv w:val="1"/>
      <w:marLeft w:val="0"/>
      <w:marRight w:val="0"/>
      <w:marTop w:val="0"/>
      <w:marBottom w:val="0"/>
      <w:divBdr>
        <w:top w:val="none" w:sz="0" w:space="0" w:color="auto"/>
        <w:left w:val="none" w:sz="0" w:space="0" w:color="auto"/>
        <w:bottom w:val="none" w:sz="0" w:space="0" w:color="auto"/>
        <w:right w:val="none" w:sz="0" w:space="0" w:color="auto"/>
      </w:divBdr>
    </w:div>
    <w:div w:id="846942258">
      <w:bodyDiv w:val="1"/>
      <w:marLeft w:val="0"/>
      <w:marRight w:val="0"/>
      <w:marTop w:val="0"/>
      <w:marBottom w:val="0"/>
      <w:divBdr>
        <w:top w:val="none" w:sz="0" w:space="0" w:color="auto"/>
        <w:left w:val="none" w:sz="0" w:space="0" w:color="auto"/>
        <w:bottom w:val="none" w:sz="0" w:space="0" w:color="auto"/>
        <w:right w:val="none" w:sz="0" w:space="0" w:color="auto"/>
      </w:divBdr>
    </w:div>
    <w:div w:id="848715204">
      <w:bodyDiv w:val="1"/>
      <w:marLeft w:val="0"/>
      <w:marRight w:val="0"/>
      <w:marTop w:val="0"/>
      <w:marBottom w:val="0"/>
      <w:divBdr>
        <w:top w:val="none" w:sz="0" w:space="0" w:color="auto"/>
        <w:left w:val="none" w:sz="0" w:space="0" w:color="auto"/>
        <w:bottom w:val="none" w:sz="0" w:space="0" w:color="auto"/>
        <w:right w:val="none" w:sz="0" w:space="0" w:color="auto"/>
      </w:divBdr>
    </w:div>
    <w:div w:id="850606707">
      <w:bodyDiv w:val="1"/>
      <w:marLeft w:val="0"/>
      <w:marRight w:val="0"/>
      <w:marTop w:val="0"/>
      <w:marBottom w:val="0"/>
      <w:divBdr>
        <w:top w:val="none" w:sz="0" w:space="0" w:color="auto"/>
        <w:left w:val="none" w:sz="0" w:space="0" w:color="auto"/>
        <w:bottom w:val="none" w:sz="0" w:space="0" w:color="auto"/>
        <w:right w:val="none" w:sz="0" w:space="0" w:color="auto"/>
      </w:divBdr>
    </w:div>
    <w:div w:id="851839422">
      <w:bodyDiv w:val="1"/>
      <w:marLeft w:val="0"/>
      <w:marRight w:val="0"/>
      <w:marTop w:val="0"/>
      <w:marBottom w:val="0"/>
      <w:divBdr>
        <w:top w:val="none" w:sz="0" w:space="0" w:color="auto"/>
        <w:left w:val="none" w:sz="0" w:space="0" w:color="auto"/>
        <w:bottom w:val="none" w:sz="0" w:space="0" w:color="auto"/>
        <w:right w:val="none" w:sz="0" w:space="0" w:color="auto"/>
      </w:divBdr>
    </w:div>
    <w:div w:id="853232646">
      <w:bodyDiv w:val="1"/>
      <w:marLeft w:val="0"/>
      <w:marRight w:val="0"/>
      <w:marTop w:val="0"/>
      <w:marBottom w:val="0"/>
      <w:divBdr>
        <w:top w:val="none" w:sz="0" w:space="0" w:color="auto"/>
        <w:left w:val="none" w:sz="0" w:space="0" w:color="auto"/>
        <w:bottom w:val="none" w:sz="0" w:space="0" w:color="auto"/>
        <w:right w:val="none" w:sz="0" w:space="0" w:color="auto"/>
      </w:divBdr>
    </w:div>
    <w:div w:id="853617861">
      <w:bodyDiv w:val="1"/>
      <w:marLeft w:val="0"/>
      <w:marRight w:val="0"/>
      <w:marTop w:val="0"/>
      <w:marBottom w:val="0"/>
      <w:divBdr>
        <w:top w:val="none" w:sz="0" w:space="0" w:color="auto"/>
        <w:left w:val="none" w:sz="0" w:space="0" w:color="auto"/>
        <w:bottom w:val="none" w:sz="0" w:space="0" w:color="auto"/>
        <w:right w:val="none" w:sz="0" w:space="0" w:color="auto"/>
      </w:divBdr>
    </w:div>
    <w:div w:id="855118573">
      <w:bodyDiv w:val="1"/>
      <w:marLeft w:val="0"/>
      <w:marRight w:val="0"/>
      <w:marTop w:val="0"/>
      <w:marBottom w:val="0"/>
      <w:divBdr>
        <w:top w:val="none" w:sz="0" w:space="0" w:color="auto"/>
        <w:left w:val="none" w:sz="0" w:space="0" w:color="auto"/>
        <w:bottom w:val="none" w:sz="0" w:space="0" w:color="auto"/>
        <w:right w:val="none" w:sz="0" w:space="0" w:color="auto"/>
      </w:divBdr>
    </w:div>
    <w:div w:id="857084460">
      <w:bodyDiv w:val="1"/>
      <w:marLeft w:val="0"/>
      <w:marRight w:val="0"/>
      <w:marTop w:val="0"/>
      <w:marBottom w:val="0"/>
      <w:divBdr>
        <w:top w:val="none" w:sz="0" w:space="0" w:color="auto"/>
        <w:left w:val="none" w:sz="0" w:space="0" w:color="auto"/>
        <w:bottom w:val="none" w:sz="0" w:space="0" w:color="auto"/>
        <w:right w:val="none" w:sz="0" w:space="0" w:color="auto"/>
      </w:divBdr>
    </w:div>
    <w:div w:id="858465375">
      <w:bodyDiv w:val="1"/>
      <w:marLeft w:val="0"/>
      <w:marRight w:val="0"/>
      <w:marTop w:val="0"/>
      <w:marBottom w:val="0"/>
      <w:divBdr>
        <w:top w:val="none" w:sz="0" w:space="0" w:color="auto"/>
        <w:left w:val="none" w:sz="0" w:space="0" w:color="auto"/>
        <w:bottom w:val="none" w:sz="0" w:space="0" w:color="auto"/>
        <w:right w:val="none" w:sz="0" w:space="0" w:color="auto"/>
      </w:divBdr>
    </w:div>
    <w:div w:id="858739321">
      <w:bodyDiv w:val="1"/>
      <w:marLeft w:val="0"/>
      <w:marRight w:val="0"/>
      <w:marTop w:val="0"/>
      <w:marBottom w:val="0"/>
      <w:divBdr>
        <w:top w:val="none" w:sz="0" w:space="0" w:color="auto"/>
        <w:left w:val="none" w:sz="0" w:space="0" w:color="auto"/>
        <w:bottom w:val="none" w:sz="0" w:space="0" w:color="auto"/>
        <w:right w:val="none" w:sz="0" w:space="0" w:color="auto"/>
      </w:divBdr>
    </w:div>
    <w:div w:id="859313710">
      <w:bodyDiv w:val="1"/>
      <w:marLeft w:val="0"/>
      <w:marRight w:val="0"/>
      <w:marTop w:val="0"/>
      <w:marBottom w:val="0"/>
      <w:divBdr>
        <w:top w:val="none" w:sz="0" w:space="0" w:color="auto"/>
        <w:left w:val="none" w:sz="0" w:space="0" w:color="auto"/>
        <w:bottom w:val="none" w:sz="0" w:space="0" w:color="auto"/>
        <w:right w:val="none" w:sz="0" w:space="0" w:color="auto"/>
      </w:divBdr>
    </w:div>
    <w:div w:id="861209927">
      <w:bodyDiv w:val="1"/>
      <w:marLeft w:val="0"/>
      <w:marRight w:val="0"/>
      <w:marTop w:val="0"/>
      <w:marBottom w:val="0"/>
      <w:divBdr>
        <w:top w:val="none" w:sz="0" w:space="0" w:color="auto"/>
        <w:left w:val="none" w:sz="0" w:space="0" w:color="auto"/>
        <w:bottom w:val="none" w:sz="0" w:space="0" w:color="auto"/>
        <w:right w:val="none" w:sz="0" w:space="0" w:color="auto"/>
      </w:divBdr>
    </w:div>
    <w:div w:id="861826104">
      <w:bodyDiv w:val="1"/>
      <w:marLeft w:val="0"/>
      <w:marRight w:val="0"/>
      <w:marTop w:val="0"/>
      <w:marBottom w:val="0"/>
      <w:divBdr>
        <w:top w:val="none" w:sz="0" w:space="0" w:color="auto"/>
        <w:left w:val="none" w:sz="0" w:space="0" w:color="auto"/>
        <w:bottom w:val="none" w:sz="0" w:space="0" w:color="auto"/>
        <w:right w:val="none" w:sz="0" w:space="0" w:color="auto"/>
      </w:divBdr>
    </w:div>
    <w:div w:id="862790914">
      <w:bodyDiv w:val="1"/>
      <w:marLeft w:val="0"/>
      <w:marRight w:val="0"/>
      <w:marTop w:val="0"/>
      <w:marBottom w:val="0"/>
      <w:divBdr>
        <w:top w:val="none" w:sz="0" w:space="0" w:color="auto"/>
        <w:left w:val="none" w:sz="0" w:space="0" w:color="auto"/>
        <w:bottom w:val="none" w:sz="0" w:space="0" w:color="auto"/>
        <w:right w:val="none" w:sz="0" w:space="0" w:color="auto"/>
      </w:divBdr>
    </w:div>
    <w:div w:id="863249855">
      <w:bodyDiv w:val="1"/>
      <w:marLeft w:val="0"/>
      <w:marRight w:val="0"/>
      <w:marTop w:val="0"/>
      <w:marBottom w:val="0"/>
      <w:divBdr>
        <w:top w:val="none" w:sz="0" w:space="0" w:color="auto"/>
        <w:left w:val="none" w:sz="0" w:space="0" w:color="auto"/>
        <w:bottom w:val="none" w:sz="0" w:space="0" w:color="auto"/>
        <w:right w:val="none" w:sz="0" w:space="0" w:color="auto"/>
      </w:divBdr>
    </w:div>
    <w:div w:id="864169891">
      <w:bodyDiv w:val="1"/>
      <w:marLeft w:val="0"/>
      <w:marRight w:val="0"/>
      <w:marTop w:val="0"/>
      <w:marBottom w:val="0"/>
      <w:divBdr>
        <w:top w:val="none" w:sz="0" w:space="0" w:color="auto"/>
        <w:left w:val="none" w:sz="0" w:space="0" w:color="auto"/>
        <w:bottom w:val="none" w:sz="0" w:space="0" w:color="auto"/>
        <w:right w:val="none" w:sz="0" w:space="0" w:color="auto"/>
      </w:divBdr>
    </w:div>
    <w:div w:id="864514797">
      <w:bodyDiv w:val="1"/>
      <w:marLeft w:val="0"/>
      <w:marRight w:val="0"/>
      <w:marTop w:val="0"/>
      <w:marBottom w:val="0"/>
      <w:divBdr>
        <w:top w:val="none" w:sz="0" w:space="0" w:color="auto"/>
        <w:left w:val="none" w:sz="0" w:space="0" w:color="auto"/>
        <w:bottom w:val="none" w:sz="0" w:space="0" w:color="auto"/>
        <w:right w:val="none" w:sz="0" w:space="0" w:color="auto"/>
      </w:divBdr>
    </w:div>
    <w:div w:id="865869928">
      <w:bodyDiv w:val="1"/>
      <w:marLeft w:val="0"/>
      <w:marRight w:val="0"/>
      <w:marTop w:val="0"/>
      <w:marBottom w:val="0"/>
      <w:divBdr>
        <w:top w:val="none" w:sz="0" w:space="0" w:color="auto"/>
        <w:left w:val="none" w:sz="0" w:space="0" w:color="auto"/>
        <w:bottom w:val="none" w:sz="0" w:space="0" w:color="auto"/>
        <w:right w:val="none" w:sz="0" w:space="0" w:color="auto"/>
      </w:divBdr>
    </w:div>
    <w:div w:id="866218059">
      <w:bodyDiv w:val="1"/>
      <w:marLeft w:val="0"/>
      <w:marRight w:val="0"/>
      <w:marTop w:val="0"/>
      <w:marBottom w:val="0"/>
      <w:divBdr>
        <w:top w:val="none" w:sz="0" w:space="0" w:color="auto"/>
        <w:left w:val="none" w:sz="0" w:space="0" w:color="auto"/>
        <w:bottom w:val="none" w:sz="0" w:space="0" w:color="auto"/>
        <w:right w:val="none" w:sz="0" w:space="0" w:color="auto"/>
      </w:divBdr>
    </w:div>
    <w:div w:id="866867873">
      <w:bodyDiv w:val="1"/>
      <w:marLeft w:val="0"/>
      <w:marRight w:val="0"/>
      <w:marTop w:val="0"/>
      <w:marBottom w:val="0"/>
      <w:divBdr>
        <w:top w:val="none" w:sz="0" w:space="0" w:color="auto"/>
        <w:left w:val="none" w:sz="0" w:space="0" w:color="auto"/>
        <w:bottom w:val="none" w:sz="0" w:space="0" w:color="auto"/>
        <w:right w:val="none" w:sz="0" w:space="0" w:color="auto"/>
      </w:divBdr>
    </w:div>
    <w:div w:id="867716766">
      <w:bodyDiv w:val="1"/>
      <w:marLeft w:val="0"/>
      <w:marRight w:val="0"/>
      <w:marTop w:val="0"/>
      <w:marBottom w:val="0"/>
      <w:divBdr>
        <w:top w:val="none" w:sz="0" w:space="0" w:color="auto"/>
        <w:left w:val="none" w:sz="0" w:space="0" w:color="auto"/>
        <w:bottom w:val="none" w:sz="0" w:space="0" w:color="auto"/>
        <w:right w:val="none" w:sz="0" w:space="0" w:color="auto"/>
      </w:divBdr>
    </w:div>
    <w:div w:id="872225721">
      <w:bodyDiv w:val="1"/>
      <w:marLeft w:val="0"/>
      <w:marRight w:val="0"/>
      <w:marTop w:val="0"/>
      <w:marBottom w:val="0"/>
      <w:divBdr>
        <w:top w:val="none" w:sz="0" w:space="0" w:color="auto"/>
        <w:left w:val="none" w:sz="0" w:space="0" w:color="auto"/>
        <w:bottom w:val="none" w:sz="0" w:space="0" w:color="auto"/>
        <w:right w:val="none" w:sz="0" w:space="0" w:color="auto"/>
      </w:divBdr>
    </w:div>
    <w:div w:id="873931363">
      <w:bodyDiv w:val="1"/>
      <w:marLeft w:val="0"/>
      <w:marRight w:val="0"/>
      <w:marTop w:val="0"/>
      <w:marBottom w:val="0"/>
      <w:divBdr>
        <w:top w:val="none" w:sz="0" w:space="0" w:color="auto"/>
        <w:left w:val="none" w:sz="0" w:space="0" w:color="auto"/>
        <w:bottom w:val="none" w:sz="0" w:space="0" w:color="auto"/>
        <w:right w:val="none" w:sz="0" w:space="0" w:color="auto"/>
      </w:divBdr>
    </w:div>
    <w:div w:id="875234293">
      <w:bodyDiv w:val="1"/>
      <w:marLeft w:val="0"/>
      <w:marRight w:val="0"/>
      <w:marTop w:val="0"/>
      <w:marBottom w:val="0"/>
      <w:divBdr>
        <w:top w:val="none" w:sz="0" w:space="0" w:color="auto"/>
        <w:left w:val="none" w:sz="0" w:space="0" w:color="auto"/>
        <w:bottom w:val="none" w:sz="0" w:space="0" w:color="auto"/>
        <w:right w:val="none" w:sz="0" w:space="0" w:color="auto"/>
      </w:divBdr>
    </w:div>
    <w:div w:id="876239641">
      <w:bodyDiv w:val="1"/>
      <w:marLeft w:val="0"/>
      <w:marRight w:val="0"/>
      <w:marTop w:val="0"/>
      <w:marBottom w:val="0"/>
      <w:divBdr>
        <w:top w:val="none" w:sz="0" w:space="0" w:color="auto"/>
        <w:left w:val="none" w:sz="0" w:space="0" w:color="auto"/>
        <w:bottom w:val="none" w:sz="0" w:space="0" w:color="auto"/>
        <w:right w:val="none" w:sz="0" w:space="0" w:color="auto"/>
      </w:divBdr>
    </w:div>
    <w:div w:id="876896982">
      <w:bodyDiv w:val="1"/>
      <w:marLeft w:val="0"/>
      <w:marRight w:val="0"/>
      <w:marTop w:val="0"/>
      <w:marBottom w:val="0"/>
      <w:divBdr>
        <w:top w:val="none" w:sz="0" w:space="0" w:color="auto"/>
        <w:left w:val="none" w:sz="0" w:space="0" w:color="auto"/>
        <w:bottom w:val="none" w:sz="0" w:space="0" w:color="auto"/>
        <w:right w:val="none" w:sz="0" w:space="0" w:color="auto"/>
      </w:divBdr>
    </w:div>
    <w:div w:id="877283732">
      <w:bodyDiv w:val="1"/>
      <w:marLeft w:val="0"/>
      <w:marRight w:val="0"/>
      <w:marTop w:val="0"/>
      <w:marBottom w:val="0"/>
      <w:divBdr>
        <w:top w:val="none" w:sz="0" w:space="0" w:color="auto"/>
        <w:left w:val="none" w:sz="0" w:space="0" w:color="auto"/>
        <w:bottom w:val="none" w:sz="0" w:space="0" w:color="auto"/>
        <w:right w:val="none" w:sz="0" w:space="0" w:color="auto"/>
      </w:divBdr>
    </w:div>
    <w:div w:id="878125837">
      <w:bodyDiv w:val="1"/>
      <w:marLeft w:val="0"/>
      <w:marRight w:val="0"/>
      <w:marTop w:val="0"/>
      <w:marBottom w:val="0"/>
      <w:divBdr>
        <w:top w:val="none" w:sz="0" w:space="0" w:color="auto"/>
        <w:left w:val="none" w:sz="0" w:space="0" w:color="auto"/>
        <w:bottom w:val="none" w:sz="0" w:space="0" w:color="auto"/>
        <w:right w:val="none" w:sz="0" w:space="0" w:color="auto"/>
      </w:divBdr>
    </w:div>
    <w:div w:id="879126613">
      <w:bodyDiv w:val="1"/>
      <w:marLeft w:val="0"/>
      <w:marRight w:val="0"/>
      <w:marTop w:val="0"/>
      <w:marBottom w:val="0"/>
      <w:divBdr>
        <w:top w:val="none" w:sz="0" w:space="0" w:color="auto"/>
        <w:left w:val="none" w:sz="0" w:space="0" w:color="auto"/>
        <w:bottom w:val="none" w:sz="0" w:space="0" w:color="auto"/>
        <w:right w:val="none" w:sz="0" w:space="0" w:color="auto"/>
      </w:divBdr>
    </w:div>
    <w:div w:id="880944687">
      <w:bodyDiv w:val="1"/>
      <w:marLeft w:val="0"/>
      <w:marRight w:val="0"/>
      <w:marTop w:val="0"/>
      <w:marBottom w:val="0"/>
      <w:divBdr>
        <w:top w:val="none" w:sz="0" w:space="0" w:color="auto"/>
        <w:left w:val="none" w:sz="0" w:space="0" w:color="auto"/>
        <w:bottom w:val="none" w:sz="0" w:space="0" w:color="auto"/>
        <w:right w:val="none" w:sz="0" w:space="0" w:color="auto"/>
      </w:divBdr>
    </w:div>
    <w:div w:id="881747710">
      <w:bodyDiv w:val="1"/>
      <w:marLeft w:val="0"/>
      <w:marRight w:val="0"/>
      <w:marTop w:val="0"/>
      <w:marBottom w:val="0"/>
      <w:divBdr>
        <w:top w:val="none" w:sz="0" w:space="0" w:color="auto"/>
        <w:left w:val="none" w:sz="0" w:space="0" w:color="auto"/>
        <w:bottom w:val="none" w:sz="0" w:space="0" w:color="auto"/>
        <w:right w:val="none" w:sz="0" w:space="0" w:color="auto"/>
      </w:divBdr>
    </w:div>
    <w:div w:id="882256466">
      <w:bodyDiv w:val="1"/>
      <w:marLeft w:val="0"/>
      <w:marRight w:val="0"/>
      <w:marTop w:val="0"/>
      <w:marBottom w:val="0"/>
      <w:divBdr>
        <w:top w:val="none" w:sz="0" w:space="0" w:color="auto"/>
        <w:left w:val="none" w:sz="0" w:space="0" w:color="auto"/>
        <w:bottom w:val="none" w:sz="0" w:space="0" w:color="auto"/>
        <w:right w:val="none" w:sz="0" w:space="0" w:color="auto"/>
      </w:divBdr>
    </w:div>
    <w:div w:id="885142512">
      <w:bodyDiv w:val="1"/>
      <w:marLeft w:val="0"/>
      <w:marRight w:val="0"/>
      <w:marTop w:val="0"/>
      <w:marBottom w:val="0"/>
      <w:divBdr>
        <w:top w:val="none" w:sz="0" w:space="0" w:color="auto"/>
        <w:left w:val="none" w:sz="0" w:space="0" w:color="auto"/>
        <w:bottom w:val="none" w:sz="0" w:space="0" w:color="auto"/>
        <w:right w:val="none" w:sz="0" w:space="0" w:color="auto"/>
      </w:divBdr>
    </w:div>
    <w:div w:id="885607106">
      <w:bodyDiv w:val="1"/>
      <w:marLeft w:val="0"/>
      <w:marRight w:val="0"/>
      <w:marTop w:val="0"/>
      <w:marBottom w:val="0"/>
      <w:divBdr>
        <w:top w:val="none" w:sz="0" w:space="0" w:color="auto"/>
        <w:left w:val="none" w:sz="0" w:space="0" w:color="auto"/>
        <w:bottom w:val="none" w:sz="0" w:space="0" w:color="auto"/>
        <w:right w:val="none" w:sz="0" w:space="0" w:color="auto"/>
      </w:divBdr>
    </w:div>
    <w:div w:id="893126826">
      <w:bodyDiv w:val="1"/>
      <w:marLeft w:val="0"/>
      <w:marRight w:val="0"/>
      <w:marTop w:val="0"/>
      <w:marBottom w:val="0"/>
      <w:divBdr>
        <w:top w:val="none" w:sz="0" w:space="0" w:color="auto"/>
        <w:left w:val="none" w:sz="0" w:space="0" w:color="auto"/>
        <w:bottom w:val="none" w:sz="0" w:space="0" w:color="auto"/>
        <w:right w:val="none" w:sz="0" w:space="0" w:color="auto"/>
      </w:divBdr>
    </w:div>
    <w:div w:id="894858025">
      <w:bodyDiv w:val="1"/>
      <w:marLeft w:val="0"/>
      <w:marRight w:val="0"/>
      <w:marTop w:val="0"/>
      <w:marBottom w:val="0"/>
      <w:divBdr>
        <w:top w:val="none" w:sz="0" w:space="0" w:color="auto"/>
        <w:left w:val="none" w:sz="0" w:space="0" w:color="auto"/>
        <w:bottom w:val="none" w:sz="0" w:space="0" w:color="auto"/>
        <w:right w:val="none" w:sz="0" w:space="0" w:color="auto"/>
      </w:divBdr>
    </w:div>
    <w:div w:id="895316241">
      <w:bodyDiv w:val="1"/>
      <w:marLeft w:val="0"/>
      <w:marRight w:val="0"/>
      <w:marTop w:val="0"/>
      <w:marBottom w:val="0"/>
      <w:divBdr>
        <w:top w:val="none" w:sz="0" w:space="0" w:color="auto"/>
        <w:left w:val="none" w:sz="0" w:space="0" w:color="auto"/>
        <w:bottom w:val="none" w:sz="0" w:space="0" w:color="auto"/>
        <w:right w:val="none" w:sz="0" w:space="0" w:color="auto"/>
      </w:divBdr>
    </w:div>
    <w:div w:id="899054490">
      <w:bodyDiv w:val="1"/>
      <w:marLeft w:val="0"/>
      <w:marRight w:val="0"/>
      <w:marTop w:val="0"/>
      <w:marBottom w:val="0"/>
      <w:divBdr>
        <w:top w:val="none" w:sz="0" w:space="0" w:color="auto"/>
        <w:left w:val="none" w:sz="0" w:space="0" w:color="auto"/>
        <w:bottom w:val="none" w:sz="0" w:space="0" w:color="auto"/>
        <w:right w:val="none" w:sz="0" w:space="0" w:color="auto"/>
      </w:divBdr>
    </w:div>
    <w:div w:id="900558158">
      <w:bodyDiv w:val="1"/>
      <w:marLeft w:val="0"/>
      <w:marRight w:val="0"/>
      <w:marTop w:val="0"/>
      <w:marBottom w:val="0"/>
      <w:divBdr>
        <w:top w:val="none" w:sz="0" w:space="0" w:color="auto"/>
        <w:left w:val="none" w:sz="0" w:space="0" w:color="auto"/>
        <w:bottom w:val="none" w:sz="0" w:space="0" w:color="auto"/>
        <w:right w:val="none" w:sz="0" w:space="0" w:color="auto"/>
      </w:divBdr>
    </w:div>
    <w:div w:id="901674974">
      <w:bodyDiv w:val="1"/>
      <w:marLeft w:val="0"/>
      <w:marRight w:val="0"/>
      <w:marTop w:val="0"/>
      <w:marBottom w:val="0"/>
      <w:divBdr>
        <w:top w:val="none" w:sz="0" w:space="0" w:color="auto"/>
        <w:left w:val="none" w:sz="0" w:space="0" w:color="auto"/>
        <w:bottom w:val="none" w:sz="0" w:space="0" w:color="auto"/>
        <w:right w:val="none" w:sz="0" w:space="0" w:color="auto"/>
      </w:divBdr>
    </w:div>
    <w:div w:id="904101089">
      <w:bodyDiv w:val="1"/>
      <w:marLeft w:val="0"/>
      <w:marRight w:val="0"/>
      <w:marTop w:val="0"/>
      <w:marBottom w:val="0"/>
      <w:divBdr>
        <w:top w:val="none" w:sz="0" w:space="0" w:color="auto"/>
        <w:left w:val="none" w:sz="0" w:space="0" w:color="auto"/>
        <w:bottom w:val="none" w:sz="0" w:space="0" w:color="auto"/>
        <w:right w:val="none" w:sz="0" w:space="0" w:color="auto"/>
      </w:divBdr>
    </w:div>
    <w:div w:id="904294081">
      <w:bodyDiv w:val="1"/>
      <w:marLeft w:val="0"/>
      <w:marRight w:val="0"/>
      <w:marTop w:val="0"/>
      <w:marBottom w:val="0"/>
      <w:divBdr>
        <w:top w:val="none" w:sz="0" w:space="0" w:color="auto"/>
        <w:left w:val="none" w:sz="0" w:space="0" w:color="auto"/>
        <w:bottom w:val="none" w:sz="0" w:space="0" w:color="auto"/>
        <w:right w:val="none" w:sz="0" w:space="0" w:color="auto"/>
      </w:divBdr>
    </w:div>
    <w:div w:id="905383285">
      <w:bodyDiv w:val="1"/>
      <w:marLeft w:val="0"/>
      <w:marRight w:val="0"/>
      <w:marTop w:val="0"/>
      <w:marBottom w:val="0"/>
      <w:divBdr>
        <w:top w:val="none" w:sz="0" w:space="0" w:color="auto"/>
        <w:left w:val="none" w:sz="0" w:space="0" w:color="auto"/>
        <w:bottom w:val="none" w:sz="0" w:space="0" w:color="auto"/>
        <w:right w:val="none" w:sz="0" w:space="0" w:color="auto"/>
      </w:divBdr>
    </w:div>
    <w:div w:id="905384325">
      <w:bodyDiv w:val="1"/>
      <w:marLeft w:val="0"/>
      <w:marRight w:val="0"/>
      <w:marTop w:val="0"/>
      <w:marBottom w:val="0"/>
      <w:divBdr>
        <w:top w:val="none" w:sz="0" w:space="0" w:color="auto"/>
        <w:left w:val="none" w:sz="0" w:space="0" w:color="auto"/>
        <w:bottom w:val="none" w:sz="0" w:space="0" w:color="auto"/>
        <w:right w:val="none" w:sz="0" w:space="0" w:color="auto"/>
      </w:divBdr>
    </w:div>
    <w:div w:id="908809364">
      <w:bodyDiv w:val="1"/>
      <w:marLeft w:val="0"/>
      <w:marRight w:val="0"/>
      <w:marTop w:val="0"/>
      <w:marBottom w:val="0"/>
      <w:divBdr>
        <w:top w:val="none" w:sz="0" w:space="0" w:color="auto"/>
        <w:left w:val="none" w:sz="0" w:space="0" w:color="auto"/>
        <w:bottom w:val="none" w:sz="0" w:space="0" w:color="auto"/>
        <w:right w:val="none" w:sz="0" w:space="0" w:color="auto"/>
      </w:divBdr>
    </w:div>
    <w:div w:id="908930073">
      <w:bodyDiv w:val="1"/>
      <w:marLeft w:val="0"/>
      <w:marRight w:val="0"/>
      <w:marTop w:val="0"/>
      <w:marBottom w:val="0"/>
      <w:divBdr>
        <w:top w:val="none" w:sz="0" w:space="0" w:color="auto"/>
        <w:left w:val="none" w:sz="0" w:space="0" w:color="auto"/>
        <w:bottom w:val="none" w:sz="0" w:space="0" w:color="auto"/>
        <w:right w:val="none" w:sz="0" w:space="0" w:color="auto"/>
      </w:divBdr>
    </w:div>
    <w:div w:id="911355927">
      <w:bodyDiv w:val="1"/>
      <w:marLeft w:val="0"/>
      <w:marRight w:val="0"/>
      <w:marTop w:val="0"/>
      <w:marBottom w:val="0"/>
      <w:divBdr>
        <w:top w:val="none" w:sz="0" w:space="0" w:color="auto"/>
        <w:left w:val="none" w:sz="0" w:space="0" w:color="auto"/>
        <w:bottom w:val="none" w:sz="0" w:space="0" w:color="auto"/>
        <w:right w:val="none" w:sz="0" w:space="0" w:color="auto"/>
      </w:divBdr>
    </w:div>
    <w:div w:id="911622715">
      <w:bodyDiv w:val="1"/>
      <w:marLeft w:val="0"/>
      <w:marRight w:val="0"/>
      <w:marTop w:val="0"/>
      <w:marBottom w:val="0"/>
      <w:divBdr>
        <w:top w:val="none" w:sz="0" w:space="0" w:color="auto"/>
        <w:left w:val="none" w:sz="0" w:space="0" w:color="auto"/>
        <w:bottom w:val="none" w:sz="0" w:space="0" w:color="auto"/>
        <w:right w:val="none" w:sz="0" w:space="0" w:color="auto"/>
      </w:divBdr>
    </w:div>
    <w:div w:id="912203285">
      <w:bodyDiv w:val="1"/>
      <w:marLeft w:val="0"/>
      <w:marRight w:val="0"/>
      <w:marTop w:val="0"/>
      <w:marBottom w:val="0"/>
      <w:divBdr>
        <w:top w:val="none" w:sz="0" w:space="0" w:color="auto"/>
        <w:left w:val="none" w:sz="0" w:space="0" w:color="auto"/>
        <w:bottom w:val="none" w:sz="0" w:space="0" w:color="auto"/>
        <w:right w:val="none" w:sz="0" w:space="0" w:color="auto"/>
      </w:divBdr>
    </w:div>
    <w:div w:id="913199654">
      <w:bodyDiv w:val="1"/>
      <w:marLeft w:val="0"/>
      <w:marRight w:val="0"/>
      <w:marTop w:val="0"/>
      <w:marBottom w:val="0"/>
      <w:divBdr>
        <w:top w:val="none" w:sz="0" w:space="0" w:color="auto"/>
        <w:left w:val="none" w:sz="0" w:space="0" w:color="auto"/>
        <w:bottom w:val="none" w:sz="0" w:space="0" w:color="auto"/>
        <w:right w:val="none" w:sz="0" w:space="0" w:color="auto"/>
      </w:divBdr>
    </w:div>
    <w:div w:id="914778772">
      <w:bodyDiv w:val="1"/>
      <w:marLeft w:val="0"/>
      <w:marRight w:val="0"/>
      <w:marTop w:val="0"/>
      <w:marBottom w:val="0"/>
      <w:divBdr>
        <w:top w:val="none" w:sz="0" w:space="0" w:color="auto"/>
        <w:left w:val="none" w:sz="0" w:space="0" w:color="auto"/>
        <w:bottom w:val="none" w:sz="0" w:space="0" w:color="auto"/>
        <w:right w:val="none" w:sz="0" w:space="0" w:color="auto"/>
      </w:divBdr>
    </w:div>
    <w:div w:id="915239864">
      <w:bodyDiv w:val="1"/>
      <w:marLeft w:val="0"/>
      <w:marRight w:val="0"/>
      <w:marTop w:val="0"/>
      <w:marBottom w:val="0"/>
      <w:divBdr>
        <w:top w:val="none" w:sz="0" w:space="0" w:color="auto"/>
        <w:left w:val="none" w:sz="0" w:space="0" w:color="auto"/>
        <w:bottom w:val="none" w:sz="0" w:space="0" w:color="auto"/>
        <w:right w:val="none" w:sz="0" w:space="0" w:color="auto"/>
      </w:divBdr>
    </w:div>
    <w:div w:id="917322234">
      <w:bodyDiv w:val="1"/>
      <w:marLeft w:val="0"/>
      <w:marRight w:val="0"/>
      <w:marTop w:val="0"/>
      <w:marBottom w:val="0"/>
      <w:divBdr>
        <w:top w:val="none" w:sz="0" w:space="0" w:color="auto"/>
        <w:left w:val="none" w:sz="0" w:space="0" w:color="auto"/>
        <w:bottom w:val="none" w:sz="0" w:space="0" w:color="auto"/>
        <w:right w:val="none" w:sz="0" w:space="0" w:color="auto"/>
      </w:divBdr>
    </w:div>
    <w:div w:id="917326846">
      <w:bodyDiv w:val="1"/>
      <w:marLeft w:val="0"/>
      <w:marRight w:val="0"/>
      <w:marTop w:val="0"/>
      <w:marBottom w:val="0"/>
      <w:divBdr>
        <w:top w:val="none" w:sz="0" w:space="0" w:color="auto"/>
        <w:left w:val="none" w:sz="0" w:space="0" w:color="auto"/>
        <w:bottom w:val="none" w:sz="0" w:space="0" w:color="auto"/>
        <w:right w:val="none" w:sz="0" w:space="0" w:color="auto"/>
      </w:divBdr>
    </w:div>
    <w:div w:id="919409238">
      <w:bodyDiv w:val="1"/>
      <w:marLeft w:val="0"/>
      <w:marRight w:val="0"/>
      <w:marTop w:val="0"/>
      <w:marBottom w:val="0"/>
      <w:divBdr>
        <w:top w:val="none" w:sz="0" w:space="0" w:color="auto"/>
        <w:left w:val="none" w:sz="0" w:space="0" w:color="auto"/>
        <w:bottom w:val="none" w:sz="0" w:space="0" w:color="auto"/>
        <w:right w:val="none" w:sz="0" w:space="0" w:color="auto"/>
      </w:divBdr>
    </w:div>
    <w:div w:id="920680705">
      <w:bodyDiv w:val="1"/>
      <w:marLeft w:val="0"/>
      <w:marRight w:val="0"/>
      <w:marTop w:val="0"/>
      <w:marBottom w:val="0"/>
      <w:divBdr>
        <w:top w:val="none" w:sz="0" w:space="0" w:color="auto"/>
        <w:left w:val="none" w:sz="0" w:space="0" w:color="auto"/>
        <w:bottom w:val="none" w:sz="0" w:space="0" w:color="auto"/>
        <w:right w:val="none" w:sz="0" w:space="0" w:color="auto"/>
      </w:divBdr>
    </w:div>
    <w:div w:id="921449238">
      <w:bodyDiv w:val="1"/>
      <w:marLeft w:val="0"/>
      <w:marRight w:val="0"/>
      <w:marTop w:val="0"/>
      <w:marBottom w:val="0"/>
      <w:divBdr>
        <w:top w:val="none" w:sz="0" w:space="0" w:color="auto"/>
        <w:left w:val="none" w:sz="0" w:space="0" w:color="auto"/>
        <w:bottom w:val="none" w:sz="0" w:space="0" w:color="auto"/>
        <w:right w:val="none" w:sz="0" w:space="0" w:color="auto"/>
      </w:divBdr>
    </w:div>
    <w:div w:id="921525833">
      <w:bodyDiv w:val="1"/>
      <w:marLeft w:val="0"/>
      <w:marRight w:val="0"/>
      <w:marTop w:val="0"/>
      <w:marBottom w:val="0"/>
      <w:divBdr>
        <w:top w:val="none" w:sz="0" w:space="0" w:color="auto"/>
        <w:left w:val="none" w:sz="0" w:space="0" w:color="auto"/>
        <w:bottom w:val="none" w:sz="0" w:space="0" w:color="auto"/>
        <w:right w:val="none" w:sz="0" w:space="0" w:color="auto"/>
      </w:divBdr>
    </w:div>
    <w:div w:id="925193814">
      <w:bodyDiv w:val="1"/>
      <w:marLeft w:val="0"/>
      <w:marRight w:val="0"/>
      <w:marTop w:val="0"/>
      <w:marBottom w:val="0"/>
      <w:divBdr>
        <w:top w:val="none" w:sz="0" w:space="0" w:color="auto"/>
        <w:left w:val="none" w:sz="0" w:space="0" w:color="auto"/>
        <w:bottom w:val="none" w:sz="0" w:space="0" w:color="auto"/>
        <w:right w:val="none" w:sz="0" w:space="0" w:color="auto"/>
      </w:divBdr>
    </w:div>
    <w:div w:id="925575408">
      <w:bodyDiv w:val="1"/>
      <w:marLeft w:val="0"/>
      <w:marRight w:val="0"/>
      <w:marTop w:val="0"/>
      <w:marBottom w:val="0"/>
      <w:divBdr>
        <w:top w:val="none" w:sz="0" w:space="0" w:color="auto"/>
        <w:left w:val="none" w:sz="0" w:space="0" w:color="auto"/>
        <w:bottom w:val="none" w:sz="0" w:space="0" w:color="auto"/>
        <w:right w:val="none" w:sz="0" w:space="0" w:color="auto"/>
      </w:divBdr>
    </w:div>
    <w:div w:id="926110909">
      <w:bodyDiv w:val="1"/>
      <w:marLeft w:val="0"/>
      <w:marRight w:val="0"/>
      <w:marTop w:val="0"/>
      <w:marBottom w:val="0"/>
      <w:divBdr>
        <w:top w:val="none" w:sz="0" w:space="0" w:color="auto"/>
        <w:left w:val="none" w:sz="0" w:space="0" w:color="auto"/>
        <w:bottom w:val="none" w:sz="0" w:space="0" w:color="auto"/>
        <w:right w:val="none" w:sz="0" w:space="0" w:color="auto"/>
      </w:divBdr>
    </w:div>
    <w:div w:id="926421893">
      <w:bodyDiv w:val="1"/>
      <w:marLeft w:val="0"/>
      <w:marRight w:val="0"/>
      <w:marTop w:val="0"/>
      <w:marBottom w:val="0"/>
      <w:divBdr>
        <w:top w:val="none" w:sz="0" w:space="0" w:color="auto"/>
        <w:left w:val="none" w:sz="0" w:space="0" w:color="auto"/>
        <w:bottom w:val="none" w:sz="0" w:space="0" w:color="auto"/>
        <w:right w:val="none" w:sz="0" w:space="0" w:color="auto"/>
      </w:divBdr>
    </w:div>
    <w:div w:id="926958333">
      <w:bodyDiv w:val="1"/>
      <w:marLeft w:val="0"/>
      <w:marRight w:val="0"/>
      <w:marTop w:val="0"/>
      <w:marBottom w:val="0"/>
      <w:divBdr>
        <w:top w:val="none" w:sz="0" w:space="0" w:color="auto"/>
        <w:left w:val="none" w:sz="0" w:space="0" w:color="auto"/>
        <w:bottom w:val="none" w:sz="0" w:space="0" w:color="auto"/>
        <w:right w:val="none" w:sz="0" w:space="0" w:color="auto"/>
      </w:divBdr>
    </w:div>
    <w:div w:id="927881870">
      <w:bodyDiv w:val="1"/>
      <w:marLeft w:val="0"/>
      <w:marRight w:val="0"/>
      <w:marTop w:val="0"/>
      <w:marBottom w:val="0"/>
      <w:divBdr>
        <w:top w:val="none" w:sz="0" w:space="0" w:color="auto"/>
        <w:left w:val="none" w:sz="0" w:space="0" w:color="auto"/>
        <w:bottom w:val="none" w:sz="0" w:space="0" w:color="auto"/>
        <w:right w:val="none" w:sz="0" w:space="0" w:color="auto"/>
      </w:divBdr>
    </w:div>
    <w:div w:id="930118763">
      <w:bodyDiv w:val="1"/>
      <w:marLeft w:val="0"/>
      <w:marRight w:val="0"/>
      <w:marTop w:val="0"/>
      <w:marBottom w:val="0"/>
      <w:divBdr>
        <w:top w:val="none" w:sz="0" w:space="0" w:color="auto"/>
        <w:left w:val="none" w:sz="0" w:space="0" w:color="auto"/>
        <w:bottom w:val="none" w:sz="0" w:space="0" w:color="auto"/>
        <w:right w:val="none" w:sz="0" w:space="0" w:color="auto"/>
      </w:divBdr>
    </w:div>
    <w:div w:id="932084863">
      <w:bodyDiv w:val="1"/>
      <w:marLeft w:val="0"/>
      <w:marRight w:val="0"/>
      <w:marTop w:val="0"/>
      <w:marBottom w:val="0"/>
      <w:divBdr>
        <w:top w:val="none" w:sz="0" w:space="0" w:color="auto"/>
        <w:left w:val="none" w:sz="0" w:space="0" w:color="auto"/>
        <w:bottom w:val="none" w:sz="0" w:space="0" w:color="auto"/>
        <w:right w:val="none" w:sz="0" w:space="0" w:color="auto"/>
      </w:divBdr>
    </w:div>
    <w:div w:id="932474137">
      <w:bodyDiv w:val="1"/>
      <w:marLeft w:val="0"/>
      <w:marRight w:val="0"/>
      <w:marTop w:val="0"/>
      <w:marBottom w:val="0"/>
      <w:divBdr>
        <w:top w:val="none" w:sz="0" w:space="0" w:color="auto"/>
        <w:left w:val="none" w:sz="0" w:space="0" w:color="auto"/>
        <w:bottom w:val="none" w:sz="0" w:space="0" w:color="auto"/>
        <w:right w:val="none" w:sz="0" w:space="0" w:color="auto"/>
      </w:divBdr>
    </w:div>
    <w:div w:id="936332891">
      <w:bodyDiv w:val="1"/>
      <w:marLeft w:val="0"/>
      <w:marRight w:val="0"/>
      <w:marTop w:val="0"/>
      <w:marBottom w:val="0"/>
      <w:divBdr>
        <w:top w:val="none" w:sz="0" w:space="0" w:color="auto"/>
        <w:left w:val="none" w:sz="0" w:space="0" w:color="auto"/>
        <w:bottom w:val="none" w:sz="0" w:space="0" w:color="auto"/>
        <w:right w:val="none" w:sz="0" w:space="0" w:color="auto"/>
      </w:divBdr>
    </w:div>
    <w:div w:id="937523288">
      <w:bodyDiv w:val="1"/>
      <w:marLeft w:val="0"/>
      <w:marRight w:val="0"/>
      <w:marTop w:val="0"/>
      <w:marBottom w:val="0"/>
      <w:divBdr>
        <w:top w:val="none" w:sz="0" w:space="0" w:color="auto"/>
        <w:left w:val="none" w:sz="0" w:space="0" w:color="auto"/>
        <w:bottom w:val="none" w:sz="0" w:space="0" w:color="auto"/>
        <w:right w:val="none" w:sz="0" w:space="0" w:color="auto"/>
      </w:divBdr>
    </w:div>
    <w:div w:id="937716145">
      <w:bodyDiv w:val="1"/>
      <w:marLeft w:val="0"/>
      <w:marRight w:val="0"/>
      <w:marTop w:val="0"/>
      <w:marBottom w:val="0"/>
      <w:divBdr>
        <w:top w:val="none" w:sz="0" w:space="0" w:color="auto"/>
        <w:left w:val="none" w:sz="0" w:space="0" w:color="auto"/>
        <w:bottom w:val="none" w:sz="0" w:space="0" w:color="auto"/>
        <w:right w:val="none" w:sz="0" w:space="0" w:color="auto"/>
      </w:divBdr>
    </w:div>
    <w:div w:id="940145118">
      <w:bodyDiv w:val="1"/>
      <w:marLeft w:val="0"/>
      <w:marRight w:val="0"/>
      <w:marTop w:val="0"/>
      <w:marBottom w:val="0"/>
      <w:divBdr>
        <w:top w:val="none" w:sz="0" w:space="0" w:color="auto"/>
        <w:left w:val="none" w:sz="0" w:space="0" w:color="auto"/>
        <w:bottom w:val="none" w:sz="0" w:space="0" w:color="auto"/>
        <w:right w:val="none" w:sz="0" w:space="0" w:color="auto"/>
      </w:divBdr>
    </w:div>
    <w:div w:id="946887562">
      <w:bodyDiv w:val="1"/>
      <w:marLeft w:val="0"/>
      <w:marRight w:val="0"/>
      <w:marTop w:val="0"/>
      <w:marBottom w:val="0"/>
      <w:divBdr>
        <w:top w:val="none" w:sz="0" w:space="0" w:color="auto"/>
        <w:left w:val="none" w:sz="0" w:space="0" w:color="auto"/>
        <w:bottom w:val="none" w:sz="0" w:space="0" w:color="auto"/>
        <w:right w:val="none" w:sz="0" w:space="0" w:color="auto"/>
      </w:divBdr>
    </w:div>
    <w:div w:id="947005733">
      <w:bodyDiv w:val="1"/>
      <w:marLeft w:val="0"/>
      <w:marRight w:val="0"/>
      <w:marTop w:val="0"/>
      <w:marBottom w:val="0"/>
      <w:divBdr>
        <w:top w:val="none" w:sz="0" w:space="0" w:color="auto"/>
        <w:left w:val="none" w:sz="0" w:space="0" w:color="auto"/>
        <w:bottom w:val="none" w:sz="0" w:space="0" w:color="auto"/>
        <w:right w:val="none" w:sz="0" w:space="0" w:color="auto"/>
      </w:divBdr>
    </w:div>
    <w:div w:id="947348920">
      <w:bodyDiv w:val="1"/>
      <w:marLeft w:val="0"/>
      <w:marRight w:val="0"/>
      <w:marTop w:val="0"/>
      <w:marBottom w:val="0"/>
      <w:divBdr>
        <w:top w:val="none" w:sz="0" w:space="0" w:color="auto"/>
        <w:left w:val="none" w:sz="0" w:space="0" w:color="auto"/>
        <w:bottom w:val="none" w:sz="0" w:space="0" w:color="auto"/>
        <w:right w:val="none" w:sz="0" w:space="0" w:color="auto"/>
      </w:divBdr>
    </w:div>
    <w:div w:id="948393860">
      <w:bodyDiv w:val="1"/>
      <w:marLeft w:val="0"/>
      <w:marRight w:val="0"/>
      <w:marTop w:val="0"/>
      <w:marBottom w:val="0"/>
      <w:divBdr>
        <w:top w:val="none" w:sz="0" w:space="0" w:color="auto"/>
        <w:left w:val="none" w:sz="0" w:space="0" w:color="auto"/>
        <w:bottom w:val="none" w:sz="0" w:space="0" w:color="auto"/>
        <w:right w:val="none" w:sz="0" w:space="0" w:color="auto"/>
      </w:divBdr>
    </w:div>
    <w:div w:id="948968251">
      <w:bodyDiv w:val="1"/>
      <w:marLeft w:val="0"/>
      <w:marRight w:val="0"/>
      <w:marTop w:val="0"/>
      <w:marBottom w:val="0"/>
      <w:divBdr>
        <w:top w:val="none" w:sz="0" w:space="0" w:color="auto"/>
        <w:left w:val="none" w:sz="0" w:space="0" w:color="auto"/>
        <w:bottom w:val="none" w:sz="0" w:space="0" w:color="auto"/>
        <w:right w:val="none" w:sz="0" w:space="0" w:color="auto"/>
      </w:divBdr>
    </w:div>
    <w:div w:id="949319020">
      <w:bodyDiv w:val="1"/>
      <w:marLeft w:val="0"/>
      <w:marRight w:val="0"/>
      <w:marTop w:val="0"/>
      <w:marBottom w:val="0"/>
      <w:divBdr>
        <w:top w:val="none" w:sz="0" w:space="0" w:color="auto"/>
        <w:left w:val="none" w:sz="0" w:space="0" w:color="auto"/>
        <w:bottom w:val="none" w:sz="0" w:space="0" w:color="auto"/>
        <w:right w:val="none" w:sz="0" w:space="0" w:color="auto"/>
      </w:divBdr>
    </w:div>
    <w:div w:id="949582935">
      <w:bodyDiv w:val="1"/>
      <w:marLeft w:val="0"/>
      <w:marRight w:val="0"/>
      <w:marTop w:val="0"/>
      <w:marBottom w:val="0"/>
      <w:divBdr>
        <w:top w:val="none" w:sz="0" w:space="0" w:color="auto"/>
        <w:left w:val="none" w:sz="0" w:space="0" w:color="auto"/>
        <w:bottom w:val="none" w:sz="0" w:space="0" w:color="auto"/>
        <w:right w:val="none" w:sz="0" w:space="0" w:color="auto"/>
      </w:divBdr>
    </w:div>
    <w:div w:id="954598951">
      <w:bodyDiv w:val="1"/>
      <w:marLeft w:val="0"/>
      <w:marRight w:val="0"/>
      <w:marTop w:val="0"/>
      <w:marBottom w:val="0"/>
      <w:divBdr>
        <w:top w:val="none" w:sz="0" w:space="0" w:color="auto"/>
        <w:left w:val="none" w:sz="0" w:space="0" w:color="auto"/>
        <w:bottom w:val="none" w:sz="0" w:space="0" w:color="auto"/>
        <w:right w:val="none" w:sz="0" w:space="0" w:color="auto"/>
      </w:divBdr>
    </w:div>
    <w:div w:id="954866515">
      <w:bodyDiv w:val="1"/>
      <w:marLeft w:val="0"/>
      <w:marRight w:val="0"/>
      <w:marTop w:val="0"/>
      <w:marBottom w:val="0"/>
      <w:divBdr>
        <w:top w:val="none" w:sz="0" w:space="0" w:color="auto"/>
        <w:left w:val="none" w:sz="0" w:space="0" w:color="auto"/>
        <w:bottom w:val="none" w:sz="0" w:space="0" w:color="auto"/>
        <w:right w:val="none" w:sz="0" w:space="0" w:color="auto"/>
      </w:divBdr>
    </w:div>
    <w:div w:id="955452752">
      <w:bodyDiv w:val="1"/>
      <w:marLeft w:val="0"/>
      <w:marRight w:val="0"/>
      <w:marTop w:val="0"/>
      <w:marBottom w:val="0"/>
      <w:divBdr>
        <w:top w:val="none" w:sz="0" w:space="0" w:color="auto"/>
        <w:left w:val="none" w:sz="0" w:space="0" w:color="auto"/>
        <w:bottom w:val="none" w:sz="0" w:space="0" w:color="auto"/>
        <w:right w:val="none" w:sz="0" w:space="0" w:color="auto"/>
      </w:divBdr>
    </w:div>
    <w:div w:id="955873450">
      <w:bodyDiv w:val="1"/>
      <w:marLeft w:val="0"/>
      <w:marRight w:val="0"/>
      <w:marTop w:val="0"/>
      <w:marBottom w:val="0"/>
      <w:divBdr>
        <w:top w:val="none" w:sz="0" w:space="0" w:color="auto"/>
        <w:left w:val="none" w:sz="0" w:space="0" w:color="auto"/>
        <w:bottom w:val="none" w:sz="0" w:space="0" w:color="auto"/>
        <w:right w:val="none" w:sz="0" w:space="0" w:color="auto"/>
      </w:divBdr>
    </w:div>
    <w:div w:id="956255695">
      <w:bodyDiv w:val="1"/>
      <w:marLeft w:val="0"/>
      <w:marRight w:val="0"/>
      <w:marTop w:val="0"/>
      <w:marBottom w:val="0"/>
      <w:divBdr>
        <w:top w:val="none" w:sz="0" w:space="0" w:color="auto"/>
        <w:left w:val="none" w:sz="0" w:space="0" w:color="auto"/>
        <w:bottom w:val="none" w:sz="0" w:space="0" w:color="auto"/>
        <w:right w:val="none" w:sz="0" w:space="0" w:color="auto"/>
      </w:divBdr>
    </w:div>
    <w:div w:id="958681377">
      <w:bodyDiv w:val="1"/>
      <w:marLeft w:val="0"/>
      <w:marRight w:val="0"/>
      <w:marTop w:val="0"/>
      <w:marBottom w:val="0"/>
      <w:divBdr>
        <w:top w:val="none" w:sz="0" w:space="0" w:color="auto"/>
        <w:left w:val="none" w:sz="0" w:space="0" w:color="auto"/>
        <w:bottom w:val="none" w:sz="0" w:space="0" w:color="auto"/>
        <w:right w:val="none" w:sz="0" w:space="0" w:color="auto"/>
      </w:divBdr>
    </w:div>
    <w:div w:id="958992627">
      <w:bodyDiv w:val="1"/>
      <w:marLeft w:val="0"/>
      <w:marRight w:val="0"/>
      <w:marTop w:val="0"/>
      <w:marBottom w:val="0"/>
      <w:divBdr>
        <w:top w:val="none" w:sz="0" w:space="0" w:color="auto"/>
        <w:left w:val="none" w:sz="0" w:space="0" w:color="auto"/>
        <w:bottom w:val="none" w:sz="0" w:space="0" w:color="auto"/>
        <w:right w:val="none" w:sz="0" w:space="0" w:color="auto"/>
      </w:divBdr>
    </w:div>
    <w:div w:id="960303904">
      <w:bodyDiv w:val="1"/>
      <w:marLeft w:val="0"/>
      <w:marRight w:val="0"/>
      <w:marTop w:val="0"/>
      <w:marBottom w:val="0"/>
      <w:divBdr>
        <w:top w:val="none" w:sz="0" w:space="0" w:color="auto"/>
        <w:left w:val="none" w:sz="0" w:space="0" w:color="auto"/>
        <w:bottom w:val="none" w:sz="0" w:space="0" w:color="auto"/>
        <w:right w:val="none" w:sz="0" w:space="0" w:color="auto"/>
      </w:divBdr>
    </w:div>
    <w:div w:id="961426111">
      <w:bodyDiv w:val="1"/>
      <w:marLeft w:val="0"/>
      <w:marRight w:val="0"/>
      <w:marTop w:val="0"/>
      <w:marBottom w:val="0"/>
      <w:divBdr>
        <w:top w:val="none" w:sz="0" w:space="0" w:color="auto"/>
        <w:left w:val="none" w:sz="0" w:space="0" w:color="auto"/>
        <w:bottom w:val="none" w:sz="0" w:space="0" w:color="auto"/>
        <w:right w:val="none" w:sz="0" w:space="0" w:color="auto"/>
      </w:divBdr>
    </w:div>
    <w:div w:id="964966630">
      <w:bodyDiv w:val="1"/>
      <w:marLeft w:val="0"/>
      <w:marRight w:val="0"/>
      <w:marTop w:val="0"/>
      <w:marBottom w:val="0"/>
      <w:divBdr>
        <w:top w:val="none" w:sz="0" w:space="0" w:color="auto"/>
        <w:left w:val="none" w:sz="0" w:space="0" w:color="auto"/>
        <w:bottom w:val="none" w:sz="0" w:space="0" w:color="auto"/>
        <w:right w:val="none" w:sz="0" w:space="0" w:color="auto"/>
      </w:divBdr>
    </w:div>
    <w:div w:id="966394425">
      <w:bodyDiv w:val="1"/>
      <w:marLeft w:val="0"/>
      <w:marRight w:val="0"/>
      <w:marTop w:val="0"/>
      <w:marBottom w:val="0"/>
      <w:divBdr>
        <w:top w:val="none" w:sz="0" w:space="0" w:color="auto"/>
        <w:left w:val="none" w:sz="0" w:space="0" w:color="auto"/>
        <w:bottom w:val="none" w:sz="0" w:space="0" w:color="auto"/>
        <w:right w:val="none" w:sz="0" w:space="0" w:color="auto"/>
      </w:divBdr>
    </w:div>
    <w:div w:id="966931686">
      <w:bodyDiv w:val="1"/>
      <w:marLeft w:val="0"/>
      <w:marRight w:val="0"/>
      <w:marTop w:val="0"/>
      <w:marBottom w:val="0"/>
      <w:divBdr>
        <w:top w:val="none" w:sz="0" w:space="0" w:color="auto"/>
        <w:left w:val="none" w:sz="0" w:space="0" w:color="auto"/>
        <w:bottom w:val="none" w:sz="0" w:space="0" w:color="auto"/>
        <w:right w:val="none" w:sz="0" w:space="0" w:color="auto"/>
      </w:divBdr>
    </w:div>
    <w:div w:id="969090093">
      <w:bodyDiv w:val="1"/>
      <w:marLeft w:val="0"/>
      <w:marRight w:val="0"/>
      <w:marTop w:val="0"/>
      <w:marBottom w:val="0"/>
      <w:divBdr>
        <w:top w:val="none" w:sz="0" w:space="0" w:color="auto"/>
        <w:left w:val="none" w:sz="0" w:space="0" w:color="auto"/>
        <w:bottom w:val="none" w:sz="0" w:space="0" w:color="auto"/>
        <w:right w:val="none" w:sz="0" w:space="0" w:color="auto"/>
      </w:divBdr>
    </w:div>
    <w:div w:id="969431609">
      <w:bodyDiv w:val="1"/>
      <w:marLeft w:val="0"/>
      <w:marRight w:val="0"/>
      <w:marTop w:val="0"/>
      <w:marBottom w:val="0"/>
      <w:divBdr>
        <w:top w:val="none" w:sz="0" w:space="0" w:color="auto"/>
        <w:left w:val="none" w:sz="0" w:space="0" w:color="auto"/>
        <w:bottom w:val="none" w:sz="0" w:space="0" w:color="auto"/>
        <w:right w:val="none" w:sz="0" w:space="0" w:color="auto"/>
      </w:divBdr>
    </w:div>
    <w:div w:id="969554523">
      <w:bodyDiv w:val="1"/>
      <w:marLeft w:val="0"/>
      <w:marRight w:val="0"/>
      <w:marTop w:val="0"/>
      <w:marBottom w:val="0"/>
      <w:divBdr>
        <w:top w:val="none" w:sz="0" w:space="0" w:color="auto"/>
        <w:left w:val="none" w:sz="0" w:space="0" w:color="auto"/>
        <w:bottom w:val="none" w:sz="0" w:space="0" w:color="auto"/>
        <w:right w:val="none" w:sz="0" w:space="0" w:color="auto"/>
      </w:divBdr>
    </w:div>
    <w:div w:id="970327878">
      <w:bodyDiv w:val="1"/>
      <w:marLeft w:val="0"/>
      <w:marRight w:val="0"/>
      <w:marTop w:val="0"/>
      <w:marBottom w:val="0"/>
      <w:divBdr>
        <w:top w:val="none" w:sz="0" w:space="0" w:color="auto"/>
        <w:left w:val="none" w:sz="0" w:space="0" w:color="auto"/>
        <w:bottom w:val="none" w:sz="0" w:space="0" w:color="auto"/>
        <w:right w:val="none" w:sz="0" w:space="0" w:color="auto"/>
      </w:divBdr>
    </w:div>
    <w:div w:id="975724454">
      <w:bodyDiv w:val="1"/>
      <w:marLeft w:val="0"/>
      <w:marRight w:val="0"/>
      <w:marTop w:val="0"/>
      <w:marBottom w:val="0"/>
      <w:divBdr>
        <w:top w:val="none" w:sz="0" w:space="0" w:color="auto"/>
        <w:left w:val="none" w:sz="0" w:space="0" w:color="auto"/>
        <w:bottom w:val="none" w:sz="0" w:space="0" w:color="auto"/>
        <w:right w:val="none" w:sz="0" w:space="0" w:color="auto"/>
      </w:divBdr>
    </w:div>
    <w:div w:id="979186044">
      <w:bodyDiv w:val="1"/>
      <w:marLeft w:val="0"/>
      <w:marRight w:val="0"/>
      <w:marTop w:val="0"/>
      <w:marBottom w:val="0"/>
      <w:divBdr>
        <w:top w:val="none" w:sz="0" w:space="0" w:color="auto"/>
        <w:left w:val="none" w:sz="0" w:space="0" w:color="auto"/>
        <w:bottom w:val="none" w:sz="0" w:space="0" w:color="auto"/>
        <w:right w:val="none" w:sz="0" w:space="0" w:color="auto"/>
      </w:divBdr>
    </w:div>
    <w:div w:id="980233538">
      <w:bodyDiv w:val="1"/>
      <w:marLeft w:val="0"/>
      <w:marRight w:val="0"/>
      <w:marTop w:val="0"/>
      <w:marBottom w:val="0"/>
      <w:divBdr>
        <w:top w:val="none" w:sz="0" w:space="0" w:color="auto"/>
        <w:left w:val="none" w:sz="0" w:space="0" w:color="auto"/>
        <w:bottom w:val="none" w:sz="0" w:space="0" w:color="auto"/>
        <w:right w:val="none" w:sz="0" w:space="0" w:color="auto"/>
      </w:divBdr>
    </w:div>
    <w:div w:id="982007412">
      <w:bodyDiv w:val="1"/>
      <w:marLeft w:val="0"/>
      <w:marRight w:val="0"/>
      <w:marTop w:val="0"/>
      <w:marBottom w:val="0"/>
      <w:divBdr>
        <w:top w:val="none" w:sz="0" w:space="0" w:color="auto"/>
        <w:left w:val="none" w:sz="0" w:space="0" w:color="auto"/>
        <w:bottom w:val="none" w:sz="0" w:space="0" w:color="auto"/>
        <w:right w:val="none" w:sz="0" w:space="0" w:color="auto"/>
      </w:divBdr>
    </w:div>
    <w:div w:id="984506142">
      <w:bodyDiv w:val="1"/>
      <w:marLeft w:val="0"/>
      <w:marRight w:val="0"/>
      <w:marTop w:val="0"/>
      <w:marBottom w:val="0"/>
      <w:divBdr>
        <w:top w:val="none" w:sz="0" w:space="0" w:color="auto"/>
        <w:left w:val="none" w:sz="0" w:space="0" w:color="auto"/>
        <w:bottom w:val="none" w:sz="0" w:space="0" w:color="auto"/>
        <w:right w:val="none" w:sz="0" w:space="0" w:color="auto"/>
      </w:divBdr>
    </w:div>
    <w:div w:id="992368648">
      <w:bodyDiv w:val="1"/>
      <w:marLeft w:val="0"/>
      <w:marRight w:val="0"/>
      <w:marTop w:val="0"/>
      <w:marBottom w:val="0"/>
      <w:divBdr>
        <w:top w:val="none" w:sz="0" w:space="0" w:color="auto"/>
        <w:left w:val="none" w:sz="0" w:space="0" w:color="auto"/>
        <w:bottom w:val="none" w:sz="0" w:space="0" w:color="auto"/>
        <w:right w:val="none" w:sz="0" w:space="0" w:color="auto"/>
      </w:divBdr>
    </w:div>
    <w:div w:id="993531869">
      <w:bodyDiv w:val="1"/>
      <w:marLeft w:val="0"/>
      <w:marRight w:val="0"/>
      <w:marTop w:val="0"/>
      <w:marBottom w:val="0"/>
      <w:divBdr>
        <w:top w:val="none" w:sz="0" w:space="0" w:color="auto"/>
        <w:left w:val="none" w:sz="0" w:space="0" w:color="auto"/>
        <w:bottom w:val="none" w:sz="0" w:space="0" w:color="auto"/>
        <w:right w:val="none" w:sz="0" w:space="0" w:color="auto"/>
      </w:divBdr>
    </w:div>
    <w:div w:id="993681286">
      <w:bodyDiv w:val="1"/>
      <w:marLeft w:val="0"/>
      <w:marRight w:val="0"/>
      <w:marTop w:val="0"/>
      <w:marBottom w:val="0"/>
      <w:divBdr>
        <w:top w:val="none" w:sz="0" w:space="0" w:color="auto"/>
        <w:left w:val="none" w:sz="0" w:space="0" w:color="auto"/>
        <w:bottom w:val="none" w:sz="0" w:space="0" w:color="auto"/>
        <w:right w:val="none" w:sz="0" w:space="0" w:color="auto"/>
      </w:divBdr>
    </w:div>
    <w:div w:id="995033777">
      <w:bodyDiv w:val="1"/>
      <w:marLeft w:val="0"/>
      <w:marRight w:val="0"/>
      <w:marTop w:val="0"/>
      <w:marBottom w:val="0"/>
      <w:divBdr>
        <w:top w:val="none" w:sz="0" w:space="0" w:color="auto"/>
        <w:left w:val="none" w:sz="0" w:space="0" w:color="auto"/>
        <w:bottom w:val="none" w:sz="0" w:space="0" w:color="auto"/>
        <w:right w:val="none" w:sz="0" w:space="0" w:color="auto"/>
      </w:divBdr>
    </w:div>
    <w:div w:id="995453713">
      <w:bodyDiv w:val="1"/>
      <w:marLeft w:val="0"/>
      <w:marRight w:val="0"/>
      <w:marTop w:val="0"/>
      <w:marBottom w:val="0"/>
      <w:divBdr>
        <w:top w:val="none" w:sz="0" w:space="0" w:color="auto"/>
        <w:left w:val="none" w:sz="0" w:space="0" w:color="auto"/>
        <w:bottom w:val="none" w:sz="0" w:space="0" w:color="auto"/>
        <w:right w:val="none" w:sz="0" w:space="0" w:color="auto"/>
      </w:divBdr>
    </w:div>
    <w:div w:id="999042925">
      <w:bodyDiv w:val="1"/>
      <w:marLeft w:val="0"/>
      <w:marRight w:val="0"/>
      <w:marTop w:val="0"/>
      <w:marBottom w:val="0"/>
      <w:divBdr>
        <w:top w:val="none" w:sz="0" w:space="0" w:color="auto"/>
        <w:left w:val="none" w:sz="0" w:space="0" w:color="auto"/>
        <w:bottom w:val="none" w:sz="0" w:space="0" w:color="auto"/>
        <w:right w:val="none" w:sz="0" w:space="0" w:color="auto"/>
      </w:divBdr>
    </w:div>
    <w:div w:id="999501307">
      <w:bodyDiv w:val="1"/>
      <w:marLeft w:val="0"/>
      <w:marRight w:val="0"/>
      <w:marTop w:val="0"/>
      <w:marBottom w:val="0"/>
      <w:divBdr>
        <w:top w:val="none" w:sz="0" w:space="0" w:color="auto"/>
        <w:left w:val="none" w:sz="0" w:space="0" w:color="auto"/>
        <w:bottom w:val="none" w:sz="0" w:space="0" w:color="auto"/>
        <w:right w:val="none" w:sz="0" w:space="0" w:color="auto"/>
      </w:divBdr>
    </w:div>
    <w:div w:id="999844744">
      <w:bodyDiv w:val="1"/>
      <w:marLeft w:val="0"/>
      <w:marRight w:val="0"/>
      <w:marTop w:val="0"/>
      <w:marBottom w:val="0"/>
      <w:divBdr>
        <w:top w:val="none" w:sz="0" w:space="0" w:color="auto"/>
        <w:left w:val="none" w:sz="0" w:space="0" w:color="auto"/>
        <w:bottom w:val="none" w:sz="0" w:space="0" w:color="auto"/>
        <w:right w:val="none" w:sz="0" w:space="0" w:color="auto"/>
      </w:divBdr>
    </w:div>
    <w:div w:id="1002393643">
      <w:bodyDiv w:val="1"/>
      <w:marLeft w:val="0"/>
      <w:marRight w:val="0"/>
      <w:marTop w:val="0"/>
      <w:marBottom w:val="0"/>
      <w:divBdr>
        <w:top w:val="none" w:sz="0" w:space="0" w:color="auto"/>
        <w:left w:val="none" w:sz="0" w:space="0" w:color="auto"/>
        <w:bottom w:val="none" w:sz="0" w:space="0" w:color="auto"/>
        <w:right w:val="none" w:sz="0" w:space="0" w:color="auto"/>
      </w:divBdr>
    </w:div>
    <w:div w:id="1004670519">
      <w:bodyDiv w:val="1"/>
      <w:marLeft w:val="0"/>
      <w:marRight w:val="0"/>
      <w:marTop w:val="0"/>
      <w:marBottom w:val="0"/>
      <w:divBdr>
        <w:top w:val="none" w:sz="0" w:space="0" w:color="auto"/>
        <w:left w:val="none" w:sz="0" w:space="0" w:color="auto"/>
        <w:bottom w:val="none" w:sz="0" w:space="0" w:color="auto"/>
        <w:right w:val="none" w:sz="0" w:space="0" w:color="auto"/>
      </w:divBdr>
    </w:div>
    <w:div w:id="1005280720">
      <w:bodyDiv w:val="1"/>
      <w:marLeft w:val="0"/>
      <w:marRight w:val="0"/>
      <w:marTop w:val="0"/>
      <w:marBottom w:val="0"/>
      <w:divBdr>
        <w:top w:val="none" w:sz="0" w:space="0" w:color="auto"/>
        <w:left w:val="none" w:sz="0" w:space="0" w:color="auto"/>
        <w:bottom w:val="none" w:sz="0" w:space="0" w:color="auto"/>
        <w:right w:val="none" w:sz="0" w:space="0" w:color="auto"/>
      </w:divBdr>
    </w:div>
    <w:div w:id="1005859368">
      <w:bodyDiv w:val="1"/>
      <w:marLeft w:val="0"/>
      <w:marRight w:val="0"/>
      <w:marTop w:val="0"/>
      <w:marBottom w:val="0"/>
      <w:divBdr>
        <w:top w:val="none" w:sz="0" w:space="0" w:color="auto"/>
        <w:left w:val="none" w:sz="0" w:space="0" w:color="auto"/>
        <w:bottom w:val="none" w:sz="0" w:space="0" w:color="auto"/>
        <w:right w:val="none" w:sz="0" w:space="0" w:color="auto"/>
      </w:divBdr>
    </w:div>
    <w:div w:id="1006322427">
      <w:bodyDiv w:val="1"/>
      <w:marLeft w:val="0"/>
      <w:marRight w:val="0"/>
      <w:marTop w:val="0"/>
      <w:marBottom w:val="0"/>
      <w:divBdr>
        <w:top w:val="none" w:sz="0" w:space="0" w:color="auto"/>
        <w:left w:val="none" w:sz="0" w:space="0" w:color="auto"/>
        <w:bottom w:val="none" w:sz="0" w:space="0" w:color="auto"/>
        <w:right w:val="none" w:sz="0" w:space="0" w:color="auto"/>
      </w:divBdr>
    </w:div>
    <w:div w:id="1007710770">
      <w:bodyDiv w:val="1"/>
      <w:marLeft w:val="0"/>
      <w:marRight w:val="0"/>
      <w:marTop w:val="0"/>
      <w:marBottom w:val="0"/>
      <w:divBdr>
        <w:top w:val="none" w:sz="0" w:space="0" w:color="auto"/>
        <w:left w:val="none" w:sz="0" w:space="0" w:color="auto"/>
        <w:bottom w:val="none" w:sz="0" w:space="0" w:color="auto"/>
        <w:right w:val="none" w:sz="0" w:space="0" w:color="auto"/>
      </w:divBdr>
    </w:div>
    <w:div w:id="1008672357">
      <w:bodyDiv w:val="1"/>
      <w:marLeft w:val="0"/>
      <w:marRight w:val="0"/>
      <w:marTop w:val="0"/>
      <w:marBottom w:val="0"/>
      <w:divBdr>
        <w:top w:val="none" w:sz="0" w:space="0" w:color="auto"/>
        <w:left w:val="none" w:sz="0" w:space="0" w:color="auto"/>
        <w:bottom w:val="none" w:sz="0" w:space="0" w:color="auto"/>
        <w:right w:val="none" w:sz="0" w:space="0" w:color="auto"/>
      </w:divBdr>
    </w:div>
    <w:div w:id="1010328429">
      <w:bodyDiv w:val="1"/>
      <w:marLeft w:val="0"/>
      <w:marRight w:val="0"/>
      <w:marTop w:val="0"/>
      <w:marBottom w:val="0"/>
      <w:divBdr>
        <w:top w:val="none" w:sz="0" w:space="0" w:color="auto"/>
        <w:left w:val="none" w:sz="0" w:space="0" w:color="auto"/>
        <w:bottom w:val="none" w:sz="0" w:space="0" w:color="auto"/>
        <w:right w:val="none" w:sz="0" w:space="0" w:color="auto"/>
      </w:divBdr>
    </w:div>
    <w:div w:id="1013844004">
      <w:bodyDiv w:val="1"/>
      <w:marLeft w:val="0"/>
      <w:marRight w:val="0"/>
      <w:marTop w:val="0"/>
      <w:marBottom w:val="0"/>
      <w:divBdr>
        <w:top w:val="none" w:sz="0" w:space="0" w:color="auto"/>
        <w:left w:val="none" w:sz="0" w:space="0" w:color="auto"/>
        <w:bottom w:val="none" w:sz="0" w:space="0" w:color="auto"/>
        <w:right w:val="none" w:sz="0" w:space="0" w:color="auto"/>
      </w:divBdr>
    </w:div>
    <w:div w:id="1015812514">
      <w:bodyDiv w:val="1"/>
      <w:marLeft w:val="0"/>
      <w:marRight w:val="0"/>
      <w:marTop w:val="0"/>
      <w:marBottom w:val="0"/>
      <w:divBdr>
        <w:top w:val="none" w:sz="0" w:space="0" w:color="auto"/>
        <w:left w:val="none" w:sz="0" w:space="0" w:color="auto"/>
        <w:bottom w:val="none" w:sz="0" w:space="0" w:color="auto"/>
        <w:right w:val="none" w:sz="0" w:space="0" w:color="auto"/>
      </w:divBdr>
    </w:div>
    <w:div w:id="1020738227">
      <w:bodyDiv w:val="1"/>
      <w:marLeft w:val="0"/>
      <w:marRight w:val="0"/>
      <w:marTop w:val="0"/>
      <w:marBottom w:val="0"/>
      <w:divBdr>
        <w:top w:val="none" w:sz="0" w:space="0" w:color="auto"/>
        <w:left w:val="none" w:sz="0" w:space="0" w:color="auto"/>
        <w:bottom w:val="none" w:sz="0" w:space="0" w:color="auto"/>
        <w:right w:val="none" w:sz="0" w:space="0" w:color="auto"/>
      </w:divBdr>
    </w:div>
    <w:div w:id="1024135335">
      <w:bodyDiv w:val="1"/>
      <w:marLeft w:val="0"/>
      <w:marRight w:val="0"/>
      <w:marTop w:val="0"/>
      <w:marBottom w:val="0"/>
      <w:divBdr>
        <w:top w:val="none" w:sz="0" w:space="0" w:color="auto"/>
        <w:left w:val="none" w:sz="0" w:space="0" w:color="auto"/>
        <w:bottom w:val="none" w:sz="0" w:space="0" w:color="auto"/>
        <w:right w:val="none" w:sz="0" w:space="0" w:color="auto"/>
      </w:divBdr>
    </w:div>
    <w:div w:id="1024936378">
      <w:bodyDiv w:val="1"/>
      <w:marLeft w:val="0"/>
      <w:marRight w:val="0"/>
      <w:marTop w:val="0"/>
      <w:marBottom w:val="0"/>
      <w:divBdr>
        <w:top w:val="none" w:sz="0" w:space="0" w:color="auto"/>
        <w:left w:val="none" w:sz="0" w:space="0" w:color="auto"/>
        <w:bottom w:val="none" w:sz="0" w:space="0" w:color="auto"/>
        <w:right w:val="none" w:sz="0" w:space="0" w:color="auto"/>
      </w:divBdr>
    </w:div>
    <w:div w:id="1025054967">
      <w:bodyDiv w:val="1"/>
      <w:marLeft w:val="0"/>
      <w:marRight w:val="0"/>
      <w:marTop w:val="0"/>
      <w:marBottom w:val="0"/>
      <w:divBdr>
        <w:top w:val="none" w:sz="0" w:space="0" w:color="auto"/>
        <w:left w:val="none" w:sz="0" w:space="0" w:color="auto"/>
        <w:bottom w:val="none" w:sz="0" w:space="0" w:color="auto"/>
        <w:right w:val="none" w:sz="0" w:space="0" w:color="auto"/>
      </w:divBdr>
    </w:div>
    <w:div w:id="1028415102">
      <w:bodyDiv w:val="1"/>
      <w:marLeft w:val="0"/>
      <w:marRight w:val="0"/>
      <w:marTop w:val="0"/>
      <w:marBottom w:val="0"/>
      <w:divBdr>
        <w:top w:val="none" w:sz="0" w:space="0" w:color="auto"/>
        <w:left w:val="none" w:sz="0" w:space="0" w:color="auto"/>
        <w:bottom w:val="none" w:sz="0" w:space="0" w:color="auto"/>
        <w:right w:val="none" w:sz="0" w:space="0" w:color="auto"/>
      </w:divBdr>
    </w:div>
    <w:div w:id="1030685454">
      <w:bodyDiv w:val="1"/>
      <w:marLeft w:val="0"/>
      <w:marRight w:val="0"/>
      <w:marTop w:val="0"/>
      <w:marBottom w:val="0"/>
      <w:divBdr>
        <w:top w:val="none" w:sz="0" w:space="0" w:color="auto"/>
        <w:left w:val="none" w:sz="0" w:space="0" w:color="auto"/>
        <w:bottom w:val="none" w:sz="0" w:space="0" w:color="auto"/>
        <w:right w:val="none" w:sz="0" w:space="0" w:color="auto"/>
      </w:divBdr>
    </w:div>
    <w:div w:id="1031343944">
      <w:bodyDiv w:val="1"/>
      <w:marLeft w:val="0"/>
      <w:marRight w:val="0"/>
      <w:marTop w:val="0"/>
      <w:marBottom w:val="0"/>
      <w:divBdr>
        <w:top w:val="none" w:sz="0" w:space="0" w:color="auto"/>
        <w:left w:val="none" w:sz="0" w:space="0" w:color="auto"/>
        <w:bottom w:val="none" w:sz="0" w:space="0" w:color="auto"/>
        <w:right w:val="none" w:sz="0" w:space="0" w:color="auto"/>
      </w:divBdr>
    </w:div>
    <w:div w:id="1031347666">
      <w:bodyDiv w:val="1"/>
      <w:marLeft w:val="0"/>
      <w:marRight w:val="0"/>
      <w:marTop w:val="0"/>
      <w:marBottom w:val="0"/>
      <w:divBdr>
        <w:top w:val="none" w:sz="0" w:space="0" w:color="auto"/>
        <w:left w:val="none" w:sz="0" w:space="0" w:color="auto"/>
        <w:bottom w:val="none" w:sz="0" w:space="0" w:color="auto"/>
        <w:right w:val="none" w:sz="0" w:space="0" w:color="auto"/>
      </w:divBdr>
    </w:div>
    <w:div w:id="1031802973">
      <w:bodyDiv w:val="1"/>
      <w:marLeft w:val="0"/>
      <w:marRight w:val="0"/>
      <w:marTop w:val="0"/>
      <w:marBottom w:val="0"/>
      <w:divBdr>
        <w:top w:val="none" w:sz="0" w:space="0" w:color="auto"/>
        <w:left w:val="none" w:sz="0" w:space="0" w:color="auto"/>
        <w:bottom w:val="none" w:sz="0" w:space="0" w:color="auto"/>
        <w:right w:val="none" w:sz="0" w:space="0" w:color="auto"/>
      </w:divBdr>
    </w:div>
    <w:div w:id="1032194841">
      <w:bodyDiv w:val="1"/>
      <w:marLeft w:val="0"/>
      <w:marRight w:val="0"/>
      <w:marTop w:val="0"/>
      <w:marBottom w:val="0"/>
      <w:divBdr>
        <w:top w:val="none" w:sz="0" w:space="0" w:color="auto"/>
        <w:left w:val="none" w:sz="0" w:space="0" w:color="auto"/>
        <w:bottom w:val="none" w:sz="0" w:space="0" w:color="auto"/>
        <w:right w:val="none" w:sz="0" w:space="0" w:color="auto"/>
      </w:divBdr>
    </w:div>
    <w:div w:id="1033535190">
      <w:bodyDiv w:val="1"/>
      <w:marLeft w:val="0"/>
      <w:marRight w:val="0"/>
      <w:marTop w:val="0"/>
      <w:marBottom w:val="0"/>
      <w:divBdr>
        <w:top w:val="none" w:sz="0" w:space="0" w:color="auto"/>
        <w:left w:val="none" w:sz="0" w:space="0" w:color="auto"/>
        <w:bottom w:val="none" w:sz="0" w:space="0" w:color="auto"/>
        <w:right w:val="none" w:sz="0" w:space="0" w:color="auto"/>
      </w:divBdr>
    </w:div>
    <w:div w:id="1033925164">
      <w:bodyDiv w:val="1"/>
      <w:marLeft w:val="0"/>
      <w:marRight w:val="0"/>
      <w:marTop w:val="0"/>
      <w:marBottom w:val="0"/>
      <w:divBdr>
        <w:top w:val="none" w:sz="0" w:space="0" w:color="auto"/>
        <w:left w:val="none" w:sz="0" w:space="0" w:color="auto"/>
        <w:bottom w:val="none" w:sz="0" w:space="0" w:color="auto"/>
        <w:right w:val="none" w:sz="0" w:space="0" w:color="auto"/>
      </w:divBdr>
    </w:div>
    <w:div w:id="1034035579">
      <w:bodyDiv w:val="1"/>
      <w:marLeft w:val="0"/>
      <w:marRight w:val="0"/>
      <w:marTop w:val="0"/>
      <w:marBottom w:val="0"/>
      <w:divBdr>
        <w:top w:val="none" w:sz="0" w:space="0" w:color="auto"/>
        <w:left w:val="none" w:sz="0" w:space="0" w:color="auto"/>
        <w:bottom w:val="none" w:sz="0" w:space="0" w:color="auto"/>
        <w:right w:val="none" w:sz="0" w:space="0" w:color="auto"/>
      </w:divBdr>
    </w:div>
    <w:div w:id="1041634517">
      <w:bodyDiv w:val="1"/>
      <w:marLeft w:val="0"/>
      <w:marRight w:val="0"/>
      <w:marTop w:val="0"/>
      <w:marBottom w:val="0"/>
      <w:divBdr>
        <w:top w:val="none" w:sz="0" w:space="0" w:color="auto"/>
        <w:left w:val="none" w:sz="0" w:space="0" w:color="auto"/>
        <w:bottom w:val="none" w:sz="0" w:space="0" w:color="auto"/>
        <w:right w:val="none" w:sz="0" w:space="0" w:color="auto"/>
      </w:divBdr>
    </w:div>
    <w:div w:id="1042897371">
      <w:bodyDiv w:val="1"/>
      <w:marLeft w:val="0"/>
      <w:marRight w:val="0"/>
      <w:marTop w:val="0"/>
      <w:marBottom w:val="0"/>
      <w:divBdr>
        <w:top w:val="none" w:sz="0" w:space="0" w:color="auto"/>
        <w:left w:val="none" w:sz="0" w:space="0" w:color="auto"/>
        <w:bottom w:val="none" w:sz="0" w:space="0" w:color="auto"/>
        <w:right w:val="none" w:sz="0" w:space="0" w:color="auto"/>
      </w:divBdr>
    </w:div>
    <w:div w:id="1043359303">
      <w:bodyDiv w:val="1"/>
      <w:marLeft w:val="0"/>
      <w:marRight w:val="0"/>
      <w:marTop w:val="0"/>
      <w:marBottom w:val="0"/>
      <w:divBdr>
        <w:top w:val="none" w:sz="0" w:space="0" w:color="auto"/>
        <w:left w:val="none" w:sz="0" w:space="0" w:color="auto"/>
        <w:bottom w:val="none" w:sz="0" w:space="0" w:color="auto"/>
        <w:right w:val="none" w:sz="0" w:space="0" w:color="auto"/>
      </w:divBdr>
    </w:div>
    <w:div w:id="1047144689">
      <w:bodyDiv w:val="1"/>
      <w:marLeft w:val="0"/>
      <w:marRight w:val="0"/>
      <w:marTop w:val="0"/>
      <w:marBottom w:val="0"/>
      <w:divBdr>
        <w:top w:val="none" w:sz="0" w:space="0" w:color="auto"/>
        <w:left w:val="none" w:sz="0" w:space="0" w:color="auto"/>
        <w:bottom w:val="none" w:sz="0" w:space="0" w:color="auto"/>
        <w:right w:val="none" w:sz="0" w:space="0" w:color="auto"/>
      </w:divBdr>
    </w:div>
    <w:div w:id="1047217061">
      <w:bodyDiv w:val="1"/>
      <w:marLeft w:val="0"/>
      <w:marRight w:val="0"/>
      <w:marTop w:val="0"/>
      <w:marBottom w:val="0"/>
      <w:divBdr>
        <w:top w:val="none" w:sz="0" w:space="0" w:color="auto"/>
        <w:left w:val="none" w:sz="0" w:space="0" w:color="auto"/>
        <w:bottom w:val="none" w:sz="0" w:space="0" w:color="auto"/>
        <w:right w:val="none" w:sz="0" w:space="0" w:color="auto"/>
      </w:divBdr>
    </w:div>
    <w:div w:id="1047342850">
      <w:bodyDiv w:val="1"/>
      <w:marLeft w:val="0"/>
      <w:marRight w:val="0"/>
      <w:marTop w:val="0"/>
      <w:marBottom w:val="0"/>
      <w:divBdr>
        <w:top w:val="none" w:sz="0" w:space="0" w:color="auto"/>
        <w:left w:val="none" w:sz="0" w:space="0" w:color="auto"/>
        <w:bottom w:val="none" w:sz="0" w:space="0" w:color="auto"/>
        <w:right w:val="none" w:sz="0" w:space="0" w:color="auto"/>
      </w:divBdr>
    </w:div>
    <w:div w:id="1048457889">
      <w:bodyDiv w:val="1"/>
      <w:marLeft w:val="0"/>
      <w:marRight w:val="0"/>
      <w:marTop w:val="0"/>
      <w:marBottom w:val="0"/>
      <w:divBdr>
        <w:top w:val="none" w:sz="0" w:space="0" w:color="auto"/>
        <w:left w:val="none" w:sz="0" w:space="0" w:color="auto"/>
        <w:bottom w:val="none" w:sz="0" w:space="0" w:color="auto"/>
        <w:right w:val="none" w:sz="0" w:space="0" w:color="auto"/>
      </w:divBdr>
    </w:div>
    <w:div w:id="1049574852">
      <w:bodyDiv w:val="1"/>
      <w:marLeft w:val="0"/>
      <w:marRight w:val="0"/>
      <w:marTop w:val="0"/>
      <w:marBottom w:val="0"/>
      <w:divBdr>
        <w:top w:val="none" w:sz="0" w:space="0" w:color="auto"/>
        <w:left w:val="none" w:sz="0" w:space="0" w:color="auto"/>
        <w:bottom w:val="none" w:sz="0" w:space="0" w:color="auto"/>
        <w:right w:val="none" w:sz="0" w:space="0" w:color="auto"/>
      </w:divBdr>
    </w:div>
    <w:div w:id="1049963155">
      <w:bodyDiv w:val="1"/>
      <w:marLeft w:val="0"/>
      <w:marRight w:val="0"/>
      <w:marTop w:val="0"/>
      <w:marBottom w:val="0"/>
      <w:divBdr>
        <w:top w:val="none" w:sz="0" w:space="0" w:color="auto"/>
        <w:left w:val="none" w:sz="0" w:space="0" w:color="auto"/>
        <w:bottom w:val="none" w:sz="0" w:space="0" w:color="auto"/>
        <w:right w:val="none" w:sz="0" w:space="0" w:color="auto"/>
      </w:divBdr>
    </w:div>
    <w:div w:id="1051729490">
      <w:bodyDiv w:val="1"/>
      <w:marLeft w:val="0"/>
      <w:marRight w:val="0"/>
      <w:marTop w:val="0"/>
      <w:marBottom w:val="0"/>
      <w:divBdr>
        <w:top w:val="none" w:sz="0" w:space="0" w:color="auto"/>
        <w:left w:val="none" w:sz="0" w:space="0" w:color="auto"/>
        <w:bottom w:val="none" w:sz="0" w:space="0" w:color="auto"/>
        <w:right w:val="none" w:sz="0" w:space="0" w:color="auto"/>
      </w:divBdr>
    </w:div>
    <w:div w:id="1055274362">
      <w:bodyDiv w:val="1"/>
      <w:marLeft w:val="0"/>
      <w:marRight w:val="0"/>
      <w:marTop w:val="0"/>
      <w:marBottom w:val="0"/>
      <w:divBdr>
        <w:top w:val="none" w:sz="0" w:space="0" w:color="auto"/>
        <w:left w:val="none" w:sz="0" w:space="0" w:color="auto"/>
        <w:bottom w:val="none" w:sz="0" w:space="0" w:color="auto"/>
        <w:right w:val="none" w:sz="0" w:space="0" w:color="auto"/>
      </w:divBdr>
    </w:div>
    <w:div w:id="1055617637">
      <w:bodyDiv w:val="1"/>
      <w:marLeft w:val="0"/>
      <w:marRight w:val="0"/>
      <w:marTop w:val="0"/>
      <w:marBottom w:val="0"/>
      <w:divBdr>
        <w:top w:val="none" w:sz="0" w:space="0" w:color="auto"/>
        <w:left w:val="none" w:sz="0" w:space="0" w:color="auto"/>
        <w:bottom w:val="none" w:sz="0" w:space="0" w:color="auto"/>
        <w:right w:val="none" w:sz="0" w:space="0" w:color="auto"/>
      </w:divBdr>
    </w:div>
    <w:div w:id="1056780532">
      <w:bodyDiv w:val="1"/>
      <w:marLeft w:val="0"/>
      <w:marRight w:val="0"/>
      <w:marTop w:val="0"/>
      <w:marBottom w:val="0"/>
      <w:divBdr>
        <w:top w:val="none" w:sz="0" w:space="0" w:color="auto"/>
        <w:left w:val="none" w:sz="0" w:space="0" w:color="auto"/>
        <w:bottom w:val="none" w:sz="0" w:space="0" w:color="auto"/>
        <w:right w:val="none" w:sz="0" w:space="0" w:color="auto"/>
      </w:divBdr>
    </w:div>
    <w:div w:id="1057895677">
      <w:bodyDiv w:val="1"/>
      <w:marLeft w:val="0"/>
      <w:marRight w:val="0"/>
      <w:marTop w:val="0"/>
      <w:marBottom w:val="0"/>
      <w:divBdr>
        <w:top w:val="none" w:sz="0" w:space="0" w:color="auto"/>
        <w:left w:val="none" w:sz="0" w:space="0" w:color="auto"/>
        <w:bottom w:val="none" w:sz="0" w:space="0" w:color="auto"/>
        <w:right w:val="none" w:sz="0" w:space="0" w:color="auto"/>
      </w:divBdr>
    </w:div>
    <w:div w:id="1058237582">
      <w:bodyDiv w:val="1"/>
      <w:marLeft w:val="0"/>
      <w:marRight w:val="0"/>
      <w:marTop w:val="0"/>
      <w:marBottom w:val="0"/>
      <w:divBdr>
        <w:top w:val="none" w:sz="0" w:space="0" w:color="auto"/>
        <w:left w:val="none" w:sz="0" w:space="0" w:color="auto"/>
        <w:bottom w:val="none" w:sz="0" w:space="0" w:color="auto"/>
        <w:right w:val="none" w:sz="0" w:space="0" w:color="auto"/>
      </w:divBdr>
    </w:div>
    <w:div w:id="1061248746">
      <w:bodyDiv w:val="1"/>
      <w:marLeft w:val="0"/>
      <w:marRight w:val="0"/>
      <w:marTop w:val="0"/>
      <w:marBottom w:val="0"/>
      <w:divBdr>
        <w:top w:val="none" w:sz="0" w:space="0" w:color="auto"/>
        <w:left w:val="none" w:sz="0" w:space="0" w:color="auto"/>
        <w:bottom w:val="none" w:sz="0" w:space="0" w:color="auto"/>
        <w:right w:val="none" w:sz="0" w:space="0" w:color="auto"/>
      </w:divBdr>
    </w:div>
    <w:div w:id="1061907976">
      <w:bodyDiv w:val="1"/>
      <w:marLeft w:val="0"/>
      <w:marRight w:val="0"/>
      <w:marTop w:val="0"/>
      <w:marBottom w:val="0"/>
      <w:divBdr>
        <w:top w:val="none" w:sz="0" w:space="0" w:color="auto"/>
        <w:left w:val="none" w:sz="0" w:space="0" w:color="auto"/>
        <w:bottom w:val="none" w:sz="0" w:space="0" w:color="auto"/>
        <w:right w:val="none" w:sz="0" w:space="0" w:color="auto"/>
      </w:divBdr>
    </w:div>
    <w:div w:id="1063679569">
      <w:bodyDiv w:val="1"/>
      <w:marLeft w:val="0"/>
      <w:marRight w:val="0"/>
      <w:marTop w:val="0"/>
      <w:marBottom w:val="0"/>
      <w:divBdr>
        <w:top w:val="none" w:sz="0" w:space="0" w:color="auto"/>
        <w:left w:val="none" w:sz="0" w:space="0" w:color="auto"/>
        <w:bottom w:val="none" w:sz="0" w:space="0" w:color="auto"/>
        <w:right w:val="none" w:sz="0" w:space="0" w:color="auto"/>
      </w:divBdr>
    </w:div>
    <w:div w:id="1064647935">
      <w:bodyDiv w:val="1"/>
      <w:marLeft w:val="0"/>
      <w:marRight w:val="0"/>
      <w:marTop w:val="0"/>
      <w:marBottom w:val="0"/>
      <w:divBdr>
        <w:top w:val="none" w:sz="0" w:space="0" w:color="auto"/>
        <w:left w:val="none" w:sz="0" w:space="0" w:color="auto"/>
        <w:bottom w:val="none" w:sz="0" w:space="0" w:color="auto"/>
        <w:right w:val="none" w:sz="0" w:space="0" w:color="auto"/>
      </w:divBdr>
    </w:div>
    <w:div w:id="1065026143">
      <w:bodyDiv w:val="1"/>
      <w:marLeft w:val="0"/>
      <w:marRight w:val="0"/>
      <w:marTop w:val="0"/>
      <w:marBottom w:val="0"/>
      <w:divBdr>
        <w:top w:val="none" w:sz="0" w:space="0" w:color="auto"/>
        <w:left w:val="none" w:sz="0" w:space="0" w:color="auto"/>
        <w:bottom w:val="none" w:sz="0" w:space="0" w:color="auto"/>
        <w:right w:val="none" w:sz="0" w:space="0" w:color="auto"/>
      </w:divBdr>
    </w:div>
    <w:div w:id="1065496964">
      <w:bodyDiv w:val="1"/>
      <w:marLeft w:val="0"/>
      <w:marRight w:val="0"/>
      <w:marTop w:val="0"/>
      <w:marBottom w:val="0"/>
      <w:divBdr>
        <w:top w:val="none" w:sz="0" w:space="0" w:color="auto"/>
        <w:left w:val="none" w:sz="0" w:space="0" w:color="auto"/>
        <w:bottom w:val="none" w:sz="0" w:space="0" w:color="auto"/>
        <w:right w:val="none" w:sz="0" w:space="0" w:color="auto"/>
      </w:divBdr>
    </w:div>
    <w:div w:id="1066029131">
      <w:bodyDiv w:val="1"/>
      <w:marLeft w:val="0"/>
      <w:marRight w:val="0"/>
      <w:marTop w:val="0"/>
      <w:marBottom w:val="0"/>
      <w:divBdr>
        <w:top w:val="none" w:sz="0" w:space="0" w:color="auto"/>
        <w:left w:val="none" w:sz="0" w:space="0" w:color="auto"/>
        <w:bottom w:val="none" w:sz="0" w:space="0" w:color="auto"/>
        <w:right w:val="none" w:sz="0" w:space="0" w:color="auto"/>
      </w:divBdr>
    </w:div>
    <w:div w:id="1069772389">
      <w:bodyDiv w:val="1"/>
      <w:marLeft w:val="0"/>
      <w:marRight w:val="0"/>
      <w:marTop w:val="0"/>
      <w:marBottom w:val="0"/>
      <w:divBdr>
        <w:top w:val="none" w:sz="0" w:space="0" w:color="auto"/>
        <w:left w:val="none" w:sz="0" w:space="0" w:color="auto"/>
        <w:bottom w:val="none" w:sz="0" w:space="0" w:color="auto"/>
        <w:right w:val="none" w:sz="0" w:space="0" w:color="auto"/>
      </w:divBdr>
    </w:div>
    <w:div w:id="1070541103">
      <w:bodyDiv w:val="1"/>
      <w:marLeft w:val="0"/>
      <w:marRight w:val="0"/>
      <w:marTop w:val="0"/>
      <w:marBottom w:val="0"/>
      <w:divBdr>
        <w:top w:val="none" w:sz="0" w:space="0" w:color="auto"/>
        <w:left w:val="none" w:sz="0" w:space="0" w:color="auto"/>
        <w:bottom w:val="none" w:sz="0" w:space="0" w:color="auto"/>
        <w:right w:val="none" w:sz="0" w:space="0" w:color="auto"/>
      </w:divBdr>
    </w:div>
    <w:div w:id="1074476654">
      <w:bodyDiv w:val="1"/>
      <w:marLeft w:val="0"/>
      <w:marRight w:val="0"/>
      <w:marTop w:val="0"/>
      <w:marBottom w:val="0"/>
      <w:divBdr>
        <w:top w:val="none" w:sz="0" w:space="0" w:color="auto"/>
        <w:left w:val="none" w:sz="0" w:space="0" w:color="auto"/>
        <w:bottom w:val="none" w:sz="0" w:space="0" w:color="auto"/>
        <w:right w:val="none" w:sz="0" w:space="0" w:color="auto"/>
      </w:divBdr>
    </w:div>
    <w:div w:id="1075397917">
      <w:bodyDiv w:val="1"/>
      <w:marLeft w:val="0"/>
      <w:marRight w:val="0"/>
      <w:marTop w:val="0"/>
      <w:marBottom w:val="0"/>
      <w:divBdr>
        <w:top w:val="none" w:sz="0" w:space="0" w:color="auto"/>
        <w:left w:val="none" w:sz="0" w:space="0" w:color="auto"/>
        <w:bottom w:val="none" w:sz="0" w:space="0" w:color="auto"/>
        <w:right w:val="none" w:sz="0" w:space="0" w:color="auto"/>
      </w:divBdr>
    </w:div>
    <w:div w:id="1076589614">
      <w:bodyDiv w:val="1"/>
      <w:marLeft w:val="0"/>
      <w:marRight w:val="0"/>
      <w:marTop w:val="0"/>
      <w:marBottom w:val="0"/>
      <w:divBdr>
        <w:top w:val="none" w:sz="0" w:space="0" w:color="auto"/>
        <w:left w:val="none" w:sz="0" w:space="0" w:color="auto"/>
        <w:bottom w:val="none" w:sz="0" w:space="0" w:color="auto"/>
        <w:right w:val="none" w:sz="0" w:space="0" w:color="auto"/>
      </w:divBdr>
    </w:div>
    <w:div w:id="1076703371">
      <w:bodyDiv w:val="1"/>
      <w:marLeft w:val="0"/>
      <w:marRight w:val="0"/>
      <w:marTop w:val="0"/>
      <w:marBottom w:val="0"/>
      <w:divBdr>
        <w:top w:val="none" w:sz="0" w:space="0" w:color="auto"/>
        <w:left w:val="none" w:sz="0" w:space="0" w:color="auto"/>
        <w:bottom w:val="none" w:sz="0" w:space="0" w:color="auto"/>
        <w:right w:val="none" w:sz="0" w:space="0" w:color="auto"/>
      </w:divBdr>
    </w:div>
    <w:div w:id="1077291087">
      <w:bodyDiv w:val="1"/>
      <w:marLeft w:val="0"/>
      <w:marRight w:val="0"/>
      <w:marTop w:val="0"/>
      <w:marBottom w:val="0"/>
      <w:divBdr>
        <w:top w:val="none" w:sz="0" w:space="0" w:color="auto"/>
        <w:left w:val="none" w:sz="0" w:space="0" w:color="auto"/>
        <w:bottom w:val="none" w:sz="0" w:space="0" w:color="auto"/>
        <w:right w:val="none" w:sz="0" w:space="0" w:color="auto"/>
      </w:divBdr>
    </w:div>
    <w:div w:id="1080524327">
      <w:bodyDiv w:val="1"/>
      <w:marLeft w:val="0"/>
      <w:marRight w:val="0"/>
      <w:marTop w:val="0"/>
      <w:marBottom w:val="0"/>
      <w:divBdr>
        <w:top w:val="none" w:sz="0" w:space="0" w:color="auto"/>
        <w:left w:val="none" w:sz="0" w:space="0" w:color="auto"/>
        <w:bottom w:val="none" w:sz="0" w:space="0" w:color="auto"/>
        <w:right w:val="none" w:sz="0" w:space="0" w:color="auto"/>
      </w:divBdr>
    </w:div>
    <w:div w:id="1081565340">
      <w:bodyDiv w:val="1"/>
      <w:marLeft w:val="0"/>
      <w:marRight w:val="0"/>
      <w:marTop w:val="0"/>
      <w:marBottom w:val="0"/>
      <w:divBdr>
        <w:top w:val="none" w:sz="0" w:space="0" w:color="auto"/>
        <w:left w:val="none" w:sz="0" w:space="0" w:color="auto"/>
        <w:bottom w:val="none" w:sz="0" w:space="0" w:color="auto"/>
        <w:right w:val="none" w:sz="0" w:space="0" w:color="auto"/>
      </w:divBdr>
    </w:div>
    <w:div w:id="1082024857">
      <w:bodyDiv w:val="1"/>
      <w:marLeft w:val="0"/>
      <w:marRight w:val="0"/>
      <w:marTop w:val="0"/>
      <w:marBottom w:val="0"/>
      <w:divBdr>
        <w:top w:val="none" w:sz="0" w:space="0" w:color="auto"/>
        <w:left w:val="none" w:sz="0" w:space="0" w:color="auto"/>
        <w:bottom w:val="none" w:sz="0" w:space="0" w:color="auto"/>
        <w:right w:val="none" w:sz="0" w:space="0" w:color="auto"/>
      </w:divBdr>
    </w:div>
    <w:div w:id="1085227530">
      <w:bodyDiv w:val="1"/>
      <w:marLeft w:val="0"/>
      <w:marRight w:val="0"/>
      <w:marTop w:val="0"/>
      <w:marBottom w:val="0"/>
      <w:divBdr>
        <w:top w:val="none" w:sz="0" w:space="0" w:color="auto"/>
        <w:left w:val="none" w:sz="0" w:space="0" w:color="auto"/>
        <w:bottom w:val="none" w:sz="0" w:space="0" w:color="auto"/>
        <w:right w:val="none" w:sz="0" w:space="0" w:color="auto"/>
      </w:divBdr>
    </w:div>
    <w:div w:id="1088815539">
      <w:bodyDiv w:val="1"/>
      <w:marLeft w:val="0"/>
      <w:marRight w:val="0"/>
      <w:marTop w:val="0"/>
      <w:marBottom w:val="0"/>
      <w:divBdr>
        <w:top w:val="none" w:sz="0" w:space="0" w:color="auto"/>
        <w:left w:val="none" w:sz="0" w:space="0" w:color="auto"/>
        <w:bottom w:val="none" w:sz="0" w:space="0" w:color="auto"/>
        <w:right w:val="none" w:sz="0" w:space="0" w:color="auto"/>
      </w:divBdr>
    </w:div>
    <w:div w:id="1091390372">
      <w:bodyDiv w:val="1"/>
      <w:marLeft w:val="0"/>
      <w:marRight w:val="0"/>
      <w:marTop w:val="0"/>
      <w:marBottom w:val="0"/>
      <w:divBdr>
        <w:top w:val="none" w:sz="0" w:space="0" w:color="auto"/>
        <w:left w:val="none" w:sz="0" w:space="0" w:color="auto"/>
        <w:bottom w:val="none" w:sz="0" w:space="0" w:color="auto"/>
        <w:right w:val="none" w:sz="0" w:space="0" w:color="auto"/>
      </w:divBdr>
    </w:div>
    <w:div w:id="1093352781">
      <w:bodyDiv w:val="1"/>
      <w:marLeft w:val="0"/>
      <w:marRight w:val="0"/>
      <w:marTop w:val="0"/>
      <w:marBottom w:val="0"/>
      <w:divBdr>
        <w:top w:val="none" w:sz="0" w:space="0" w:color="auto"/>
        <w:left w:val="none" w:sz="0" w:space="0" w:color="auto"/>
        <w:bottom w:val="none" w:sz="0" w:space="0" w:color="auto"/>
        <w:right w:val="none" w:sz="0" w:space="0" w:color="auto"/>
      </w:divBdr>
    </w:div>
    <w:div w:id="1094546137">
      <w:bodyDiv w:val="1"/>
      <w:marLeft w:val="0"/>
      <w:marRight w:val="0"/>
      <w:marTop w:val="0"/>
      <w:marBottom w:val="0"/>
      <w:divBdr>
        <w:top w:val="none" w:sz="0" w:space="0" w:color="auto"/>
        <w:left w:val="none" w:sz="0" w:space="0" w:color="auto"/>
        <w:bottom w:val="none" w:sz="0" w:space="0" w:color="auto"/>
        <w:right w:val="none" w:sz="0" w:space="0" w:color="auto"/>
      </w:divBdr>
    </w:div>
    <w:div w:id="1096170573">
      <w:bodyDiv w:val="1"/>
      <w:marLeft w:val="0"/>
      <w:marRight w:val="0"/>
      <w:marTop w:val="0"/>
      <w:marBottom w:val="0"/>
      <w:divBdr>
        <w:top w:val="none" w:sz="0" w:space="0" w:color="auto"/>
        <w:left w:val="none" w:sz="0" w:space="0" w:color="auto"/>
        <w:bottom w:val="none" w:sz="0" w:space="0" w:color="auto"/>
        <w:right w:val="none" w:sz="0" w:space="0" w:color="auto"/>
      </w:divBdr>
    </w:div>
    <w:div w:id="1097990286">
      <w:bodyDiv w:val="1"/>
      <w:marLeft w:val="0"/>
      <w:marRight w:val="0"/>
      <w:marTop w:val="0"/>
      <w:marBottom w:val="0"/>
      <w:divBdr>
        <w:top w:val="none" w:sz="0" w:space="0" w:color="auto"/>
        <w:left w:val="none" w:sz="0" w:space="0" w:color="auto"/>
        <w:bottom w:val="none" w:sz="0" w:space="0" w:color="auto"/>
        <w:right w:val="none" w:sz="0" w:space="0" w:color="auto"/>
      </w:divBdr>
    </w:div>
    <w:div w:id="1098449555">
      <w:bodyDiv w:val="1"/>
      <w:marLeft w:val="0"/>
      <w:marRight w:val="0"/>
      <w:marTop w:val="0"/>
      <w:marBottom w:val="0"/>
      <w:divBdr>
        <w:top w:val="none" w:sz="0" w:space="0" w:color="auto"/>
        <w:left w:val="none" w:sz="0" w:space="0" w:color="auto"/>
        <w:bottom w:val="none" w:sz="0" w:space="0" w:color="auto"/>
        <w:right w:val="none" w:sz="0" w:space="0" w:color="auto"/>
      </w:divBdr>
    </w:div>
    <w:div w:id="1099330787">
      <w:bodyDiv w:val="1"/>
      <w:marLeft w:val="0"/>
      <w:marRight w:val="0"/>
      <w:marTop w:val="0"/>
      <w:marBottom w:val="0"/>
      <w:divBdr>
        <w:top w:val="none" w:sz="0" w:space="0" w:color="auto"/>
        <w:left w:val="none" w:sz="0" w:space="0" w:color="auto"/>
        <w:bottom w:val="none" w:sz="0" w:space="0" w:color="auto"/>
        <w:right w:val="none" w:sz="0" w:space="0" w:color="auto"/>
      </w:divBdr>
    </w:div>
    <w:div w:id="1101417703">
      <w:bodyDiv w:val="1"/>
      <w:marLeft w:val="0"/>
      <w:marRight w:val="0"/>
      <w:marTop w:val="0"/>
      <w:marBottom w:val="0"/>
      <w:divBdr>
        <w:top w:val="none" w:sz="0" w:space="0" w:color="auto"/>
        <w:left w:val="none" w:sz="0" w:space="0" w:color="auto"/>
        <w:bottom w:val="none" w:sz="0" w:space="0" w:color="auto"/>
        <w:right w:val="none" w:sz="0" w:space="0" w:color="auto"/>
      </w:divBdr>
    </w:div>
    <w:div w:id="1103914109">
      <w:bodyDiv w:val="1"/>
      <w:marLeft w:val="0"/>
      <w:marRight w:val="0"/>
      <w:marTop w:val="0"/>
      <w:marBottom w:val="0"/>
      <w:divBdr>
        <w:top w:val="none" w:sz="0" w:space="0" w:color="auto"/>
        <w:left w:val="none" w:sz="0" w:space="0" w:color="auto"/>
        <w:bottom w:val="none" w:sz="0" w:space="0" w:color="auto"/>
        <w:right w:val="none" w:sz="0" w:space="0" w:color="auto"/>
      </w:divBdr>
    </w:div>
    <w:div w:id="1109085873">
      <w:bodyDiv w:val="1"/>
      <w:marLeft w:val="0"/>
      <w:marRight w:val="0"/>
      <w:marTop w:val="0"/>
      <w:marBottom w:val="0"/>
      <w:divBdr>
        <w:top w:val="none" w:sz="0" w:space="0" w:color="auto"/>
        <w:left w:val="none" w:sz="0" w:space="0" w:color="auto"/>
        <w:bottom w:val="none" w:sz="0" w:space="0" w:color="auto"/>
        <w:right w:val="none" w:sz="0" w:space="0" w:color="auto"/>
      </w:divBdr>
    </w:div>
    <w:div w:id="1111361425">
      <w:bodyDiv w:val="1"/>
      <w:marLeft w:val="0"/>
      <w:marRight w:val="0"/>
      <w:marTop w:val="0"/>
      <w:marBottom w:val="0"/>
      <w:divBdr>
        <w:top w:val="none" w:sz="0" w:space="0" w:color="auto"/>
        <w:left w:val="none" w:sz="0" w:space="0" w:color="auto"/>
        <w:bottom w:val="none" w:sz="0" w:space="0" w:color="auto"/>
        <w:right w:val="none" w:sz="0" w:space="0" w:color="auto"/>
      </w:divBdr>
    </w:div>
    <w:div w:id="1111588026">
      <w:bodyDiv w:val="1"/>
      <w:marLeft w:val="0"/>
      <w:marRight w:val="0"/>
      <w:marTop w:val="0"/>
      <w:marBottom w:val="0"/>
      <w:divBdr>
        <w:top w:val="none" w:sz="0" w:space="0" w:color="auto"/>
        <w:left w:val="none" w:sz="0" w:space="0" w:color="auto"/>
        <w:bottom w:val="none" w:sz="0" w:space="0" w:color="auto"/>
        <w:right w:val="none" w:sz="0" w:space="0" w:color="auto"/>
      </w:divBdr>
    </w:div>
    <w:div w:id="1114984331">
      <w:bodyDiv w:val="1"/>
      <w:marLeft w:val="0"/>
      <w:marRight w:val="0"/>
      <w:marTop w:val="0"/>
      <w:marBottom w:val="0"/>
      <w:divBdr>
        <w:top w:val="none" w:sz="0" w:space="0" w:color="auto"/>
        <w:left w:val="none" w:sz="0" w:space="0" w:color="auto"/>
        <w:bottom w:val="none" w:sz="0" w:space="0" w:color="auto"/>
        <w:right w:val="none" w:sz="0" w:space="0" w:color="auto"/>
      </w:divBdr>
    </w:div>
    <w:div w:id="1115053685">
      <w:bodyDiv w:val="1"/>
      <w:marLeft w:val="0"/>
      <w:marRight w:val="0"/>
      <w:marTop w:val="0"/>
      <w:marBottom w:val="0"/>
      <w:divBdr>
        <w:top w:val="none" w:sz="0" w:space="0" w:color="auto"/>
        <w:left w:val="none" w:sz="0" w:space="0" w:color="auto"/>
        <w:bottom w:val="none" w:sz="0" w:space="0" w:color="auto"/>
        <w:right w:val="none" w:sz="0" w:space="0" w:color="auto"/>
      </w:divBdr>
    </w:div>
    <w:div w:id="1115560178">
      <w:bodyDiv w:val="1"/>
      <w:marLeft w:val="0"/>
      <w:marRight w:val="0"/>
      <w:marTop w:val="0"/>
      <w:marBottom w:val="0"/>
      <w:divBdr>
        <w:top w:val="none" w:sz="0" w:space="0" w:color="auto"/>
        <w:left w:val="none" w:sz="0" w:space="0" w:color="auto"/>
        <w:bottom w:val="none" w:sz="0" w:space="0" w:color="auto"/>
        <w:right w:val="none" w:sz="0" w:space="0" w:color="auto"/>
      </w:divBdr>
    </w:div>
    <w:div w:id="1116094431">
      <w:bodyDiv w:val="1"/>
      <w:marLeft w:val="0"/>
      <w:marRight w:val="0"/>
      <w:marTop w:val="0"/>
      <w:marBottom w:val="0"/>
      <w:divBdr>
        <w:top w:val="none" w:sz="0" w:space="0" w:color="auto"/>
        <w:left w:val="none" w:sz="0" w:space="0" w:color="auto"/>
        <w:bottom w:val="none" w:sz="0" w:space="0" w:color="auto"/>
        <w:right w:val="none" w:sz="0" w:space="0" w:color="auto"/>
      </w:divBdr>
    </w:div>
    <w:div w:id="1116098235">
      <w:bodyDiv w:val="1"/>
      <w:marLeft w:val="0"/>
      <w:marRight w:val="0"/>
      <w:marTop w:val="0"/>
      <w:marBottom w:val="0"/>
      <w:divBdr>
        <w:top w:val="none" w:sz="0" w:space="0" w:color="auto"/>
        <w:left w:val="none" w:sz="0" w:space="0" w:color="auto"/>
        <w:bottom w:val="none" w:sz="0" w:space="0" w:color="auto"/>
        <w:right w:val="none" w:sz="0" w:space="0" w:color="auto"/>
      </w:divBdr>
    </w:div>
    <w:div w:id="1116800157">
      <w:bodyDiv w:val="1"/>
      <w:marLeft w:val="0"/>
      <w:marRight w:val="0"/>
      <w:marTop w:val="0"/>
      <w:marBottom w:val="0"/>
      <w:divBdr>
        <w:top w:val="none" w:sz="0" w:space="0" w:color="auto"/>
        <w:left w:val="none" w:sz="0" w:space="0" w:color="auto"/>
        <w:bottom w:val="none" w:sz="0" w:space="0" w:color="auto"/>
        <w:right w:val="none" w:sz="0" w:space="0" w:color="auto"/>
      </w:divBdr>
    </w:div>
    <w:div w:id="1118646237">
      <w:bodyDiv w:val="1"/>
      <w:marLeft w:val="0"/>
      <w:marRight w:val="0"/>
      <w:marTop w:val="0"/>
      <w:marBottom w:val="0"/>
      <w:divBdr>
        <w:top w:val="none" w:sz="0" w:space="0" w:color="auto"/>
        <w:left w:val="none" w:sz="0" w:space="0" w:color="auto"/>
        <w:bottom w:val="none" w:sz="0" w:space="0" w:color="auto"/>
        <w:right w:val="none" w:sz="0" w:space="0" w:color="auto"/>
      </w:divBdr>
    </w:div>
    <w:div w:id="1120565061">
      <w:bodyDiv w:val="1"/>
      <w:marLeft w:val="0"/>
      <w:marRight w:val="0"/>
      <w:marTop w:val="0"/>
      <w:marBottom w:val="0"/>
      <w:divBdr>
        <w:top w:val="none" w:sz="0" w:space="0" w:color="auto"/>
        <w:left w:val="none" w:sz="0" w:space="0" w:color="auto"/>
        <w:bottom w:val="none" w:sz="0" w:space="0" w:color="auto"/>
        <w:right w:val="none" w:sz="0" w:space="0" w:color="auto"/>
      </w:divBdr>
    </w:div>
    <w:div w:id="1123427192">
      <w:bodyDiv w:val="1"/>
      <w:marLeft w:val="0"/>
      <w:marRight w:val="0"/>
      <w:marTop w:val="0"/>
      <w:marBottom w:val="0"/>
      <w:divBdr>
        <w:top w:val="none" w:sz="0" w:space="0" w:color="auto"/>
        <w:left w:val="none" w:sz="0" w:space="0" w:color="auto"/>
        <w:bottom w:val="none" w:sz="0" w:space="0" w:color="auto"/>
        <w:right w:val="none" w:sz="0" w:space="0" w:color="auto"/>
      </w:divBdr>
    </w:div>
    <w:div w:id="1123575296">
      <w:bodyDiv w:val="1"/>
      <w:marLeft w:val="0"/>
      <w:marRight w:val="0"/>
      <w:marTop w:val="0"/>
      <w:marBottom w:val="0"/>
      <w:divBdr>
        <w:top w:val="none" w:sz="0" w:space="0" w:color="auto"/>
        <w:left w:val="none" w:sz="0" w:space="0" w:color="auto"/>
        <w:bottom w:val="none" w:sz="0" w:space="0" w:color="auto"/>
        <w:right w:val="none" w:sz="0" w:space="0" w:color="auto"/>
      </w:divBdr>
    </w:div>
    <w:div w:id="1127284899">
      <w:bodyDiv w:val="1"/>
      <w:marLeft w:val="0"/>
      <w:marRight w:val="0"/>
      <w:marTop w:val="0"/>
      <w:marBottom w:val="0"/>
      <w:divBdr>
        <w:top w:val="none" w:sz="0" w:space="0" w:color="auto"/>
        <w:left w:val="none" w:sz="0" w:space="0" w:color="auto"/>
        <w:bottom w:val="none" w:sz="0" w:space="0" w:color="auto"/>
        <w:right w:val="none" w:sz="0" w:space="0" w:color="auto"/>
      </w:divBdr>
    </w:div>
    <w:div w:id="1127432052">
      <w:bodyDiv w:val="1"/>
      <w:marLeft w:val="0"/>
      <w:marRight w:val="0"/>
      <w:marTop w:val="0"/>
      <w:marBottom w:val="0"/>
      <w:divBdr>
        <w:top w:val="none" w:sz="0" w:space="0" w:color="auto"/>
        <w:left w:val="none" w:sz="0" w:space="0" w:color="auto"/>
        <w:bottom w:val="none" w:sz="0" w:space="0" w:color="auto"/>
        <w:right w:val="none" w:sz="0" w:space="0" w:color="auto"/>
      </w:divBdr>
    </w:div>
    <w:div w:id="1129011056">
      <w:bodyDiv w:val="1"/>
      <w:marLeft w:val="0"/>
      <w:marRight w:val="0"/>
      <w:marTop w:val="0"/>
      <w:marBottom w:val="0"/>
      <w:divBdr>
        <w:top w:val="none" w:sz="0" w:space="0" w:color="auto"/>
        <w:left w:val="none" w:sz="0" w:space="0" w:color="auto"/>
        <w:bottom w:val="none" w:sz="0" w:space="0" w:color="auto"/>
        <w:right w:val="none" w:sz="0" w:space="0" w:color="auto"/>
      </w:divBdr>
    </w:div>
    <w:div w:id="1129085898">
      <w:bodyDiv w:val="1"/>
      <w:marLeft w:val="0"/>
      <w:marRight w:val="0"/>
      <w:marTop w:val="0"/>
      <w:marBottom w:val="0"/>
      <w:divBdr>
        <w:top w:val="none" w:sz="0" w:space="0" w:color="auto"/>
        <w:left w:val="none" w:sz="0" w:space="0" w:color="auto"/>
        <w:bottom w:val="none" w:sz="0" w:space="0" w:color="auto"/>
        <w:right w:val="none" w:sz="0" w:space="0" w:color="auto"/>
      </w:divBdr>
    </w:div>
    <w:div w:id="1130245256">
      <w:bodyDiv w:val="1"/>
      <w:marLeft w:val="0"/>
      <w:marRight w:val="0"/>
      <w:marTop w:val="0"/>
      <w:marBottom w:val="0"/>
      <w:divBdr>
        <w:top w:val="none" w:sz="0" w:space="0" w:color="auto"/>
        <w:left w:val="none" w:sz="0" w:space="0" w:color="auto"/>
        <w:bottom w:val="none" w:sz="0" w:space="0" w:color="auto"/>
        <w:right w:val="none" w:sz="0" w:space="0" w:color="auto"/>
      </w:divBdr>
    </w:div>
    <w:div w:id="1130904838">
      <w:bodyDiv w:val="1"/>
      <w:marLeft w:val="0"/>
      <w:marRight w:val="0"/>
      <w:marTop w:val="0"/>
      <w:marBottom w:val="0"/>
      <w:divBdr>
        <w:top w:val="none" w:sz="0" w:space="0" w:color="auto"/>
        <w:left w:val="none" w:sz="0" w:space="0" w:color="auto"/>
        <w:bottom w:val="none" w:sz="0" w:space="0" w:color="auto"/>
        <w:right w:val="none" w:sz="0" w:space="0" w:color="auto"/>
      </w:divBdr>
    </w:div>
    <w:div w:id="1131093071">
      <w:bodyDiv w:val="1"/>
      <w:marLeft w:val="0"/>
      <w:marRight w:val="0"/>
      <w:marTop w:val="0"/>
      <w:marBottom w:val="0"/>
      <w:divBdr>
        <w:top w:val="none" w:sz="0" w:space="0" w:color="auto"/>
        <w:left w:val="none" w:sz="0" w:space="0" w:color="auto"/>
        <w:bottom w:val="none" w:sz="0" w:space="0" w:color="auto"/>
        <w:right w:val="none" w:sz="0" w:space="0" w:color="auto"/>
      </w:divBdr>
    </w:div>
    <w:div w:id="1133059908">
      <w:bodyDiv w:val="1"/>
      <w:marLeft w:val="0"/>
      <w:marRight w:val="0"/>
      <w:marTop w:val="0"/>
      <w:marBottom w:val="0"/>
      <w:divBdr>
        <w:top w:val="none" w:sz="0" w:space="0" w:color="auto"/>
        <w:left w:val="none" w:sz="0" w:space="0" w:color="auto"/>
        <w:bottom w:val="none" w:sz="0" w:space="0" w:color="auto"/>
        <w:right w:val="none" w:sz="0" w:space="0" w:color="auto"/>
      </w:divBdr>
    </w:div>
    <w:div w:id="1133909120">
      <w:bodyDiv w:val="1"/>
      <w:marLeft w:val="0"/>
      <w:marRight w:val="0"/>
      <w:marTop w:val="0"/>
      <w:marBottom w:val="0"/>
      <w:divBdr>
        <w:top w:val="none" w:sz="0" w:space="0" w:color="auto"/>
        <w:left w:val="none" w:sz="0" w:space="0" w:color="auto"/>
        <w:bottom w:val="none" w:sz="0" w:space="0" w:color="auto"/>
        <w:right w:val="none" w:sz="0" w:space="0" w:color="auto"/>
      </w:divBdr>
    </w:div>
    <w:div w:id="1135370402">
      <w:bodyDiv w:val="1"/>
      <w:marLeft w:val="0"/>
      <w:marRight w:val="0"/>
      <w:marTop w:val="0"/>
      <w:marBottom w:val="0"/>
      <w:divBdr>
        <w:top w:val="none" w:sz="0" w:space="0" w:color="auto"/>
        <w:left w:val="none" w:sz="0" w:space="0" w:color="auto"/>
        <w:bottom w:val="none" w:sz="0" w:space="0" w:color="auto"/>
        <w:right w:val="none" w:sz="0" w:space="0" w:color="auto"/>
      </w:divBdr>
    </w:div>
    <w:div w:id="1139029191">
      <w:bodyDiv w:val="1"/>
      <w:marLeft w:val="0"/>
      <w:marRight w:val="0"/>
      <w:marTop w:val="0"/>
      <w:marBottom w:val="0"/>
      <w:divBdr>
        <w:top w:val="none" w:sz="0" w:space="0" w:color="auto"/>
        <w:left w:val="none" w:sz="0" w:space="0" w:color="auto"/>
        <w:bottom w:val="none" w:sz="0" w:space="0" w:color="auto"/>
        <w:right w:val="none" w:sz="0" w:space="0" w:color="auto"/>
      </w:divBdr>
    </w:div>
    <w:div w:id="1139614541">
      <w:bodyDiv w:val="1"/>
      <w:marLeft w:val="0"/>
      <w:marRight w:val="0"/>
      <w:marTop w:val="0"/>
      <w:marBottom w:val="0"/>
      <w:divBdr>
        <w:top w:val="none" w:sz="0" w:space="0" w:color="auto"/>
        <w:left w:val="none" w:sz="0" w:space="0" w:color="auto"/>
        <w:bottom w:val="none" w:sz="0" w:space="0" w:color="auto"/>
        <w:right w:val="none" w:sz="0" w:space="0" w:color="auto"/>
      </w:divBdr>
    </w:div>
    <w:div w:id="1139692394">
      <w:bodyDiv w:val="1"/>
      <w:marLeft w:val="0"/>
      <w:marRight w:val="0"/>
      <w:marTop w:val="0"/>
      <w:marBottom w:val="0"/>
      <w:divBdr>
        <w:top w:val="none" w:sz="0" w:space="0" w:color="auto"/>
        <w:left w:val="none" w:sz="0" w:space="0" w:color="auto"/>
        <w:bottom w:val="none" w:sz="0" w:space="0" w:color="auto"/>
        <w:right w:val="none" w:sz="0" w:space="0" w:color="auto"/>
      </w:divBdr>
    </w:div>
    <w:div w:id="1142187017">
      <w:bodyDiv w:val="1"/>
      <w:marLeft w:val="0"/>
      <w:marRight w:val="0"/>
      <w:marTop w:val="0"/>
      <w:marBottom w:val="0"/>
      <w:divBdr>
        <w:top w:val="none" w:sz="0" w:space="0" w:color="auto"/>
        <w:left w:val="none" w:sz="0" w:space="0" w:color="auto"/>
        <w:bottom w:val="none" w:sz="0" w:space="0" w:color="auto"/>
        <w:right w:val="none" w:sz="0" w:space="0" w:color="auto"/>
      </w:divBdr>
    </w:div>
    <w:div w:id="1142381820">
      <w:bodyDiv w:val="1"/>
      <w:marLeft w:val="0"/>
      <w:marRight w:val="0"/>
      <w:marTop w:val="0"/>
      <w:marBottom w:val="0"/>
      <w:divBdr>
        <w:top w:val="none" w:sz="0" w:space="0" w:color="auto"/>
        <w:left w:val="none" w:sz="0" w:space="0" w:color="auto"/>
        <w:bottom w:val="none" w:sz="0" w:space="0" w:color="auto"/>
        <w:right w:val="none" w:sz="0" w:space="0" w:color="auto"/>
      </w:divBdr>
    </w:div>
    <w:div w:id="1143041625">
      <w:bodyDiv w:val="1"/>
      <w:marLeft w:val="0"/>
      <w:marRight w:val="0"/>
      <w:marTop w:val="0"/>
      <w:marBottom w:val="0"/>
      <w:divBdr>
        <w:top w:val="none" w:sz="0" w:space="0" w:color="auto"/>
        <w:left w:val="none" w:sz="0" w:space="0" w:color="auto"/>
        <w:bottom w:val="none" w:sz="0" w:space="0" w:color="auto"/>
        <w:right w:val="none" w:sz="0" w:space="0" w:color="auto"/>
      </w:divBdr>
    </w:div>
    <w:div w:id="1143424771">
      <w:bodyDiv w:val="1"/>
      <w:marLeft w:val="0"/>
      <w:marRight w:val="0"/>
      <w:marTop w:val="0"/>
      <w:marBottom w:val="0"/>
      <w:divBdr>
        <w:top w:val="none" w:sz="0" w:space="0" w:color="auto"/>
        <w:left w:val="none" w:sz="0" w:space="0" w:color="auto"/>
        <w:bottom w:val="none" w:sz="0" w:space="0" w:color="auto"/>
        <w:right w:val="none" w:sz="0" w:space="0" w:color="auto"/>
      </w:divBdr>
    </w:div>
    <w:div w:id="1143737276">
      <w:bodyDiv w:val="1"/>
      <w:marLeft w:val="0"/>
      <w:marRight w:val="0"/>
      <w:marTop w:val="0"/>
      <w:marBottom w:val="0"/>
      <w:divBdr>
        <w:top w:val="none" w:sz="0" w:space="0" w:color="auto"/>
        <w:left w:val="none" w:sz="0" w:space="0" w:color="auto"/>
        <w:bottom w:val="none" w:sz="0" w:space="0" w:color="auto"/>
        <w:right w:val="none" w:sz="0" w:space="0" w:color="auto"/>
      </w:divBdr>
    </w:div>
    <w:div w:id="1144202764">
      <w:bodyDiv w:val="1"/>
      <w:marLeft w:val="0"/>
      <w:marRight w:val="0"/>
      <w:marTop w:val="0"/>
      <w:marBottom w:val="0"/>
      <w:divBdr>
        <w:top w:val="none" w:sz="0" w:space="0" w:color="auto"/>
        <w:left w:val="none" w:sz="0" w:space="0" w:color="auto"/>
        <w:bottom w:val="none" w:sz="0" w:space="0" w:color="auto"/>
        <w:right w:val="none" w:sz="0" w:space="0" w:color="auto"/>
      </w:divBdr>
    </w:div>
    <w:div w:id="1145393908">
      <w:bodyDiv w:val="1"/>
      <w:marLeft w:val="0"/>
      <w:marRight w:val="0"/>
      <w:marTop w:val="0"/>
      <w:marBottom w:val="0"/>
      <w:divBdr>
        <w:top w:val="none" w:sz="0" w:space="0" w:color="auto"/>
        <w:left w:val="none" w:sz="0" w:space="0" w:color="auto"/>
        <w:bottom w:val="none" w:sz="0" w:space="0" w:color="auto"/>
        <w:right w:val="none" w:sz="0" w:space="0" w:color="auto"/>
      </w:divBdr>
    </w:div>
    <w:div w:id="1145898640">
      <w:bodyDiv w:val="1"/>
      <w:marLeft w:val="0"/>
      <w:marRight w:val="0"/>
      <w:marTop w:val="0"/>
      <w:marBottom w:val="0"/>
      <w:divBdr>
        <w:top w:val="none" w:sz="0" w:space="0" w:color="auto"/>
        <w:left w:val="none" w:sz="0" w:space="0" w:color="auto"/>
        <w:bottom w:val="none" w:sz="0" w:space="0" w:color="auto"/>
        <w:right w:val="none" w:sz="0" w:space="0" w:color="auto"/>
      </w:divBdr>
    </w:div>
    <w:div w:id="1147435768">
      <w:bodyDiv w:val="1"/>
      <w:marLeft w:val="0"/>
      <w:marRight w:val="0"/>
      <w:marTop w:val="0"/>
      <w:marBottom w:val="0"/>
      <w:divBdr>
        <w:top w:val="none" w:sz="0" w:space="0" w:color="auto"/>
        <w:left w:val="none" w:sz="0" w:space="0" w:color="auto"/>
        <w:bottom w:val="none" w:sz="0" w:space="0" w:color="auto"/>
        <w:right w:val="none" w:sz="0" w:space="0" w:color="auto"/>
      </w:divBdr>
    </w:div>
    <w:div w:id="1147816251">
      <w:bodyDiv w:val="1"/>
      <w:marLeft w:val="0"/>
      <w:marRight w:val="0"/>
      <w:marTop w:val="0"/>
      <w:marBottom w:val="0"/>
      <w:divBdr>
        <w:top w:val="none" w:sz="0" w:space="0" w:color="auto"/>
        <w:left w:val="none" w:sz="0" w:space="0" w:color="auto"/>
        <w:bottom w:val="none" w:sz="0" w:space="0" w:color="auto"/>
        <w:right w:val="none" w:sz="0" w:space="0" w:color="auto"/>
      </w:divBdr>
    </w:div>
    <w:div w:id="1147822894">
      <w:bodyDiv w:val="1"/>
      <w:marLeft w:val="0"/>
      <w:marRight w:val="0"/>
      <w:marTop w:val="0"/>
      <w:marBottom w:val="0"/>
      <w:divBdr>
        <w:top w:val="none" w:sz="0" w:space="0" w:color="auto"/>
        <w:left w:val="none" w:sz="0" w:space="0" w:color="auto"/>
        <w:bottom w:val="none" w:sz="0" w:space="0" w:color="auto"/>
        <w:right w:val="none" w:sz="0" w:space="0" w:color="auto"/>
      </w:divBdr>
    </w:div>
    <w:div w:id="1149052577">
      <w:bodyDiv w:val="1"/>
      <w:marLeft w:val="0"/>
      <w:marRight w:val="0"/>
      <w:marTop w:val="0"/>
      <w:marBottom w:val="0"/>
      <w:divBdr>
        <w:top w:val="none" w:sz="0" w:space="0" w:color="auto"/>
        <w:left w:val="none" w:sz="0" w:space="0" w:color="auto"/>
        <w:bottom w:val="none" w:sz="0" w:space="0" w:color="auto"/>
        <w:right w:val="none" w:sz="0" w:space="0" w:color="auto"/>
      </w:divBdr>
    </w:div>
    <w:div w:id="1152990415">
      <w:bodyDiv w:val="1"/>
      <w:marLeft w:val="0"/>
      <w:marRight w:val="0"/>
      <w:marTop w:val="0"/>
      <w:marBottom w:val="0"/>
      <w:divBdr>
        <w:top w:val="none" w:sz="0" w:space="0" w:color="auto"/>
        <w:left w:val="none" w:sz="0" w:space="0" w:color="auto"/>
        <w:bottom w:val="none" w:sz="0" w:space="0" w:color="auto"/>
        <w:right w:val="none" w:sz="0" w:space="0" w:color="auto"/>
      </w:divBdr>
    </w:div>
    <w:div w:id="1155028142">
      <w:bodyDiv w:val="1"/>
      <w:marLeft w:val="0"/>
      <w:marRight w:val="0"/>
      <w:marTop w:val="0"/>
      <w:marBottom w:val="0"/>
      <w:divBdr>
        <w:top w:val="none" w:sz="0" w:space="0" w:color="auto"/>
        <w:left w:val="none" w:sz="0" w:space="0" w:color="auto"/>
        <w:bottom w:val="none" w:sz="0" w:space="0" w:color="auto"/>
        <w:right w:val="none" w:sz="0" w:space="0" w:color="auto"/>
      </w:divBdr>
    </w:div>
    <w:div w:id="1155996108">
      <w:bodyDiv w:val="1"/>
      <w:marLeft w:val="0"/>
      <w:marRight w:val="0"/>
      <w:marTop w:val="0"/>
      <w:marBottom w:val="0"/>
      <w:divBdr>
        <w:top w:val="none" w:sz="0" w:space="0" w:color="auto"/>
        <w:left w:val="none" w:sz="0" w:space="0" w:color="auto"/>
        <w:bottom w:val="none" w:sz="0" w:space="0" w:color="auto"/>
        <w:right w:val="none" w:sz="0" w:space="0" w:color="auto"/>
      </w:divBdr>
    </w:div>
    <w:div w:id="1160080982">
      <w:bodyDiv w:val="1"/>
      <w:marLeft w:val="0"/>
      <w:marRight w:val="0"/>
      <w:marTop w:val="0"/>
      <w:marBottom w:val="0"/>
      <w:divBdr>
        <w:top w:val="none" w:sz="0" w:space="0" w:color="auto"/>
        <w:left w:val="none" w:sz="0" w:space="0" w:color="auto"/>
        <w:bottom w:val="none" w:sz="0" w:space="0" w:color="auto"/>
        <w:right w:val="none" w:sz="0" w:space="0" w:color="auto"/>
      </w:divBdr>
    </w:div>
    <w:div w:id="1162350332">
      <w:bodyDiv w:val="1"/>
      <w:marLeft w:val="0"/>
      <w:marRight w:val="0"/>
      <w:marTop w:val="0"/>
      <w:marBottom w:val="0"/>
      <w:divBdr>
        <w:top w:val="none" w:sz="0" w:space="0" w:color="auto"/>
        <w:left w:val="none" w:sz="0" w:space="0" w:color="auto"/>
        <w:bottom w:val="none" w:sz="0" w:space="0" w:color="auto"/>
        <w:right w:val="none" w:sz="0" w:space="0" w:color="auto"/>
      </w:divBdr>
    </w:div>
    <w:div w:id="1163666701">
      <w:bodyDiv w:val="1"/>
      <w:marLeft w:val="0"/>
      <w:marRight w:val="0"/>
      <w:marTop w:val="0"/>
      <w:marBottom w:val="0"/>
      <w:divBdr>
        <w:top w:val="none" w:sz="0" w:space="0" w:color="auto"/>
        <w:left w:val="none" w:sz="0" w:space="0" w:color="auto"/>
        <w:bottom w:val="none" w:sz="0" w:space="0" w:color="auto"/>
        <w:right w:val="none" w:sz="0" w:space="0" w:color="auto"/>
      </w:divBdr>
    </w:div>
    <w:div w:id="1164399197">
      <w:bodyDiv w:val="1"/>
      <w:marLeft w:val="0"/>
      <w:marRight w:val="0"/>
      <w:marTop w:val="0"/>
      <w:marBottom w:val="0"/>
      <w:divBdr>
        <w:top w:val="none" w:sz="0" w:space="0" w:color="auto"/>
        <w:left w:val="none" w:sz="0" w:space="0" w:color="auto"/>
        <w:bottom w:val="none" w:sz="0" w:space="0" w:color="auto"/>
        <w:right w:val="none" w:sz="0" w:space="0" w:color="auto"/>
      </w:divBdr>
    </w:div>
    <w:div w:id="1168134330">
      <w:bodyDiv w:val="1"/>
      <w:marLeft w:val="0"/>
      <w:marRight w:val="0"/>
      <w:marTop w:val="0"/>
      <w:marBottom w:val="0"/>
      <w:divBdr>
        <w:top w:val="none" w:sz="0" w:space="0" w:color="auto"/>
        <w:left w:val="none" w:sz="0" w:space="0" w:color="auto"/>
        <w:bottom w:val="none" w:sz="0" w:space="0" w:color="auto"/>
        <w:right w:val="none" w:sz="0" w:space="0" w:color="auto"/>
      </w:divBdr>
    </w:div>
    <w:div w:id="1169979485">
      <w:bodyDiv w:val="1"/>
      <w:marLeft w:val="0"/>
      <w:marRight w:val="0"/>
      <w:marTop w:val="0"/>
      <w:marBottom w:val="0"/>
      <w:divBdr>
        <w:top w:val="none" w:sz="0" w:space="0" w:color="auto"/>
        <w:left w:val="none" w:sz="0" w:space="0" w:color="auto"/>
        <w:bottom w:val="none" w:sz="0" w:space="0" w:color="auto"/>
        <w:right w:val="none" w:sz="0" w:space="0" w:color="auto"/>
      </w:divBdr>
    </w:div>
    <w:div w:id="1170175982">
      <w:bodyDiv w:val="1"/>
      <w:marLeft w:val="0"/>
      <w:marRight w:val="0"/>
      <w:marTop w:val="0"/>
      <w:marBottom w:val="0"/>
      <w:divBdr>
        <w:top w:val="none" w:sz="0" w:space="0" w:color="auto"/>
        <w:left w:val="none" w:sz="0" w:space="0" w:color="auto"/>
        <w:bottom w:val="none" w:sz="0" w:space="0" w:color="auto"/>
        <w:right w:val="none" w:sz="0" w:space="0" w:color="auto"/>
      </w:divBdr>
    </w:div>
    <w:div w:id="1172379767">
      <w:bodyDiv w:val="1"/>
      <w:marLeft w:val="0"/>
      <w:marRight w:val="0"/>
      <w:marTop w:val="0"/>
      <w:marBottom w:val="0"/>
      <w:divBdr>
        <w:top w:val="none" w:sz="0" w:space="0" w:color="auto"/>
        <w:left w:val="none" w:sz="0" w:space="0" w:color="auto"/>
        <w:bottom w:val="none" w:sz="0" w:space="0" w:color="auto"/>
        <w:right w:val="none" w:sz="0" w:space="0" w:color="auto"/>
      </w:divBdr>
    </w:div>
    <w:div w:id="1173377730">
      <w:bodyDiv w:val="1"/>
      <w:marLeft w:val="0"/>
      <w:marRight w:val="0"/>
      <w:marTop w:val="0"/>
      <w:marBottom w:val="0"/>
      <w:divBdr>
        <w:top w:val="none" w:sz="0" w:space="0" w:color="auto"/>
        <w:left w:val="none" w:sz="0" w:space="0" w:color="auto"/>
        <w:bottom w:val="none" w:sz="0" w:space="0" w:color="auto"/>
        <w:right w:val="none" w:sz="0" w:space="0" w:color="auto"/>
      </w:divBdr>
    </w:div>
    <w:div w:id="1176383810">
      <w:bodyDiv w:val="1"/>
      <w:marLeft w:val="0"/>
      <w:marRight w:val="0"/>
      <w:marTop w:val="0"/>
      <w:marBottom w:val="0"/>
      <w:divBdr>
        <w:top w:val="none" w:sz="0" w:space="0" w:color="auto"/>
        <w:left w:val="none" w:sz="0" w:space="0" w:color="auto"/>
        <w:bottom w:val="none" w:sz="0" w:space="0" w:color="auto"/>
        <w:right w:val="none" w:sz="0" w:space="0" w:color="auto"/>
      </w:divBdr>
    </w:div>
    <w:div w:id="1177184747">
      <w:bodyDiv w:val="1"/>
      <w:marLeft w:val="0"/>
      <w:marRight w:val="0"/>
      <w:marTop w:val="0"/>
      <w:marBottom w:val="0"/>
      <w:divBdr>
        <w:top w:val="none" w:sz="0" w:space="0" w:color="auto"/>
        <w:left w:val="none" w:sz="0" w:space="0" w:color="auto"/>
        <w:bottom w:val="none" w:sz="0" w:space="0" w:color="auto"/>
        <w:right w:val="none" w:sz="0" w:space="0" w:color="auto"/>
      </w:divBdr>
    </w:div>
    <w:div w:id="1177420566">
      <w:bodyDiv w:val="1"/>
      <w:marLeft w:val="0"/>
      <w:marRight w:val="0"/>
      <w:marTop w:val="0"/>
      <w:marBottom w:val="0"/>
      <w:divBdr>
        <w:top w:val="none" w:sz="0" w:space="0" w:color="auto"/>
        <w:left w:val="none" w:sz="0" w:space="0" w:color="auto"/>
        <w:bottom w:val="none" w:sz="0" w:space="0" w:color="auto"/>
        <w:right w:val="none" w:sz="0" w:space="0" w:color="auto"/>
      </w:divBdr>
    </w:div>
    <w:div w:id="1179277096">
      <w:bodyDiv w:val="1"/>
      <w:marLeft w:val="0"/>
      <w:marRight w:val="0"/>
      <w:marTop w:val="0"/>
      <w:marBottom w:val="0"/>
      <w:divBdr>
        <w:top w:val="none" w:sz="0" w:space="0" w:color="auto"/>
        <w:left w:val="none" w:sz="0" w:space="0" w:color="auto"/>
        <w:bottom w:val="none" w:sz="0" w:space="0" w:color="auto"/>
        <w:right w:val="none" w:sz="0" w:space="0" w:color="auto"/>
      </w:divBdr>
    </w:div>
    <w:div w:id="1179389436">
      <w:bodyDiv w:val="1"/>
      <w:marLeft w:val="0"/>
      <w:marRight w:val="0"/>
      <w:marTop w:val="0"/>
      <w:marBottom w:val="0"/>
      <w:divBdr>
        <w:top w:val="none" w:sz="0" w:space="0" w:color="auto"/>
        <w:left w:val="none" w:sz="0" w:space="0" w:color="auto"/>
        <w:bottom w:val="none" w:sz="0" w:space="0" w:color="auto"/>
        <w:right w:val="none" w:sz="0" w:space="0" w:color="auto"/>
      </w:divBdr>
    </w:div>
    <w:div w:id="1179924415">
      <w:bodyDiv w:val="1"/>
      <w:marLeft w:val="0"/>
      <w:marRight w:val="0"/>
      <w:marTop w:val="0"/>
      <w:marBottom w:val="0"/>
      <w:divBdr>
        <w:top w:val="none" w:sz="0" w:space="0" w:color="auto"/>
        <w:left w:val="none" w:sz="0" w:space="0" w:color="auto"/>
        <w:bottom w:val="none" w:sz="0" w:space="0" w:color="auto"/>
        <w:right w:val="none" w:sz="0" w:space="0" w:color="auto"/>
      </w:divBdr>
    </w:div>
    <w:div w:id="1183124648">
      <w:bodyDiv w:val="1"/>
      <w:marLeft w:val="0"/>
      <w:marRight w:val="0"/>
      <w:marTop w:val="0"/>
      <w:marBottom w:val="0"/>
      <w:divBdr>
        <w:top w:val="none" w:sz="0" w:space="0" w:color="auto"/>
        <w:left w:val="none" w:sz="0" w:space="0" w:color="auto"/>
        <w:bottom w:val="none" w:sz="0" w:space="0" w:color="auto"/>
        <w:right w:val="none" w:sz="0" w:space="0" w:color="auto"/>
      </w:divBdr>
    </w:div>
    <w:div w:id="1183209625">
      <w:bodyDiv w:val="1"/>
      <w:marLeft w:val="0"/>
      <w:marRight w:val="0"/>
      <w:marTop w:val="0"/>
      <w:marBottom w:val="0"/>
      <w:divBdr>
        <w:top w:val="none" w:sz="0" w:space="0" w:color="auto"/>
        <w:left w:val="none" w:sz="0" w:space="0" w:color="auto"/>
        <w:bottom w:val="none" w:sz="0" w:space="0" w:color="auto"/>
        <w:right w:val="none" w:sz="0" w:space="0" w:color="auto"/>
      </w:divBdr>
    </w:div>
    <w:div w:id="1187863191">
      <w:bodyDiv w:val="1"/>
      <w:marLeft w:val="0"/>
      <w:marRight w:val="0"/>
      <w:marTop w:val="0"/>
      <w:marBottom w:val="0"/>
      <w:divBdr>
        <w:top w:val="none" w:sz="0" w:space="0" w:color="auto"/>
        <w:left w:val="none" w:sz="0" w:space="0" w:color="auto"/>
        <w:bottom w:val="none" w:sz="0" w:space="0" w:color="auto"/>
        <w:right w:val="none" w:sz="0" w:space="0" w:color="auto"/>
      </w:divBdr>
    </w:div>
    <w:div w:id="1188719153">
      <w:bodyDiv w:val="1"/>
      <w:marLeft w:val="0"/>
      <w:marRight w:val="0"/>
      <w:marTop w:val="0"/>
      <w:marBottom w:val="0"/>
      <w:divBdr>
        <w:top w:val="none" w:sz="0" w:space="0" w:color="auto"/>
        <w:left w:val="none" w:sz="0" w:space="0" w:color="auto"/>
        <w:bottom w:val="none" w:sz="0" w:space="0" w:color="auto"/>
        <w:right w:val="none" w:sz="0" w:space="0" w:color="auto"/>
      </w:divBdr>
    </w:div>
    <w:div w:id="1189486782">
      <w:bodyDiv w:val="1"/>
      <w:marLeft w:val="0"/>
      <w:marRight w:val="0"/>
      <w:marTop w:val="0"/>
      <w:marBottom w:val="0"/>
      <w:divBdr>
        <w:top w:val="none" w:sz="0" w:space="0" w:color="auto"/>
        <w:left w:val="none" w:sz="0" w:space="0" w:color="auto"/>
        <w:bottom w:val="none" w:sz="0" w:space="0" w:color="auto"/>
        <w:right w:val="none" w:sz="0" w:space="0" w:color="auto"/>
      </w:divBdr>
    </w:div>
    <w:div w:id="1190945788">
      <w:bodyDiv w:val="1"/>
      <w:marLeft w:val="0"/>
      <w:marRight w:val="0"/>
      <w:marTop w:val="0"/>
      <w:marBottom w:val="0"/>
      <w:divBdr>
        <w:top w:val="none" w:sz="0" w:space="0" w:color="auto"/>
        <w:left w:val="none" w:sz="0" w:space="0" w:color="auto"/>
        <w:bottom w:val="none" w:sz="0" w:space="0" w:color="auto"/>
        <w:right w:val="none" w:sz="0" w:space="0" w:color="auto"/>
      </w:divBdr>
    </w:div>
    <w:div w:id="1192836295">
      <w:bodyDiv w:val="1"/>
      <w:marLeft w:val="0"/>
      <w:marRight w:val="0"/>
      <w:marTop w:val="0"/>
      <w:marBottom w:val="0"/>
      <w:divBdr>
        <w:top w:val="none" w:sz="0" w:space="0" w:color="auto"/>
        <w:left w:val="none" w:sz="0" w:space="0" w:color="auto"/>
        <w:bottom w:val="none" w:sz="0" w:space="0" w:color="auto"/>
        <w:right w:val="none" w:sz="0" w:space="0" w:color="auto"/>
      </w:divBdr>
    </w:div>
    <w:div w:id="1193104500">
      <w:bodyDiv w:val="1"/>
      <w:marLeft w:val="0"/>
      <w:marRight w:val="0"/>
      <w:marTop w:val="0"/>
      <w:marBottom w:val="0"/>
      <w:divBdr>
        <w:top w:val="none" w:sz="0" w:space="0" w:color="auto"/>
        <w:left w:val="none" w:sz="0" w:space="0" w:color="auto"/>
        <w:bottom w:val="none" w:sz="0" w:space="0" w:color="auto"/>
        <w:right w:val="none" w:sz="0" w:space="0" w:color="auto"/>
      </w:divBdr>
    </w:div>
    <w:div w:id="1193110389">
      <w:bodyDiv w:val="1"/>
      <w:marLeft w:val="0"/>
      <w:marRight w:val="0"/>
      <w:marTop w:val="0"/>
      <w:marBottom w:val="0"/>
      <w:divBdr>
        <w:top w:val="none" w:sz="0" w:space="0" w:color="auto"/>
        <w:left w:val="none" w:sz="0" w:space="0" w:color="auto"/>
        <w:bottom w:val="none" w:sz="0" w:space="0" w:color="auto"/>
        <w:right w:val="none" w:sz="0" w:space="0" w:color="auto"/>
      </w:divBdr>
    </w:div>
    <w:div w:id="1194001207">
      <w:bodyDiv w:val="1"/>
      <w:marLeft w:val="0"/>
      <w:marRight w:val="0"/>
      <w:marTop w:val="0"/>
      <w:marBottom w:val="0"/>
      <w:divBdr>
        <w:top w:val="none" w:sz="0" w:space="0" w:color="auto"/>
        <w:left w:val="none" w:sz="0" w:space="0" w:color="auto"/>
        <w:bottom w:val="none" w:sz="0" w:space="0" w:color="auto"/>
        <w:right w:val="none" w:sz="0" w:space="0" w:color="auto"/>
      </w:divBdr>
    </w:div>
    <w:div w:id="1196505226">
      <w:bodyDiv w:val="1"/>
      <w:marLeft w:val="0"/>
      <w:marRight w:val="0"/>
      <w:marTop w:val="0"/>
      <w:marBottom w:val="0"/>
      <w:divBdr>
        <w:top w:val="none" w:sz="0" w:space="0" w:color="auto"/>
        <w:left w:val="none" w:sz="0" w:space="0" w:color="auto"/>
        <w:bottom w:val="none" w:sz="0" w:space="0" w:color="auto"/>
        <w:right w:val="none" w:sz="0" w:space="0" w:color="auto"/>
      </w:divBdr>
    </w:div>
    <w:div w:id="1197348965">
      <w:bodyDiv w:val="1"/>
      <w:marLeft w:val="0"/>
      <w:marRight w:val="0"/>
      <w:marTop w:val="0"/>
      <w:marBottom w:val="0"/>
      <w:divBdr>
        <w:top w:val="none" w:sz="0" w:space="0" w:color="auto"/>
        <w:left w:val="none" w:sz="0" w:space="0" w:color="auto"/>
        <w:bottom w:val="none" w:sz="0" w:space="0" w:color="auto"/>
        <w:right w:val="none" w:sz="0" w:space="0" w:color="auto"/>
      </w:divBdr>
    </w:div>
    <w:div w:id="1197502318">
      <w:bodyDiv w:val="1"/>
      <w:marLeft w:val="0"/>
      <w:marRight w:val="0"/>
      <w:marTop w:val="0"/>
      <w:marBottom w:val="0"/>
      <w:divBdr>
        <w:top w:val="none" w:sz="0" w:space="0" w:color="auto"/>
        <w:left w:val="none" w:sz="0" w:space="0" w:color="auto"/>
        <w:bottom w:val="none" w:sz="0" w:space="0" w:color="auto"/>
        <w:right w:val="none" w:sz="0" w:space="0" w:color="auto"/>
      </w:divBdr>
    </w:div>
    <w:div w:id="1197738978">
      <w:bodyDiv w:val="1"/>
      <w:marLeft w:val="0"/>
      <w:marRight w:val="0"/>
      <w:marTop w:val="0"/>
      <w:marBottom w:val="0"/>
      <w:divBdr>
        <w:top w:val="none" w:sz="0" w:space="0" w:color="auto"/>
        <w:left w:val="none" w:sz="0" w:space="0" w:color="auto"/>
        <w:bottom w:val="none" w:sz="0" w:space="0" w:color="auto"/>
        <w:right w:val="none" w:sz="0" w:space="0" w:color="auto"/>
      </w:divBdr>
    </w:div>
    <w:div w:id="1200363243">
      <w:bodyDiv w:val="1"/>
      <w:marLeft w:val="0"/>
      <w:marRight w:val="0"/>
      <w:marTop w:val="0"/>
      <w:marBottom w:val="0"/>
      <w:divBdr>
        <w:top w:val="none" w:sz="0" w:space="0" w:color="auto"/>
        <w:left w:val="none" w:sz="0" w:space="0" w:color="auto"/>
        <w:bottom w:val="none" w:sz="0" w:space="0" w:color="auto"/>
        <w:right w:val="none" w:sz="0" w:space="0" w:color="auto"/>
      </w:divBdr>
    </w:div>
    <w:div w:id="1202859114">
      <w:bodyDiv w:val="1"/>
      <w:marLeft w:val="0"/>
      <w:marRight w:val="0"/>
      <w:marTop w:val="0"/>
      <w:marBottom w:val="0"/>
      <w:divBdr>
        <w:top w:val="none" w:sz="0" w:space="0" w:color="auto"/>
        <w:left w:val="none" w:sz="0" w:space="0" w:color="auto"/>
        <w:bottom w:val="none" w:sz="0" w:space="0" w:color="auto"/>
        <w:right w:val="none" w:sz="0" w:space="0" w:color="auto"/>
      </w:divBdr>
    </w:div>
    <w:div w:id="1203905820">
      <w:bodyDiv w:val="1"/>
      <w:marLeft w:val="0"/>
      <w:marRight w:val="0"/>
      <w:marTop w:val="0"/>
      <w:marBottom w:val="0"/>
      <w:divBdr>
        <w:top w:val="none" w:sz="0" w:space="0" w:color="auto"/>
        <w:left w:val="none" w:sz="0" w:space="0" w:color="auto"/>
        <w:bottom w:val="none" w:sz="0" w:space="0" w:color="auto"/>
        <w:right w:val="none" w:sz="0" w:space="0" w:color="auto"/>
      </w:divBdr>
    </w:div>
    <w:div w:id="1205751672">
      <w:bodyDiv w:val="1"/>
      <w:marLeft w:val="0"/>
      <w:marRight w:val="0"/>
      <w:marTop w:val="0"/>
      <w:marBottom w:val="0"/>
      <w:divBdr>
        <w:top w:val="none" w:sz="0" w:space="0" w:color="auto"/>
        <w:left w:val="none" w:sz="0" w:space="0" w:color="auto"/>
        <w:bottom w:val="none" w:sz="0" w:space="0" w:color="auto"/>
        <w:right w:val="none" w:sz="0" w:space="0" w:color="auto"/>
      </w:divBdr>
    </w:div>
    <w:div w:id="1208685445">
      <w:bodyDiv w:val="1"/>
      <w:marLeft w:val="0"/>
      <w:marRight w:val="0"/>
      <w:marTop w:val="0"/>
      <w:marBottom w:val="0"/>
      <w:divBdr>
        <w:top w:val="none" w:sz="0" w:space="0" w:color="auto"/>
        <w:left w:val="none" w:sz="0" w:space="0" w:color="auto"/>
        <w:bottom w:val="none" w:sz="0" w:space="0" w:color="auto"/>
        <w:right w:val="none" w:sz="0" w:space="0" w:color="auto"/>
      </w:divBdr>
    </w:div>
    <w:div w:id="1212577119">
      <w:bodyDiv w:val="1"/>
      <w:marLeft w:val="0"/>
      <w:marRight w:val="0"/>
      <w:marTop w:val="0"/>
      <w:marBottom w:val="0"/>
      <w:divBdr>
        <w:top w:val="none" w:sz="0" w:space="0" w:color="auto"/>
        <w:left w:val="none" w:sz="0" w:space="0" w:color="auto"/>
        <w:bottom w:val="none" w:sz="0" w:space="0" w:color="auto"/>
        <w:right w:val="none" w:sz="0" w:space="0" w:color="auto"/>
      </w:divBdr>
    </w:div>
    <w:div w:id="1213930797">
      <w:bodyDiv w:val="1"/>
      <w:marLeft w:val="0"/>
      <w:marRight w:val="0"/>
      <w:marTop w:val="0"/>
      <w:marBottom w:val="0"/>
      <w:divBdr>
        <w:top w:val="none" w:sz="0" w:space="0" w:color="auto"/>
        <w:left w:val="none" w:sz="0" w:space="0" w:color="auto"/>
        <w:bottom w:val="none" w:sz="0" w:space="0" w:color="auto"/>
        <w:right w:val="none" w:sz="0" w:space="0" w:color="auto"/>
      </w:divBdr>
    </w:div>
    <w:div w:id="1216232256">
      <w:bodyDiv w:val="1"/>
      <w:marLeft w:val="0"/>
      <w:marRight w:val="0"/>
      <w:marTop w:val="0"/>
      <w:marBottom w:val="0"/>
      <w:divBdr>
        <w:top w:val="none" w:sz="0" w:space="0" w:color="auto"/>
        <w:left w:val="none" w:sz="0" w:space="0" w:color="auto"/>
        <w:bottom w:val="none" w:sz="0" w:space="0" w:color="auto"/>
        <w:right w:val="none" w:sz="0" w:space="0" w:color="auto"/>
      </w:divBdr>
    </w:div>
    <w:div w:id="1217660645">
      <w:bodyDiv w:val="1"/>
      <w:marLeft w:val="0"/>
      <w:marRight w:val="0"/>
      <w:marTop w:val="0"/>
      <w:marBottom w:val="0"/>
      <w:divBdr>
        <w:top w:val="none" w:sz="0" w:space="0" w:color="auto"/>
        <w:left w:val="none" w:sz="0" w:space="0" w:color="auto"/>
        <w:bottom w:val="none" w:sz="0" w:space="0" w:color="auto"/>
        <w:right w:val="none" w:sz="0" w:space="0" w:color="auto"/>
      </w:divBdr>
    </w:div>
    <w:div w:id="1219778573">
      <w:bodyDiv w:val="1"/>
      <w:marLeft w:val="0"/>
      <w:marRight w:val="0"/>
      <w:marTop w:val="0"/>
      <w:marBottom w:val="0"/>
      <w:divBdr>
        <w:top w:val="none" w:sz="0" w:space="0" w:color="auto"/>
        <w:left w:val="none" w:sz="0" w:space="0" w:color="auto"/>
        <w:bottom w:val="none" w:sz="0" w:space="0" w:color="auto"/>
        <w:right w:val="none" w:sz="0" w:space="0" w:color="auto"/>
      </w:divBdr>
    </w:div>
    <w:div w:id="1220749261">
      <w:bodyDiv w:val="1"/>
      <w:marLeft w:val="0"/>
      <w:marRight w:val="0"/>
      <w:marTop w:val="0"/>
      <w:marBottom w:val="0"/>
      <w:divBdr>
        <w:top w:val="none" w:sz="0" w:space="0" w:color="auto"/>
        <w:left w:val="none" w:sz="0" w:space="0" w:color="auto"/>
        <w:bottom w:val="none" w:sz="0" w:space="0" w:color="auto"/>
        <w:right w:val="none" w:sz="0" w:space="0" w:color="auto"/>
      </w:divBdr>
    </w:div>
    <w:div w:id="1221213106">
      <w:bodyDiv w:val="1"/>
      <w:marLeft w:val="0"/>
      <w:marRight w:val="0"/>
      <w:marTop w:val="0"/>
      <w:marBottom w:val="0"/>
      <w:divBdr>
        <w:top w:val="none" w:sz="0" w:space="0" w:color="auto"/>
        <w:left w:val="none" w:sz="0" w:space="0" w:color="auto"/>
        <w:bottom w:val="none" w:sz="0" w:space="0" w:color="auto"/>
        <w:right w:val="none" w:sz="0" w:space="0" w:color="auto"/>
      </w:divBdr>
    </w:div>
    <w:div w:id="1225411458">
      <w:bodyDiv w:val="1"/>
      <w:marLeft w:val="0"/>
      <w:marRight w:val="0"/>
      <w:marTop w:val="0"/>
      <w:marBottom w:val="0"/>
      <w:divBdr>
        <w:top w:val="none" w:sz="0" w:space="0" w:color="auto"/>
        <w:left w:val="none" w:sz="0" w:space="0" w:color="auto"/>
        <w:bottom w:val="none" w:sz="0" w:space="0" w:color="auto"/>
        <w:right w:val="none" w:sz="0" w:space="0" w:color="auto"/>
      </w:divBdr>
    </w:div>
    <w:div w:id="1229000376">
      <w:bodyDiv w:val="1"/>
      <w:marLeft w:val="0"/>
      <w:marRight w:val="0"/>
      <w:marTop w:val="0"/>
      <w:marBottom w:val="0"/>
      <w:divBdr>
        <w:top w:val="none" w:sz="0" w:space="0" w:color="auto"/>
        <w:left w:val="none" w:sz="0" w:space="0" w:color="auto"/>
        <w:bottom w:val="none" w:sz="0" w:space="0" w:color="auto"/>
        <w:right w:val="none" w:sz="0" w:space="0" w:color="auto"/>
      </w:divBdr>
    </w:div>
    <w:div w:id="1230384075">
      <w:bodyDiv w:val="1"/>
      <w:marLeft w:val="0"/>
      <w:marRight w:val="0"/>
      <w:marTop w:val="0"/>
      <w:marBottom w:val="0"/>
      <w:divBdr>
        <w:top w:val="none" w:sz="0" w:space="0" w:color="auto"/>
        <w:left w:val="none" w:sz="0" w:space="0" w:color="auto"/>
        <w:bottom w:val="none" w:sz="0" w:space="0" w:color="auto"/>
        <w:right w:val="none" w:sz="0" w:space="0" w:color="auto"/>
      </w:divBdr>
    </w:div>
    <w:div w:id="1231426324">
      <w:bodyDiv w:val="1"/>
      <w:marLeft w:val="0"/>
      <w:marRight w:val="0"/>
      <w:marTop w:val="0"/>
      <w:marBottom w:val="0"/>
      <w:divBdr>
        <w:top w:val="none" w:sz="0" w:space="0" w:color="auto"/>
        <w:left w:val="none" w:sz="0" w:space="0" w:color="auto"/>
        <w:bottom w:val="none" w:sz="0" w:space="0" w:color="auto"/>
        <w:right w:val="none" w:sz="0" w:space="0" w:color="auto"/>
      </w:divBdr>
    </w:div>
    <w:div w:id="1232544914">
      <w:bodyDiv w:val="1"/>
      <w:marLeft w:val="0"/>
      <w:marRight w:val="0"/>
      <w:marTop w:val="0"/>
      <w:marBottom w:val="0"/>
      <w:divBdr>
        <w:top w:val="none" w:sz="0" w:space="0" w:color="auto"/>
        <w:left w:val="none" w:sz="0" w:space="0" w:color="auto"/>
        <w:bottom w:val="none" w:sz="0" w:space="0" w:color="auto"/>
        <w:right w:val="none" w:sz="0" w:space="0" w:color="auto"/>
      </w:divBdr>
    </w:div>
    <w:div w:id="1233344926">
      <w:bodyDiv w:val="1"/>
      <w:marLeft w:val="0"/>
      <w:marRight w:val="0"/>
      <w:marTop w:val="0"/>
      <w:marBottom w:val="0"/>
      <w:divBdr>
        <w:top w:val="none" w:sz="0" w:space="0" w:color="auto"/>
        <w:left w:val="none" w:sz="0" w:space="0" w:color="auto"/>
        <w:bottom w:val="none" w:sz="0" w:space="0" w:color="auto"/>
        <w:right w:val="none" w:sz="0" w:space="0" w:color="auto"/>
      </w:divBdr>
    </w:div>
    <w:div w:id="1234125210">
      <w:bodyDiv w:val="1"/>
      <w:marLeft w:val="0"/>
      <w:marRight w:val="0"/>
      <w:marTop w:val="0"/>
      <w:marBottom w:val="0"/>
      <w:divBdr>
        <w:top w:val="none" w:sz="0" w:space="0" w:color="auto"/>
        <w:left w:val="none" w:sz="0" w:space="0" w:color="auto"/>
        <w:bottom w:val="none" w:sz="0" w:space="0" w:color="auto"/>
        <w:right w:val="none" w:sz="0" w:space="0" w:color="auto"/>
      </w:divBdr>
    </w:div>
    <w:div w:id="1234775417">
      <w:bodyDiv w:val="1"/>
      <w:marLeft w:val="0"/>
      <w:marRight w:val="0"/>
      <w:marTop w:val="0"/>
      <w:marBottom w:val="0"/>
      <w:divBdr>
        <w:top w:val="none" w:sz="0" w:space="0" w:color="auto"/>
        <w:left w:val="none" w:sz="0" w:space="0" w:color="auto"/>
        <w:bottom w:val="none" w:sz="0" w:space="0" w:color="auto"/>
        <w:right w:val="none" w:sz="0" w:space="0" w:color="auto"/>
      </w:divBdr>
    </w:div>
    <w:div w:id="1235896561">
      <w:bodyDiv w:val="1"/>
      <w:marLeft w:val="0"/>
      <w:marRight w:val="0"/>
      <w:marTop w:val="0"/>
      <w:marBottom w:val="0"/>
      <w:divBdr>
        <w:top w:val="none" w:sz="0" w:space="0" w:color="auto"/>
        <w:left w:val="none" w:sz="0" w:space="0" w:color="auto"/>
        <w:bottom w:val="none" w:sz="0" w:space="0" w:color="auto"/>
        <w:right w:val="none" w:sz="0" w:space="0" w:color="auto"/>
      </w:divBdr>
    </w:div>
    <w:div w:id="1237938324">
      <w:bodyDiv w:val="1"/>
      <w:marLeft w:val="0"/>
      <w:marRight w:val="0"/>
      <w:marTop w:val="0"/>
      <w:marBottom w:val="0"/>
      <w:divBdr>
        <w:top w:val="none" w:sz="0" w:space="0" w:color="auto"/>
        <w:left w:val="none" w:sz="0" w:space="0" w:color="auto"/>
        <w:bottom w:val="none" w:sz="0" w:space="0" w:color="auto"/>
        <w:right w:val="none" w:sz="0" w:space="0" w:color="auto"/>
      </w:divBdr>
    </w:div>
    <w:div w:id="1240867280">
      <w:bodyDiv w:val="1"/>
      <w:marLeft w:val="0"/>
      <w:marRight w:val="0"/>
      <w:marTop w:val="0"/>
      <w:marBottom w:val="0"/>
      <w:divBdr>
        <w:top w:val="none" w:sz="0" w:space="0" w:color="auto"/>
        <w:left w:val="none" w:sz="0" w:space="0" w:color="auto"/>
        <w:bottom w:val="none" w:sz="0" w:space="0" w:color="auto"/>
        <w:right w:val="none" w:sz="0" w:space="0" w:color="auto"/>
      </w:divBdr>
    </w:div>
    <w:div w:id="1241332045">
      <w:bodyDiv w:val="1"/>
      <w:marLeft w:val="0"/>
      <w:marRight w:val="0"/>
      <w:marTop w:val="0"/>
      <w:marBottom w:val="0"/>
      <w:divBdr>
        <w:top w:val="none" w:sz="0" w:space="0" w:color="auto"/>
        <w:left w:val="none" w:sz="0" w:space="0" w:color="auto"/>
        <w:bottom w:val="none" w:sz="0" w:space="0" w:color="auto"/>
        <w:right w:val="none" w:sz="0" w:space="0" w:color="auto"/>
      </w:divBdr>
    </w:div>
    <w:div w:id="1243218654">
      <w:bodyDiv w:val="1"/>
      <w:marLeft w:val="0"/>
      <w:marRight w:val="0"/>
      <w:marTop w:val="0"/>
      <w:marBottom w:val="0"/>
      <w:divBdr>
        <w:top w:val="none" w:sz="0" w:space="0" w:color="auto"/>
        <w:left w:val="none" w:sz="0" w:space="0" w:color="auto"/>
        <w:bottom w:val="none" w:sz="0" w:space="0" w:color="auto"/>
        <w:right w:val="none" w:sz="0" w:space="0" w:color="auto"/>
      </w:divBdr>
    </w:div>
    <w:div w:id="1244072404">
      <w:bodyDiv w:val="1"/>
      <w:marLeft w:val="0"/>
      <w:marRight w:val="0"/>
      <w:marTop w:val="0"/>
      <w:marBottom w:val="0"/>
      <w:divBdr>
        <w:top w:val="none" w:sz="0" w:space="0" w:color="auto"/>
        <w:left w:val="none" w:sz="0" w:space="0" w:color="auto"/>
        <w:bottom w:val="none" w:sz="0" w:space="0" w:color="auto"/>
        <w:right w:val="none" w:sz="0" w:space="0" w:color="auto"/>
      </w:divBdr>
    </w:div>
    <w:div w:id="1246182583">
      <w:bodyDiv w:val="1"/>
      <w:marLeft w:val="0"/>
      <w:marRight w:val="0"/>
      <w:marTop w:val="0"/>
      <w:marBottom w:val="0"/>
      <w:divBdr>
        <w:top w:val="none" w:sz="0" w:space="0" w:color="auto"/>
        <w:left w:val="none" w:sz="0" w:space="0" w:color="auto"/>
        <w:bottom w:val="none" w:sz="0" w:space="0" w:color="auto"/>
        <w:right w:val="none" w:sz="0" w:space="0" w:color="auto"/>
      </w:divBdr>
    </w:div>
    <w:div w:id="1250307590">
      <w:bodyDiv w:val="1"/>
      <w:marLeft w:val="0"/>
      <w:marRight w:val="0"/>
      <w:marTop w:val="0"/>
      <w:marBottom w:val="0"/>
      <w:divBdr>
        <w:top w:val="none" w:sz="0" w:space="0" w:color="auto"/>
        <w:left w:val="none" w:sz="0" w:space="0" w:color="auto"/>
        <w:bottom w:val="none" w:sz="0" w:space="0" w:color="auto"/>
        <w:right w:val="none" w:sz="0" w:space="0" w:color="auto"/>
      </w:divBdr>
    </w:div>
    <w:div w:id="1253510050">
      <w:bodyDiv w:val="1"/>
      <w:marLeft w:val="0"/>
      <w:marRight w:val="0"/>
      <w:marTop w:val="0"/>
      <w:marBottom w:val="0"/>
      <w:divBdr>
        <w:top w:val="none" w:sz="0" w:space="0" w:color="auto"/>
        <w:left w:val="none" w:sz="0" w:space="0" w:color="auto"/>
        <w:bottom w:val="none" w:sz="0" w:space="0" w:color="auto"/>
        <w:right w:val="none" w:sz="0" w:space="0" w:color="auto"/>
      </w:divBdr>
    </w:div>
    <w:div w:id="1256788179">
      <w:bodyDiv w:val="1"/>
      <w:marLeft w:val="0"/>
      <w:marRight w:val="0"/>
      <w:marTop w:val="0"/>
      <w:marBottom w:val="0"/>
      <w:divBdr>
        <w:top w:val="none" w:sz="0" w:space="0" w:color="auto"/>
        <w:left w:val="none" w:sz="0" w:space="0" w:color="auto"/>
        <w:bottom w:val="none" w:sz="0" w:space="0" w:color="auto"/>
        <w:right w:val="none" w:sz="0" w:space="0" w:color="auto"/>
      </w:divBdr>
    </w:div>
    <w:div w:id="1257396147">
      <w:bodyDiv w:val="1"/>
      <w:marLeft w:val="0"/>
      <w:marRight w:val="0"/>
      <w:marTop w:val="0"/>
      <w:marBottom w:val="0"/>
      <w:divBdr>
        <w:top w:val="none" w:sz="0" w:space="0" w:color="auto"/>
        <w:left w:val="none" w:sz="0" w:space="0" w:color="auto"/>
        <w:bottom w:val="none" w:sz="0" w:space="0" w:color="auto"/>
        <w:right w:val="none" w:sz="0" w:space="0" w:color="auto"/>
      </w:divBdr>
    </w:div>
    <w:div w:id="1258565286">
      <w:bodyDiv w:val="1"/>
      <w:marLeft w:val="0"/>
      <w:marRight w:val="0"/>
      <w:marTop w:val="0"/>
      <w:marBottom w:val="0"/>
      <w:divBdr>
        <w:top w:val="none" w:sz="0" w:space="0" w:color="auto"/>
        <w:left w:val="none" w:sz="0" w:space="0" w:color="auto"/>
        <w:bottom w:val="none" w:sz="0" w:space="0" w:color="auto"/>
        <w:right w:val="none" w:sz="0" w:space="0" w:color="auto"/>
      </w:divBdr>
    </w:div>
    <w:div w:id="1259102109">
      <w:bodyDiv w:val="1"/>
      <w:marLeft w:val="0"/>
      <w:marRight w:val="0"/>
      <w:marTop w:val="0"/>
      <w:marBottom w:val="0"/>
      <w:divBdr>
        <w:top w:val="none" w:sz="0" w:space="0" w:color="auto"/>
        <w:left w:val="none" w:sz="0" w:space="0" w:color="auto"/>
        <w:bottom w:val="none" w:sz="0" w:space="0" w:color="auto"/>
        <w:right w:val="none" w:sz="0" w:space="0" w:color="auto"/>
      </w:divBdr>
    </w:div>
    <w:div w:id="1264220143">
      <w:bodyDiv w:val="1"/>
      <w:marLeft w:val="0"/>
      <w:marRight w:val="0"/>
      <w:marTop w:val="0"/>
      <w:marBottom w:val="0"/>
      <w:divBdr>
        <w:top w:val="none" w:sz="0" w:space="0" w:color="auto"/>
        <w:left w:val="none" w:sz="0" w:space="0" w:color="auto"/>
        <w:bottom w:val="none" w:sz="0" w:space="0" w:color="auto"/>
        <w:right w:val="none" w:sz="0" w:space="0" w:color="auto"/>
      </w:divBdr>
    </w:div>
    <w:div w:id="1266033687">
      <w:bodyDiv w:val="1"/>
      <w:marLeft w:val="0"/>
      <w:marRight w:val="0"/>
      <w:marTop w:val="0"/>
      <w:marBottom w:val="0"/>
      <w:divBdr>
        <w:top w:val="none" w:sz="0" w:space="0" w:color="auto"/>
        <w:left w:val="none" w:sz="0" w:space="0" w:color="auto"/>
        <w:bottom w:val="none" w:sz="0" w:space="0" w:color="auto"/>
        <w:right w:val="none" w:sz="0" w:space="0" w:color="auto"/>
      </w:divBdr>
    </w:div>
    <w:div w:id="1269045156">
      <w:bodyDiv w:val="1"/>
      <w:marLeft w:val="0"/>
      <w:marRight w:val="0"/>
      <w:marTop w:val="0"/>
      <w:marBottom w:val="0"/>
      <w:divBdr>
        <w:top w:val="none" w:sz="0" w:space="0" w:color="auto"/>
        <w:left w:val="none" w:sz="0" w:space="0" w:color="auto"/>
        <w:bottom w:val="none" w:sz="0" w:space="0" w:color="auto"/>
        <w:right w:val="none" w:sz="0" w:space="0" w:color="auto"/>
      </w:divBdr>
    </w:div>
    <w:div w:id="1270046495">
      <w:bodyDiv w:val="1"/>
      <w:marLeft w:val="0"/>
      <w:marRight w:val="0"/>
      <w:marTop w:val="0"/>
      <w:marBottom w:val="0"/>
      <w:divBdr>
        <w:top w:val="none" w:sz="0" w:space="0" w:color="auto"/>
        <w:left w:val="none" w:sz="0" w:space="0" w:color="auto"/>
        <w:bottom w:val="none" w:sz="0" w:space="0" w:color="auto"/>
        <w:right w:val="none" w:sz="0" w:space="0" w:color="auto"/>
      </w:divBdr>
    </w:div>
    <w:div w:id="1270240817">
      <w:bodyDiv w:val="1"/>
      <w:marLeft w:val="0"/>
      <w:marRight w:val="0"/>
      <w:marTop w:val="0"/>
      <w:marBottom w:val="0"/>
      <w:divBdr>
        <w:top w:val="none" w:sz="0" w:space="0" w:color="auto"/>
        <w:left w:val="none" w:sz="0" w:space="0" w:color="auto"/>
        <w:bottom w:val="none" w:sz="0" w:space="0" w:color="auto"/>
        <w:right w:val="none" w:sz="0" w:space="0" w:color="auto"/>
      </w:divBdr>
    </w:div>
    <w:div w:id="1272741476">
      <w:bodyDiv w:val="1"/>
      <w:marLeft w:val="0"/>
      <w:marRight w:val="0"/>
      <w:marTop w:val="0"/>
      <w:marBottom w:val="0"/>
      <w:divBdr>
        <w:top w:val="none" w:sz="0" w:space="0" w:color="auto"/>
        <w:left w:val="none" w:sz="0" w:space="0" w:color="auto"/>
        <w:bottom w:val="none" w:sz="0" w:space="0" w:color="auto"/>
        <w:right w:val="none" w:sz="0" w:space="0" w:color="auto"/>
      </w:divBdr>
    </w:div>
    <w:div w:id="1272856744">
      <w:bodyDiv w:val="1"/>
      <w:marLeft w:val="0"/>
      <w:marRight w:val="0"/>
      <w:marTop w:val="0"/>
      <w:marBottom w:val="0"/>
      <w:divBdr>
        <w:top w:val="none" w:sz="0" w:space="0" w:color="auto"/>
        <w:left w:val="none" w:sz="0" w:space="0" w:color="auto"/>
        <w:bottom w:val="none" w:sz="0" w:space="0" w:color="auto"/>
        <w:right w:val="none" w:sz="0" w:space="0" w:color="auto"/>
      </w:divBdr>
    </w:div>
    <w:div w:id="1274046574">
      <w:bodyDiv w:val="1"/>
      <w:marLeft w:val="0"/>
      <w:marRight w:val="0"/>
      <w:marTop w:val="0"/>
      <w:marBottom w:val="0"/>
      <w:divBdr>
        <w:top w:val="none" w:sz="0" w:space="0" w:color="auto"/>
        <w:left w:val="none" w:sz="0" w:space="0" w:color="auto"/>
        <w:bottom w:val="none" w:sz="0" w:space="0" w:color="auto"/>
        <w:right w:val="none" w:sz="0" w:space="0" w:color="auto"/>
      </w:divBdr>
    </w:div>
    <w:div w:id="1275744588">
      <w:bodyDiv w:val="1"/>
      <w:marLeft w:val="0"/>
      <w:marRight w:val="0"/>
      <w:marTop w:val="0"/>
      <w:marBottom w:val="0"/>
      <w:divBdr>
        <w:top w:val="none" w:sz="0" w:space="0" w:color="auto"/>
        <w:left w:val="none" w:sz="0" w:space="0" w:color="auto"/>
        <w:bottom w:val="none" w:sz="0" w:space="0" w:color="auto"/>
        <w:right w:val="none" w:sz="0" w:space="0" w:color="auto"/>
      </w:divBdr>
    </w:div>
    <w:div w:id="1276450732">
      <w:bodyDiv w:val="1"/>
      <w:marLeft w:val="0"/>
      <w:marRight w:val="0"/>
      <w:marTop w:val="0"/>
      <w:marBottom w:val="0"/>
      <w:divBdr>
        <w:top w:val="none" w:sz="0" w:space="0" w:color="auto"/>
        <w:left w:val="none" w:sz="0" w:space="0" w:color="auto"/>
        <w:bottom w:val="none" w:sz="0" w:space="0" w:color="auto"/>
        <w:right w:val="none" w:sz="0" w:space="0" w:color="auto"/>
      </w:divBdr>
    </w:div>
    <w:div w:id="1277713079">
      <w:bodyDiv w:val="1"/>
      <w:marLeft w:val="0"/>
      <w:marRight w:val="0"/>
      <w:marTop w:val="0"/>
      <w:marBottom w:val="0"/>
      <w:divBdr>
        <w:top w:val="none" w:sz="0" w:space="0" w:color="auto"/>
        <w:left w:val="none" w:sz="0" w:space="0" w:color="auto"/>
        <w:bottom w:val="none" w:sz="0" w:space="0" w:color="auto"/>
        <w:right w:val="none" w:sz="0" w:space="0" w:color="auto"/>
      </w:divBdr>
    </w:div>
    <w:div w:id="1278559256">
      <w:bodyDiv w:val="1"/>
      <w:marLeft w:val="0"/>
      <w:marRight w:val="0"/>
      <w:marTop w:val="0"/>
      <w:marBottom w:val="0"/>
      <w:divBdr>
        <w:top w:val="none" w:sz="0" w:space="0" w:color="auto"/>
        <w:left w:val="none" w:sz="0" w:space="0" w:color="auto"/>
        <w:bottom w:val="none" w:sz="0" w:space="0" w:color="auto"/>
        <w:right w:val="none" w:sz="0" w:space="0" w:color="auto"/>
      </w:divBdr>
    </w:div>
    <w:div w:id="1278878958">
      <w:bodyDiv w:val="1"/>
      <w:marLeft w:val="0"/>
      <w:marRight w:val="0"/>
      <w:marTop w:val="0"/>
      <w:marBottom w:val="0"/>
      <w:divBdr>
        <w:top w:val="none" w:sz="0" w:space="0" w:color="auto"/>
        <w:left w:val="none" w:sz="0" w:space="0" w:color="auto"/>
        <w:bottom w:val="none" w:sz="0" w:space="0" w:color="auto"/>
        <w:right w:val="none" w:sz="0" w:space="0" w:color="auto"/>
      </w:divBdr>
    </w:div>
    <w:div w:id="1279142267">
      <w:bodyDiv w:val="1"/>
      <w:marLeft w:val="0"/>
      <w:marRight w:val="0"/>
      <w:marTop w:val="0"/>
      <w:marBottom w:val="0"/>
      <w:divBdr>
        <w:top w:val="none" w:sz="0" w:space="0" w:color="auto"/>
        <w:left w:val="none" w:sz="0" w:space="0" w:color="auto"/>
        <w:bottom w:val="none" w:sz="0" w:space="0" w:color="auto"/>
        <w:right w:val="none" w:sz="0" w:space="0" w:color="auto"/>
      </w:divBdr>
    </w:div>
    <w:div w:id="1282146901">
      <w:bodyDiv w:val="1"/>
      <w:marLeft w:val="0"/>
      <w:marRight w:val="0"/>
      <w:marTop w:val="0"/>
      <w:marBottom w:val="0"/>
      <w:divBdr>
        <w:top w:val="none" w:sz="0" w:space="0" w:color="auto"/>
        <w:left w:val="none" w:sz="0" w:space="0" w:color="auto"/>
        <w:bottom w:val="none" w:sz="0" w:space="0" w:color="auto"/>
        <w:right w:val="none" w:sz="0" w:space="0" w:color="auto"/>
      </w:divBdr>
    </w:div>
    <w:div w:id="1286079670">
      <w:bodyDiv w:val="1"/>
      <w:marLeft w:val="0"/>
      <w:marRight w:val="0"/>
      <w:marTop w:val="0"/>
      <w:marBottom w:val="0"/>
      <w:divBdr>
        <w:top w:val="none" w:sz="0" w:space="0" w:color="auto"/>
        <w:left w:val="none" w:sz="0" w:space="0" w:color="auto"/>
        <w:bottom w:val="none" w:sz="0" w:space="0" w:color="auto"/>
        <w:right w:val="none" w:sz="0" w:space="0" w:color="auto"/>
      </w:divBdr>
    </w:div>
    <w:div w:id="1287204187">
      <w:bodyDiv w:val="1"/>
      <w:marLeft w:val="0"/>
      <w:marRight w:val="0"/>
      <w:marTop w:val="0"/>
      <w:marBottom w:val="0"/>
      <w:divBdr>
        <w:top w:val="none" w:sz="0" w:space="0" w:color="auto"/>
        <w:left w:val="none" w:sz="0" w:space="0" w:color="auto"/>
        <w:bottom w:val="none" w:sz="0" w:space="0" w:color="auto"/>
        <w:right w:val="none" w:sz="0" w:space="0" w:color="auto"/>
      </w:divBdr>
    </w:div>
    <w:div w:id="1287734203">
      <w:bodyDiv w:val="1"/>
      <w:marLeft w:val="0"/>
      <w:marRight w:val="0"/>
      <w:marTop w:val="0"/>
      <w:marBottom w:val="0"/>
      <w:divBdr>
        <w:top w:val="none" w:sz="0" w:space="0" w:color="auto"/>
        <w:left w:val="none" w:sz="0" w:space="0" w:color="auto"/>
        <w:bottom w:val="none" w:sz="0" w:space="0" w:color="auto"/>
        <w:right w:val="none" w:sz="0" w:space="0" w:color="auto"/>
      </w:divBdr>
    </w:div>
    <w:div w:id="1293369814">
      <w:bodyDiv w:val="1"/>
      <w:marLeft w:val="0"/>
      <w:marRight w:val="0"/>
      <w:marTop w:val="0"/>
      <w:marBottom w:val="0"/>
      <w:divBdr>
        <w:top w:val="none" w:sz="0" w:space="0" w:color="auto"/>
        <w:left w:val="none" w:sz="0" w:space="0" w:color="auto"/>
        <w:bottom w:val="none" w:sz="0" w:space="0" w:color="auto"/>
        <w:right w:val="none" w:sz="0" w:space="0" w:color="auto"/>
      </w:divBdr>
    </w:div>
    <w:div w:id="1294288322">
      <w:bodyDiv w:val="1"/>
      <w:marLeft w:val="0"/>
      <w:marRight w:val="0"/>
      <w:marTop w:val="0"/>
      <w:marBottom w:val="0"/>
      <w:divBdr>
        <w:top w:val="none" w:sz="0" w:space="0" w:color="auto"/>
        <w:left w:val="none" w:sz="0" w:space="0" w:color="auto"/>
        <w:bottom w:val="none" w:sz="0" w:space="0" w:color="auto"/>
        <w:right w:val="none" w:sz="0" w:space="0" w:color="auto"/>
      </w:divBdr>
    </w:div>
    <w:div w:id="1294601890">
      <w:bodyDiv w:val="1"/>
      <w:marLeft w:val="0"/>
      <w:marRight w:val="0"/>
      <w:marTop w:val="0"/>
      <w:marBottom w:val="0"/>
      <w:divBdr>
        <w:top w:val="none" w:sz="0" w:space="0" w:color="auto"/>
        <w:left w:val="none" w:sz="0" w:space="0" w:color="auto"/>
        <w:bottom w:val="none" w:sz="0" w:space="0" w:color="auto"/>
        <w:right w:val="none" w:sz="0" w:space="0" w:color="auto"/>
      </w:divBdr>
    </w:div>
    <w:div w:id="1299531100">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3658984">
      <w:bodyDiv w:val="1"/>
      <w:marLeft w:val="0"/>
      <w:marRight w:val="0"/>
      <w:marTop w:val="0"/>
      <w:marBottom w:val="0"/>
      <w:divBdr>
        <w:top w:val="none" w:sz="0" w:space="0" w:color="auto"/>
        <w:left w:val="none" w:sz="0" w:space="0" w:color="auto"/>
        <w:bottom w:val="none" w:sz="0" w:space="0" w:color="auto"/>
        <w:right w:val="none" w:sz="0" w:space="0" w:color="auto"/>
      </w:divBdr>
    </w:div>
    <w:div w:id="1304578996">
      <w:bodyDiv w:val="1"/>
      <w:marLeft w:val="0"/>
      <w:marRight w:val="0"/>
      <w:marTop w:val="0"/>
      <w:marBottom w:val="0"/>
      <w:divBdr>
        <w:top w:val="none" w:sz="0" w:space="0" w:color="auto"/>
        <w:left w:val="none" w:sz="0" w:space="0" w:color="auto"/>
        <w:bottom w:val="none" w:sz="0" w:space="0" w:color="auto"/>
        <w:right w:val="none" w:sz="0" w:space="0" w:color="auto"/>
      </w:divBdr>
    </w:div>
    <w:div w:id="1304653633">
      <w:bodyDiv w:val="1"/>
      <w:marLeft w:val="0"/>
      <w:marRight w:val="0"/>
      <w:marTop w:val="0"/>
      <w:marBottom w:val="0"/>
      <w:divBdr>
        <w:top w:val="none" w:sz="0" w:space="0" w:color="auto"/>
        <w:left w:val="none" w:sz="0" w:space="0" w:color="auto"/>
        <w:bottom w:val="none" w:sz="0" w:space="0" w:color="auto"/>
        <w:right w:val="none" w:sz="0" w:space="0" w:color="auto"/>
      </w:divBdr>
    </w:div>
    <w:div w:id="1305888755">
      <w:bodyDiv w:val="1"/>
      <w:marLeft w:val="0"/>
      <w:marRight w:val="0"/>
      <w:marTop w:val="0"/>
      <w:marBottom w:val="0"/>
      <w:divBdr>
        <w:top w:val="none" w:sz="0" w:space="0" w:color="auto"/>
        <w:left w:val="none" w:sz="0" w:space="0" w:color="auto"/>
        <w:bottom w:val="none" w:sz="0" w:space="0" w:color="auto"/>
        <w:right w:val="none" w:sz="0" w:space="0" w:color="auto"/>
      </w:divBdr>
    </w:div>
    <w:div w:id="1306549145">
      <w:bodyDiv w:val="1"/>
      <w:marLeft w:val="0"/>
      <w:marRight w:val="0"/>
      <w:marTop w:val="0"/>
      <w:marBottom w:val="0"/>
      <w:divBdr>
        <w:top w:val="none" w:sz="0" w:space="0" w:color="auto"/>
        <w:left w:val="none" w:sz="0" w:space="0" w:color="auto"/>
        <w:bottom w:val="none" w:sz="0" w:space="0" w:color="auto"/>
        <w:right w:val="none" w:sz="0" w:space="0" w:color="auto"/>
      </w:divBdr>
    </w:div>
    <w:div w:id="1308973074">
      <w:bodyDiv w:val="1"/>
      <w:marLeft w:val="0"/>
      <w:marRight w:val="0"/>
      <w:marTop w:val="0"/>
      <w:marBottom w:val="0"/>
      <w:divBdr>
        <w:top w:val="none" w:sz="0" w:space="0" w:color="auto"/>
        <w:left w:val="none" w:sz="0" w:space="0" w:color="auto"/>
        <w:bottom w:val="none" w:sz="0" w:space="0" w:color="auto"/>
        <w:right w:val="none" w:sz="0" w:space="0" w:color="auto"/>
      </w:divBdr>
    </w:div>
    <w:div w:id="1309284739">
      <w:bodyDiv w:val="1"/>
      <w:marLeft w:val="0"/>
      <w:marRight w:val="0"/>
      <w:marTop w:val="0"/>
      <w:marBottom w:val="0"/>
      <w:divBdr>
        <w:top w:val="none" w:sz="0" w:space="0" w:color="auto"/>
        <w:left w:val="none" w:sz="0" w:space="0" w:color="auto"/>
        <w:bottom w:val="none" w:sz="0" w:space="0" w:color="auto"/>
        <w:right w:val="none" w:sz="0" w:space="0" w:color="auto"/>
      </w:divBdr>
    </w:div>
    <w:div w:id="1309945098">
      <w:bodyDiv w:val="1"/>
      <w:marLeft w:val="0"/>
      <w:marRight w:val="0"/>
      <w:marTop w:val="0"/>
      <w:marBottom w:val="0"/>
      <w:divBdr>
        <w:top w:val="none" w:sz="0" w:space="0" w:color="auto"/>
        <w:left w:val="none" w:sz="0" w:space="0" w:color="auto"/>
        <w:bottom w:val="none" w:sz="0" w:space="0" w:color="auto"/>
        <w:right w:val="none" w:sz="0" w:space="0" w:color="auto"/>
      </w:divBdr>
    </w:div>
    <w:div w:id="1311593447">
      <w:bodyDiv w:val="1"/>
      <w:marLeft w:val="0"/>
      <w:marRight w:val="0"/>
      <w:marTop w:val="0"/>
      <w:marBottom w:val="0"/>
      <w:divBdr>
        <w:top w:val="none" w:sz="0" w:space="0" w:color="auto"/>
        <w:left w:val="none" w:sz="0" w:space="0" w:color="auto"/>
        <w:bottom w:val="none" w:sz="0" w:space="0" w:color="auto"/>
        <w:right w:val="none" w:sz="0" w:space="0" w:color="auto"/>
      </w:divBdr>
    </w:div>
    <w:div w:id="1313103644">
      <w:bodyDiv w:val="1"/>
      <w:marLeft w:val="0"/>
      <w:marRight w:val="0"/>
      <w:marTop w:val="0"/>
      <w:marBottom w:val="0"/>
      <w:divBdr>
        <w:top w:val="none" w:sz="0" w:space="0" w:color="auto"/>
        <w:left w:val="none" w:sz="0" w:space="0" w:color="auto"/>
        <w:bottom w:val="none" w:sz="0" w:space="0" w:color="auto"/>
        <w:right w:val="none" w:sz="0" w:space="0" w:color="auto"/>
      </w:divBdr>
    </w:div>
    <w:div w:id="1314680251">
      <w:bodyDiv w:val="1"/>
      <w:marLeft w:val="0"/>
      <w:marRight w:val="0"/>
      <w:marTop w:val="0"/>
      <w:marBottom w:val="0"/>
      <w:divBdr>
        <w:top w:val="none" w:sz="0" w:space="0" w:color="auto"/>
        <w:left w:val="none" w:sz="0" w:space="0" w:color="auto"/>
        <w:bottom w:val="none" w:sz="0" w:space="0" w:color="auto"/>
        <w:right w:val="none" w:sz="0" w:space="0" w:color="auto"/>
      </w:divBdr>
    </w:div>
    <w:div w:id="1314718789">
      <w:bodyDiv w:val="1"/>
      <w:marLeft w:val="0"/>
      <w:marRight w:val="0"/>
      <w:marTop w:val="0"/>
      <w:marBottom w:val="0"/>
      <w:divBdr>
        <w:top w:val="none" w:sz="0" w:space="0" w:color="auto"/>
        <w:left w:val="none" w:sz="0" w:space="0" w:color="auto"/>
        <w:bottom w:val="none" w:sz="0" w:space="0" w:color="auto"/>
        <w:right w:val="none" w:sz="0" w:space="0" w:color="auto"/>
      </w:divBdr>
    </w:div>
    <w:div w:id="1315378035">
      <w:bodyDiv w:val="1"/>
      <w:marLeft w:val="0"/>
      <w:marRight w:val="0"/>
      <w:marTop w:val="0"/>
      <w:marBottom w:val="0"/>
      <w:divBdr>
        <w:top w:val="none" w:sz="0" w:space="0" w:color="auto"/>
        <w:left w:val="none" w:sz="0" w:space="0" w:color="auto"/>
        <w:bottom w:val="none" w:sz="0" w:space="0" w:color="auto"/>
        <w:right w:val="none" w:sz="0" w:space="0" w:color="auto"/>
      </w:divBdr>
    </w:div>
    <w:div w:id="1322155801">
      <w:bodyDiv w:val="1"/>
      <w:marLeft w:val="0"/>
      <w:marRight w:val="0"/>
      <w:marTop w:val="0"/>
      <w:marBottom w:val="0"/>
      <w:divBdr>
        <w:top w:val="none" w:sz="0" w:space="0" w:color="auto"/>
        <w:left w:val="none" w:sz="0" w:space="0" w:color="auto"/>
        <w:bottom w:val="none" w:sz="0" w:space="0" w:color="auto"/>
        <w:right w:val="none" w:sz="0" w:space="0" w:color="auto"/>
      </w:divBdr>
    </w:div>
    <w:div w:id="1324234389">
      <w:bodyDiv w:val="1"/>
      <w:marLeft w:val="0"/>
      <w:marRight w:val="0"/>
      <w:marTop w:val="0"/>
      <w:marBottom w:val="0"/>
      <w:divBdr>
        <w:top w:val="none" w:sz="0" w:space="0" w:color="auto"/>
        <w:left w:val="none" w:sz="0" w:space="0" w:color="auto"/>
        <w:bottom w:val="none" w:sz="0" w:space="0" w:color="auto"/>
        <w:right w:val="none" w:sz="0" w:space="0" w:color="auto"/>
      </w:divBdr>
    </w:div>
    <w:div w:id="1324628217">
      <w:bodyDiv w:val="1"/>
      <w:marLeft w:val="0"/>
      <w:marRight w:val="0"/>
      <w:marTop w:val="0"/>
      <w:marBottom w:val="0"/>
      <w:divBdr>
        <w:top w:val="none" w:sz="0" w:space="0" w:color="auto"/>
        <w:left w:val="none" w:sz="0" w:space="0" w:color="auto"/>
        <w:bottom w:val="none" w:sz="0" w:space="0" w:color="auto"/>
        <w:right w:val="none" w:sz="0" w:space="0" w:color="auto"/>
      </w:divBdr>
    </w:div>
    <w:div w:id="1326973813">
      <w:bodyDiv w:val="1"/>
      <w:marLeft w:val="0"/>
      <w:marRight w:val="0"/>
      <w:marTop w:val="0"/>
      <w:marBottom w:val="0"/>
      <w:divBdr>
        <w:top w:val="none" w:sz="0" w:space="0" w:color="auto"/>
        <w:left w:val="none" w:sz="0" w:space="0" w:color="auto"/>
        <w:bottom w:val="none" w:sz="0" w:space="0" w:color="auto"/>
        <w:right w:val="none" w:sz="0" w:space="0" w:color="auto"/>
      </w:divBdr>
    </w:div>
    <w:div w:id="1326975370">
      <w:bodyDiv w:val="1"/>
      <w:marLeft w:val="0"/>
      <w:marRight w:val="0"/>
      <w:marTop w:val="0"/>
      <w:marBottom w:val="0"/>
      <w:divBdr>
        <w:top w:val="none" w:sz="0" w:space="0" w:color="auto"/>
        <w:left w:val="none" w:sz="0" w:space="0" w:color="auto"/>
        <w:bottom w:val="none" w:sz="0" w:space="0" w:color="auto"/>
        <w:right w:val="none" w:sz="0" w:space="0" w:color="auto"/>
      </w:divBdr>
    </w:div>
    <w:div w:id="1327897666">
      <w:bodyDiv w:val="1"/>
      <w:marLeft w:val="0"/>
      <w:marRight w:val="0"/>
      <w:marTop w:val="0"/>
      <w:marBottom w:val="0"/>
      <w:divBdr>
        <w:top w:val="none" w:sz="0" w:space="0" w:color="auto"/>
        <w:left w:val="none" w:sz="0" w:space="0" w:color="auto"/>
        <w:bottom w:val="none" w:sz="0" w:space="0" w:color="auto"/>
        <w:right w:val="none" w:sz="0" w:space="0" w:color="auto"/>
      </w:divBdr>
    </w:div>
    <w:div w:id="1328096484">
      <w:bodyDiv w:val="1"/>
      <w:marLeft w:val="0"/>
      <w:marRight w:val="0"/>
      <w:marTop w:val="0"/>
      <w:marBottom w:val="0"/>
      <w:divBdr>
        <w:top w:val="none" w:sz="0" w:space="0" w:color="auto"/>
        <w:left w:val="none" w:sz="0" w:space="0" w:color="auto"/>
        <w:bottom w:val="none" w:sz="0" w:space="0" w:color="auto"/>
        <w:right w:val="none" w:sz="0" w:space="0" w:color="auto"/>
      </w:divBdr>
    </w:div>
    <w:div w:id="1330673811">
      <w:bodyDiv w:val="1"/>
      <w:marLeft w:val="0"/>
      <w:marRight w:val="0"/>
      <w:marTop w:val="0"/>
      <w:marBottom w:val="0"/>
      <w:divBdr>
        <w:top w:val="none" w:sz="0" w:space="0" w:color="auto"/>
        <w:left w:val="none" w:sz="0" w:space="0" w:color="auto"/>
        <w:bottom w:val="none" w:sz="0" w:space="0" w:color="auto"/>
        <w:right w:val="none" w:sz="0" w:space="0" w:color="auto"/>
      </w:divBdr>
    </w:div>
    <w:div w:id="1331327500">
      <w:bodyDiv w:val="1"/>
      <w:marLeft w:val="0"/>
      <w:marRight w:val="0"/>
      <w:marTop w:val="0"/>
      <w:marBottom w:val="0"/>
      <w:divBdr>
        <w:top w:val="none" w:sz="0" w:space="0" w:color="auto"/>
        <w:left w:val="none" w:sz="0" w:space="0" w:color="auto"/>
        <w:bottom w:val="none" w:sz="0" w:space="0" w:color="auto"/>
        <w:right w:val="none" w:sz="0" w:space="0" w:color="auto"/>
      </w:divBdr>
    </w:div>
    <w:div w:id="1333803008">
      <w:bodyDiv w:val="1"/>
      <w:marLeft w:val="0"/>
      <w:marRight w:val="0"/>
      <w:marTop w:val="0"/>
      <w:marBottom w:val="0"/>
      <w:divBdr>
        <w:top w:val="none" w:sz="0" w:space="0" w:color="auto"/>
        <w:left w:val="none" w:sz="0" w:space="0" w:color="auto"/>
        <w:bottom w:val="none" w:sz="0" w:space="0" w:color="auto"/>
        <w:right w:val="none" w:sz="0" w:space="0" w:color="auto"/>
      </w:divBdr>
    </w:div>
    <w:div w:id="1334798521">
      <w:bodyDiv w:val="1"/>
      <w:marLeft w:val="0"/>
      <w:marRight w:val="0"/>
      <w:marTop w:val="0"/>
      <w:marBottom w:val="0"/>
      <w:divBdr>
        <w:top w:val="none" w:sz="0" w:space="0" w:color="auto"/>
        <w:left w:val="none" w:sz="0" w:space="0" w:color="auto"/>
        <w:bottom w:val="none" w:sz="0" w:space="0" w:color="auto"/>
        <w:right w:val="none" w:sz="0" w:space="0" w:color="auto"/>
      </w:divBdr>
    </w:div>
    <w:div w:id="1339622927">
      <w:bodyDiv w:val="1"/>
      <w:marLeft w:val="0"/>
      <w:marRight w:val="0"/>
      <w:marTop w:val="0"/>
      <w:marBottom w:val="0"/>
      <w:divBdr>
        <w:top w:val="none" w:sz="0" w:space="0" w:color="auto"/>
        <w:left w:val="none" w:sz="0" w:space="0" w:color="auto"/>
        <w:bottom w:val="none" w:sz="0" w:space="0" w:color="auto"/>
        <w:right w:val="none" w:sz="0" w:space="0" w:color="auto"/>
      </w:divBdr>
    </w:div>
    <w:div w:id="1340229129">
      <w:bodyDiv w:val="1"/>
      <w:marLeft w:val="0"/>
      <w:marRight w:val="0"/>
      <w:marTop w:val="0"/>
      <w:marBottom w:val="0"/>
      <w:divBdr>
        <w:top w:val="none" w:sz="0" w:space="0" w:color="auto"/>
        <w:left w:val="none" w:sz="0" w:space="0" w:color="auto"/>
        <w:bottom w:val="none" w:sz="0" w:space="0" w:color="auto"/>
        <w:right w:val="none" w:sz="0" w:space="0" w:color="auto"/>
      </w:divBdr>
    </w:div>
    <w:div w:id="1340742750">
      <w:bodyDiv w:val="1"/>
      <w:marLeft w:val="0"/>
      <w:marRight w:val="0"/>
      <w:marTop w:val="0"/>
      <w:marBottom w:val="0"/>
      <w:divBdr>
        <w:top w:val="none" w:sz="0" w:space="0" w:color="auto"/>
        <w:left w:val="none" w:sz="0" w:space="0" w:color="auto"/>
        <w:bottom w:val="none" w:sz="0" w:space="0" w:color="auto"/>
        <w:right w:val="none" w:sz="0" w:space="0" w:color="auto"/>
      </w:divBdr>
    </w:div>
    <w:div w:id="1343969094">
      <w:bodyDiv w:val="1"/>
      <w:marLeft w:val="0"/>
      <w:marRight w:val="0"/>
      <w:marTop w:val="0"/>
      <w:marBottom w:val="0"/>
      <w:divBdr>
        <w:top w:val="none" w:sz="0" w:space="0" w:color="auto"/>
        <w:left w:val="none" w:sz="0" w:space="0" w:color="auto"/>
        <w:bottom w:val="none" w:sz="0" w:space="0" w:color="auto"/>
        <w:right w:val="none" w:sz="0" w:space="0" w:color="auto"/>
      </w:divBdr>
    </w:div>
    <w:div w:id="1346899928">
      <w:bodyDiv w:val="1"/>
      <w:marLeft w:val="0"/>
      <w:marRight w:val="0"/>
      <w:marTop w:val="0"/>
      <w:marBottom w:val="0"/>
      <w:divBdr>
        <w:top w:val="none" w:sz="0" w:space="0" w:color="auto"/>
        <w:left w:val="none" w:sz="0" w:space="0" w:color="auto"/>
        <w:bottom w:val="none" w:sz="0" w:space="0" w:color="auto"/>
        <w:right w:val="none" w:sz="0" w:space="0" w:color="auto"/>
      </w:divBdr>
    </w:div>
    <w:div w:id="1346905777">
      <w:bodyDiv w:val="1"/>
      <w:marLeft w:val="0"/>
      <w:marRight w:val="0"/>
      <w:marTop w:val="0"/>
      <w:marBottom w:val="0"/>
      <w:divBdr>
        <w:top w:val="none" w:sz="0" w:space="0" w:color="auto"/>
        <w:left w:val="none" w:sz="0" w:space="0" w:color="auto"/>
        <w:bottom w:val="none" w:sz="0" w:space="0" w:color="auto"/>
        <w:right w:val="none" w:sz="0" w:space="0" w:color="auto"/>
      </w:divBdr>
    </w:div>
    <w:div w:id="1355109544">
      <w:bodyDiv w:val="1"/>
      <w:marLeft w:val="0"/>
      <w:marRight w:val="0"/>
      <w:marTop w:val="0"/>
      <w:marBottom w:val="0"/>
      <w:divBdr>
        <w:top w:val="none" w:sz="0" w:space="0" w:color="auto"/>
        <w:left w:val="none" w:sz="0" w:space="0" w:color="auto"/>
        <w:bottom w:val="none" w:sz="0" w:space="0" w:color="auto"/>
        <w:right w:val="none" w:sz="0" w:space="0" w:color="auto"/>
      </w:divBdr>
    </w:div>
    <w:div w:id="1357193462">
      <w:bodyDiv w:val="1"/>
      <w:marLeft w:val="0"/>
      <w:marRight w:val="0"/>
      <w:marTop w:val="0"/>
      <w:marBottom w:val="0"/>
      <w:divBdr>
        <w:top w:val="none" w:sz="0" w:space="0" w:color="auto"/>
        <w:left w:val="none" w:sz="0" w:space="0" w:color="auto"/>
        <w:bottom w:val="none" w:sz="0" w:space="0" w:color="auto"/>
        <w:right w:val="none" w:sz="0" w:space="0" w:color="auto"/>
      </w:divBdr>
    </w:div>
    <w:div w:id="1358585387">
      <w:bodyDiv w:val="1"/>
      <w:marLeft w:val="0"/>
      <w:marRight w:val="0"/>
      <w:marTop w:val="0"/>
      <w:marBottom w:val="0"/>
      <w:divBdr>
        <w:top w:val="none" w:sz="0" w:space="0" w:color="auto"/>
        <w:left w:val="none" w:sz="0" w:space="0" w:color="auto"/>
        <w:bottom w:val="none" w:sz="0" w:space="0" w:color="auto"/>
        <w:right w:val="none" w:sz="0" w:space="0" w:color="auto"/>
      </w:divBdr>
    </w:div>
    <w:div w:id="1359895202">
      <w:bodyDiv w:val="1"/>
      <w:marLeft w:val="0"/>
      <w:marRight w:val="0"/>
      <w:marTop w:val="0"/>
      <w:marBottom w:val="0"/>
      <w:divBdr>
        <w:top w:val="none" w:sz="0" w:space="0" w:color="auto"/>
        <w:left w:val="none" w:sz="0" w:space="0" w:color="auto"/>
        <w:bottom w:val="none" w:sz="0" w:space="0" w:color="auto"/>
        <w:right w:val="none" w:sz="0" w:space="0" w:color="auto"/>
      </w:divBdr>
    </w:div>
    <w:div w:id="1361274020">
      <w:bodyDiv w:val="1"/>
      <w:marLeft w:val="0"/>
      <w:marRight w:val="0"/>
      <w:marTop w:val="0"/>
      <w:marBottom w:val="0"/>
      <w:divBdr>
        <w:top w:val="none" w:sz="0" w:space="0" w:color="auto"/>
        <w:left w:val="none" w:sz="0" w:space="0" w:color="auto"/>
        <w:bottom w:val="none" w:sz="0" w:space="0" w:color="auto"/>
        <w:right w:val="none" w:sz="0" w:space="0" w:color="auto"/>
      </w:divBdr>
    </w:div>
    <w:div w:id="1364356076">
      <w:bodyDiv w:val="1"/>
      <w:marLeft w:val="0"/>
      <w:marRight w:val="0"/>
      <w:marTop w:val="0"/>
      <w:marBottom w:val="0"/>
      <w:divBdr>
        <w:top w:val="none" w:sz="0" w:space="0" w:color="auto"/>
        <w:left w:val="none" w:sz="0" w:space="0" w:color="auto"/>
        <w:bottom w:val="none" w:sz="0" w:space="0" w:color="auto"/>
        <w:right w:val="none" w:sz="0" w:space="0" w:color="auto"/>
      </w:divBdr>
    </w:div>
    <w:div w:id="1368261345">
      <w:bodyDiv w:val="1"/>
      <w:marLeft w:val="0"/>
      <w:marRight w:val="0"/>
      <w:marTop w:val="0"/>
      <w:marBottom w:val="0"/>
      <w:divBdr>
        <w:top w:val="none" w:sz="0" w:space="0" w:color="auto"/>
        <w:left w:val="none" w:sz="0" w:space="0" w:color="auto"/>
        <w:bottom w:val="none" w:sz="0" w:space="0" w:color="auto"/>
        <w:right w:val="none" w:sz="0" w:space="0" w:color="auto"/>
      </w:divBdr>
    </w:div>
    <w:div w:id="1369381520">
      <w:bodyDiv w:val="1"/>
      <w:marLeft w:val="0"/>
      <w:marRight w:val="0"/>
      <w:marTop w:val="0"/>
      <w:marBottom w:val="0"/>
      <w:divBdr>
        <w:top w:val="none" w:sz="0" w:space="0" w:color="auto"/>
        <w:left w:val="none" w:sz="0" w:space="0" w:color="auto"/>
        <w:bottom w:val="none" w:sz="0" w:space="0" w:color="auto"/>
        <w:right w:val="none" w:sz="0" w:space="0" w:color="auto"/>
      </w:divBdr>
    </w:div>
    <w:div w:id="1369725170">
      <w:bodyDiv w:val="1"/>
      <w:marLeft w:val="0"/>
      <w:marRight w:val="0"/>
      <w:marTop w:val="0"/>
      <w:marBottom w:val="0"/>
      <w:divBdr>
        <w:top w:val="none" w:sz="0" w:space="0" w:color="auto"/>
        <w:left w:val="none" w:sz="0" w:space="0" w:color="auto"/>
        <w:bottom w:val="none" w:sz="0" w:space="0" w:color="auto"/>
        <w:right w:val="none" w:sz="0" w:space="0" w:color="auto"/>
      </w:divBdr>
    </w:div>
    <w:div w:id="1369987867">
      <w:bodyDiv w:val="1"/>
      <w:marLeft w:val="0"/>
      <w:marRight w:val="0"/>
      <w:marTop w:val="0"/>
      <w:marBottom w:val="0"/>
      <w:divBdr>
        <w:top w:val="none" w:sz="0" w:space="0" w:color="auto"/>
        <w:left w:val="none" w:sz="0" w:space="0" w:color="auto"/>
        <w:bottom w:val="none" w:sz="0" w:space="0" w:color="auto"/>
        <w:right w:val="none" w:sz="0" w:space="0" w:color="auto"/>
      </w:divBdr>
    </w:div>
    <w:div w:id="1370105401">
      <w:bodyDiv w:val="1"/>
      <w:marLeft w:val="0"/>
      <w:marRight w:val="0"/>
      <w:marTop w:val="0"/>
      <w:marBottom w:val="0"/>
      <w:divBdr>
        <w:top w:val="none" w:sz="0" w:space="0" w:color="auto"/>
        <w:left w:val="none" w:sz="0" w:space="0" w:color="auto"/>
        <w:bottom w:val="none" w:sz="0" w:space="0" w:color="auto"/>
        <w:right w:val="none" w:sz="0" w:space="0" w:color="auto"/>
      </w:divBdr>
    </w:div>
    <w:div w:id="1376806477">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313282">
      <w:bodyDiv w:val="1"/>
      <w:marLeft w:val="0"/>
      <w:marRight w:val="0"/>
      <w:marTop w:val="0"/>
      <w:marBottom w:val="0"/>
      <w:divBdr>
        <w:top w:val="none" w:sz="0" w:space="0" w:color="auto"/>
        <w:left w:val="none" w:sz="0" w:space="0" w:color="auto"/>
        <w:bottom w:val="none" w:sz="0" w:space="0" w:color="auto"/>
        <w:right w:val="none" w:sz="0" w:space="0" w:color="auto"/>
      </w:divBdr>
    </w:div>
    <w:div w:id="1379278577">
      <w:bodyDiv w:val="1"/>
      <w:marLeft w:val="0"/>
      <w:marRight w:val="0"/>
      <w:marTop w:val="0"/>
      <w:marBottom w:val="0"/>
      <w:divBdr>
        <w:top w:val="none" w:sz="0" w:space="0" w:color="auto"/>
        <w:left w:val="none" w:sz="0" w:space="0" w:color="auto"/>
        <w:bottom w:val="none" w:sz="0" w:space="0" w:color="auto"/>
        <w:right w:val="none" w:sz="0" w:space="0" w:color="auto"/>
      </w:divBdr>
    </w:div>
    <w:div w:id="1382827984">
      <w:bodyDiv w:val="1"/>
      <w:marLeft w:val="0"/>
      <w:marRight w:val="0"/>
      <w:marTop w:val="0"/>
      <w:marBottom w:val="0"/>
      <w:divBdr>
        <w:top w:val="none" w:sz="0" w:space="0" w:color="auto"/>
        <w:left w:val="none" w:sz="0" w:space="0" w:color="auto"/>
        <w:bottom w:val="none" w:sz="0" w:space="0" w:color="auto"/>
        <w:right w:val="none" w:sz="0" w:space="0" w:color="auto"/>
      </w:divBdr>
    </w:div>
    <w:div w:id="1383015064">
      <w:bodyDiv w:val="1"/>
      <w:marLeft w:val="0"/>
      <w:marRight w:val="0"/>
      <w:marTop w:val="0"/>
      <w:marBottom w:val="0"/>
      <w:divBdr>
        <w:top w:val="none" w:sz="0" w:space="0" w:color="auto"/>
        <w:left w:val="none" w:sz="0" w:space="0" w:color="auto"/>
        <w:bottom w:val="none" w:sz="0" w:space="0" w:color="auto"/>
        <w:right w:val="none" w:sz="0" w:space="0" w:color="auto"/>
      </w:divBdr>
    </w:div>
    <w:div w:id="1385255269">
      <w:bodyDiv w:val="1"/>
      <w:marLeft w:val="0"/>
      <w:marRight w:val="0"/>
      <w:marTop w:val="0"/>
      <w:marBottom w:val="0"/>
      <w:divBdr>
        <w:top w:val="none" w:sz="0" w:space="0" w:color="auto"/>
        <w:left w:val="none" w:sz="0" w:space="0" w:color="auto"/>
        <w:bottom w:val="none" w:sz="0" w:space="0" w:color="auto"/>
        <w:right w:val="none" w:sz="0" w:space="0" w:color="auto"/>
      </w:divBdr>
    </w:div>
    <w:div w:id="1388996476">
      <w:bodyDiv w:val="1"/>
      <w:marLeft w:val="0"/>
      <w:marRight w:val="0"/>
      <w:marTop w:val="0"/>
      <w:marBottom w:val="0"/>
      <w:divBdr>
        <w:top w:val="none" w:sz="0" w:space="0" w:color="auto"/>
        <w:left w:val="none" w:sz="0" w:space="0" w:color="auto"/>
        <w:bottom w:val="none" w:sz="0" w:space="0" w:color="auto"/>
        <w:right w:val="none" w:sz="0" w:space="0" w:color="auto"/>
      </w:divBdr>
    </w:div>
    <w:div w:id="1389497602">
      <w:bodyDiv w:val="1"/>
      <w:marLeft w:val="0"/>
      <w:marRight w:val="0"/>
      <w:marTop w:val="0"/>
      <w:marBottom w:val="0"/>
      <w:divBdr>
        <w:top w:val="none" w:sz="0" w:space="0" w:color="auto"/>
        <w:left w:val="none" w:sz="0" w:space="0" w:color="auto"/>
        <w:bottom w:val="none" w:sz="0" w:space="0" w:color="auto"/>
        <w:right w:val="none" w:sz="0" w:space="0" w:color="auto"/>
      </w:divBdr>
    </w:div>
    <w:div w:id="1389691962">
      <w:bodyDiv w:val="1"/>
      <w:marLeft w:val="0"/>
      <w:marRight w:val="0"/>
      <w:marTop w:val="0"/>
      <w:marBottom w:val="0"/>
      <w:divBdr>
        <w:top w:val="none" w:sz="0" w:space="0" w:color="auto"/>
        <w:left w:val="none" w:sz="0" w:space="0" w:color="auto"/>
        <w:bottom w:val="none" w:sz="0" w:space="0" w:color="auto"/>
        <w:right w:val="none" w:sz="0" w:space="0" w:color="auto"/>
      </w:divBdr>
    </w:div>
    <w:div w:id="1390692910">
      <w:bodyDiv w:val="1"/>
      <w:marLeft w:val="0"/>
      <w:marRight w:val="0"/>
      <w:marTop w:val="0"/>
      <w:marBottom w:val="0"/>
      <w:divBdr>
        <w:top w:val="none" w:sz="0" w:space="0" w:color="auto"/>
        <w:left w:val="none" w:sz="0" w:space="0" w:color="auto"/>
        <w:bottom w:val="none" w:sz="0" w:space="0" w:color="auto"/>
        <w:right w:val="none" w:sz="0" w:space="0" w:color="auto"/>
      </w:divBdr>
    </w:div>
    <w:div w:id="1391617460">
      <w:bodyDiv w:val="1"/>
      <w:marLeft w:val="0"/>
      <w:marRight w:val="0"/>
      <w:marTop w:val="0"/>
      <w:marBottom w:val="0"/>
      <w:divBdr>
        <w:top w:val="none" w:sz="0" w:space="0" w:color="auto"/>
        <w:left w:val="none" w:sz="0" w:space="0" w:color="auto"/>
        <w:bottom w:val="none" w:sz="0" w:space="0" w:color="auto"/>
        <w:right w:val="none" w:sz="0" w:space="0" w:color="auto"/>
      </w:divBdr>
    </w:div>
    <w:div w:id="1392459878">
      <w:bodyDiv w:val="1"/>
      <w:marLeft w:val="0"/>
      <w:marRight w:val="0"/>
      <w:marTop w:val="0"/>
      <w:marBottom w:val="0"/>
      <w:divBdr>
        <w:top w:val="none" w:sz="0" w:space="0" w:color="auto"/>
        <w:left w:val="none" w:sz="0" w:space="0" w:color="auto"/>
        <w:bottom w:val="none" w:sz="0" w:space="0" w:color="auto"/>
        <w:right w:val="none" w:sz="0" w:space="0" w:color="auto"/>
      </w:divBdr>
    </w:div>
    <w:div w:id="1393040766">
      <w:bodyDiv w:val="1"/>
      <w:marLeft w:val="0"/>
      <w:marRight w:val="0"/>
      <w:marTop w:val="0"/>
      <w:marBottom w:val="0"/>
      <w:divBdr>
        <w:top w:val="none" w:sz="0" w:space="0" w:color="auto"/>
        <w:left w:val="none" w:sz="0" w:space="0" w:color="auto"/>
        <w:bottom w:val="none" w:sz="0" w:space="0" w:color="auto"/>
        <w:right w:val="none" w:sz="0" w:space="0" w:color="auto"/>
      </w:divBdr>
    </w:div>
    <w:div w:id="1394889134">
      <w:bodyDiv w:val="1"/>
      <w:marLeft w:val="0"/>
      <w:marRight w:val="0"/>
      <w:marTop w:val="0"/>
      <w:marBottom w:val="0"/>
      <w:divBdr>
        <w:top w:val="none" w:sz="0" w:space="0" w:color="auto"/>
        <w:left w:val="none" w:sz="0" w:space="0" w:color="auto"/>
        <w:bottom w:val="none" w:sz="0" w:space="0" w:color="auto"/>
        <w:right w:val="none" w:sz="0" w:space="0" w:color="auto"/>
      </w:divBdr>
    </w:div>
    <w:div w:id="1395196963">
      <w:bodyDiv w:val="1"/>
      <w:marLeft w:val="0"/>
      <w:marRight w:val="0"/>
      <w:marTop w:val="0"/>
      <w:marBottom w:val="0"/>
      <w:divBdr>
        <w:top w:val="none" w:sz="0" w:space="0" w:color="auto"/>
        <w:left w:val="none" w:sz="0" w:space="0" w:color="auto"/>
        <w:bottom w:val="none" w:sz="0" w:space="0" w:color="auto"/>
        <w:right w:val="none" w:sz="0" w:space="0" w:color="auto"/>
      </w:divBdr>
    </w:div>
    <w:div w:id="1396781819">
      <w:bodyDiv w:val="1"/>
      <w:marLeft w:val="0"/>
      <w:marRight w:val="0"/>
      <w:marTop w:val="0"/>
      <w:marBottom w:val="0"/>
      <w:divBdr>
        <w:top w:val="none" w:sz="0" w:space="0" w:color="auto"/>
        <w:left w:val="none" w:sz="0" w:space="0" w:color="auto"/>
        <w:bottom w:val="none" w:sz="0" w:space="0" w:color="auto"/>
        <w:right w:val="none" w:sz="0" w:space="0" w:color="auto"/>
      </w:divBdr>
    </w:div>
    <w:div w:id="1396857540">
      <w:bodyDiv w:val="1"/>
      <w:marLeft w:val="0"/>
      <w:marRight w:val="0"/>
      <w:marTop w:val="0"/>
      <w:marBottom w:val="0"/>
      <w:divBdr>
        <w:top w:val="none" w:sz="0" w:space="0" w:color="auto"/>
        <w:left w:val="none" w:sz="0" w:space="0" w:color="auto"/>
        <w:bottom w:val="none" w:sz="0" w:space="0" w:color="auto"/>
        <w:right w:val="none" w:sz="0" w:space="0" w:color="auto"/>
      </w:divBdr>
    </w:div>
    <w:div w:id="1397245150">
      <w:bodyDiv w:val="1"/>
      <w:marLeft w:val="0"/>
      <w:marRight w:val="0"/>
      <w:marTop w:val="0"/>
      <w:marBottom w:val="0"/>
      <w:divBdr>
        <w:top w:val="none" w:sz="0" w:space="0" w:color="auto"/>
        <w:left w:val="none" w:sz="0" w:space="0" w:color="auto"/>
        <w:bottom w:val="none" w:sz="0" w:space="0" w:color="auto"/>
        <w:right w:val="none" w:sz="0" w:space="0" w:color="auto"/>
      </w:divBdr>
    </w:div>
    <w:div w:id="1398698609">
      <w:bodyDiv w:val="1"/>
      <w:marLeft w:val="0"/>
      <w:marRight w:val="0"/>
      <w:marTop w:val="0"/>
      <w:marBottom w:val="0"/>
      <w:divBdr>
        <w:top w:val="none" w:sz="0" w:space="0" w:color="auto"/>
        <w:left w:val="none" w:sz="0" w:space="0" w:color="auto"/>
        <w:bottom w:val="none" w:sz="0" w:space="0" w:color="auto"/>
        <w:right w:val="none" w:sz="0" w:space="0" w:color="auto"/>
      </w:divBdr>
    </w:div>
    <w:div w:id="1399740402">
      <w:bodyDiv w:val="1"/>
      <w:marLeft w:val="0"/>
      <w:marRight w:val="0"/>
      <w:marTop w:val="0"/>
      <w:marBottom w:val="0"/>
      <w:divBdr>
        <w:top w:val="none" w:sz="0" w:space="0" w:color="auto"/>
        <w:left w:val="none" w:sz="0" w:space="0" w:color="auto"/>
        <w:bottom w:val="none" w:sz="0" w:space="0" w:color="auto"/>
        <w:right w:val="none" w:sz="0" w:space="0" w:color="auto"/>
      </w:divBdr>
    </w:div>
    <w:div w:id="1400403839">
      <w:bodyDiv w:val="1"/>
      <w:marLeft w:val="0"/>
      <w:marRight w:val="0"/>
      <w:marTop w:val="0"/>
      <w:marBottom w:val="0"/>
      <w:divBdr>
        <w:top w:val="none" w:sz="0" w:space="0" w:color="auto"/>
        <w:left w:val="none" w:sz="0" w:space="0" w:color="auto"/>
        <w:bottom w:val="none" w:sz="0" w:space="0" w:color="auto"/>
        <w:right w:val="none" w:sz="0" w:space="0" w:color="auto"/>
      </w:divBdr>
    </w:div>
    <w:div w:id="1401370944">
      <w:bodyDiv w:val="1"/>
      <w:marLeft w:val="0"/>
      <w:marRight w:val="0"/>
      <w:marTop w:val="0"/>
      <w:marBottom w:val="0"/>
      <w:divBdr>
        <w:top w:val="none" w:sz="0" w:space="0" w:color="auto"/>
        <w:left w:val="none" w:sz="0" w:space="0" w:color="auto"/>
        <w:bottom w:val="none" w:sz="0" w:space="0" w:color="auto"/>
        <w:right w:val="none" w:sz="0" w:space="0" w:color="auto"/>
      </w:divBdr>
    </w:div>
    <w:div w:id="1406993032">
      <w:bodyDiv w:val="1"/>
      <w:marLeft w:val="0"/>
      <w:marRight w:val="0"/>
      <w:marTop w:val="0"/>
      <w:marBottom w:val="0"/>
      <w:divBdr>
        <w:top w:val="none" w:sz="0" w:space="0" w:color="auto"/>
        <w:left w:val="none" w:sz="0" w:space="0" w:color="auto"/>
        <w:bottom w:val="none" w:sz="0" w:space="0" w:color="auto"/>
        <w:right w:val="none" w:sz="0" w:space="0" w:color="auto"/>
      </w:divBdr>
    </w:div>
    <w:div w:id="1410152821">
      <w:bodyDiv w:val="1"/>
      <w:marLeft w:val="0"/>
      <w:marRight w:val="0"/>
      <w:marTop w:val="0"/>
      <w:marBottom w:val="0"/>
      <w:divBdr>
        <w:top w:val="none" w:sz="0" w:space="0" w:color="auto"/>
        <w:left w:val="none" w:sz="0" w:space="0" w:color="auto"/>
        <w:bottom w:val="none" w:sz="0" w:space="0" w:color="auto"/>
        <w:right w:val="none" w:sz="0" w:space="0" w:color="auto"/>
      </w:divBdr>
    </w:div>
    <w:div w:id="1411197359">
      <w:bodyDiv w:val="1"/>
      <w:marLeft w:val="0"/>
      <w:marRight w:val="0"/>
      <w:marTop w:val="0"/>
      <w:marBottom w:val="0"/>
      <w:divBdr>
        <w:top w:val="none" w:sz="0" w:space="0" w:color="auto"/>
        <w:left w:val="none" w:sz="0" w:space="0" w:color="auto"/>
        <w:bottom w:val="none" w:sz="0" w:space="0" w:color="auto"/>
        <w:right w:val="none" w:sz="0" w:space="0" w:color="auto"/>
      </w:divBdr>
    </w:div>
    <w:div w:id="1417701504">
      <w:bodyDiv w:val="1"/>
      <w:marLeft w:val="0"/>
      <w:marRight w:val="0"/>
      <w:marTop w:val="0"/>
      <w:marBottom w:val="0"/>
      <w:divBdr>
        <w:top w:val="none" w:sz="0" w:space="0" w:color="auto"/>
        <w:left w:val="none" w:sz="0" w:space="0" w:color="auto"/>
        <w:bottom w:val="none" w:sz="0" w:space="0" w:color="auto"/>
        <w:right w:val="none" w:sz="0" w:space="0" w:color="auto"/>
      </w:divBdr>
    </w:div>
    <w:div w:id="1417899038">
      <w:bodyDiv w:val="1"/>
      <w:marLeft w:val="0"/>
      <w:marRight w:val="0"/>
      <w:marTop w:val="0"/>
      <w:marBottom w:val="0"/>
      <w:divBdr>
        <w:top w:val="none" w:sz="0" w:space="0" w:color="auto"/>
        <w:left w:val="none" w:sz="0" w:space="0" w:color="auto"/>
        <w:bottom w:val="none" w:sz="0" w:space="0" w:color="auto"/>
        <w:right w:val="none" w:sz="0" w:space="0" w:color="auto"/>
      </w:divBdr>
    </w:div>
    <w:div w:id="1419520529">
      <w:bodyDiv w:val="1"/>
      <w:marLeft w:val="0"/>
      <w:marRight w:val="0"/>
      <w:marTop w:val="0"/>
      <w:marBottom w:val="0"/>
      <w:divBdr>
        <w:top w:val="none" w:sz="0" w:space="0" w:color="auto"/>
        <w:left w:val="none" w:sz="0" w:space="0" w:color="auto"/>
        <w:bottom w:val="none" w:sz="0" w:space="0" w:color="auto"/>
        <w:right w:val="none" w:sz="0" w:space="0" w:color="auto"/>
      </w:divBdr>
    </w:div>
    <w:div w:id="1419979504">
      <w:bodyDiv w:val="1"/>
      <w:marLeft w:val="0"/>
      <w:marRight w:val="0"/>
      <w:marTop w:val="0"/>
      <w:marBottom w:val="0"/>
      <w:divBdr>
        <w:top w:val="none" w:sz="0" w:space="0" w:color="auto"/>
        <w:left w:val="none" w:sz="0" w:space="0" w:color="auto"/>
        <w:bottom w:val="none" w:sz="0" w:space="0" w:color="auto"/>
        <w:right w:val="none" w:sz="0" w:space="0" w:color="auto"/>
      </w:divBdr>
    </w:div>
    <w:div w:id="1420328871">
      <w:bodyDiv w:val="1"/>
      <w:marLeft w:val="0"/>
      <w:marRight w:val="0"/>
      <w:marTop w:val="0"/>
      <w:marBottom w:val="0"/>
      <w:divBdr>
        <w:top w:val="none" w:sz="0" w:space="0" w:color="auto"/>
        <w:left w:val="none" w:sz="0" w:space="0" w:color="auto"/>
        <w:bottom w:val="none" w:sz="0" w:space="0" w:color="auto"/>
        <w:right w:val="none" w:sz="0" w:space="0" w:color="auto"/>
      </w:divBdr>
    </w:div>
    <w:div w:id="1421096367">
      <w:bodyDiv w:val="1"/>
      <w:marLeft w:val="0"/>
      <w:marRight w:val="0"/>
      <w:marTop w:val="0"/>
      <w:marBottom w:val="0"/>
      <w:divBdr>
        <w:top w:val="none" w:sz="0" w:space="0" w:color="auto"/>
        <w:left w:val="none" w:sz="0" w:space="0" w:color="auto"/>
        <w:bottom w:val="none" w:sz="0" w:space="0" w:color="auto"/>
        <w:right w:val="none" w:sz="0" w:space="0" w:color="auto"/>
      </w:divBdr>
    </w:div>
    <w:div w:id="1423185493">
      <w:bodyDiv w:val="1"/>
      <w:marLeft w:val="0"/>
      <w:marRight w:val="0"/>
      <w:marTop w:val="0"/>
      <w:marBottom w:val="0"/>
      <w:divBdr>
        <w:top w:val="none" w:sz="0" w:space="0" w:color="auto"/>
        <w:left w:val="none" w:sz="0" w:space="0" w:color="auto"/>
        <w:bottom w:val="none" w:sz="0" w:space="0" w:color="auto"/>
        <w:right w:val="none" w:sz="0" w:space="0" w:color="auto"/>
      </w:divBdr>
    </w:div>
    <w:div w:id="1424375934">
      <w:bodyDiv w:val="1"/>
      <w:marLeft w:val="0"/>
      <w:marRight w:val="0"/>
      <w:marTop w:val="0"/>
      <w:marBottom w:val="0"/>
      <w:divBdr>
        <w:top w:val="none" w:sz="0" w:space="0" w:color="auto"/>
        <w:left w:val="none" w:sz="0" w:space="0" w:color="auto"/>
        <w:bottom w:val="none" w:sz="0" w:space="0" w:color="auto"/>
        <w:right w:val="none" w:sz="0" w:space="0" w:color="auto"/>
      </w:divBdr>
    </w:div>
    <w:div w:id="1424687992">
      <w:bodyDiv w:val="1"/>
      <w:marLeft w:val="0"/>
      <w:marRight w:val="0"/>
      <w:marTop w:val="0"/>
      <w:marBottom w:val="0"/>
      <w:divBdr>
        <w:top w:val="none" w:sz="0" w:space="0" w:color="auto"/>
        <w:left w:val="none" w:sz="0" w:space="0" w:color="auto"/>
        <w:bottom w:val="none" w:sz="0" w:space="0" w:color="auto"/>
        <w:right w:val="none" w:sz="0" w:space="0" w:color="auto"/>
      </w:divBdr>
    </w:div>
    <w:div w:id="1427995137">
      <w:bodyDiv w:val="1"/>
      <w:marLeft w:val="0"/>
      <w:marRight w:val="0"/>
      <w:marTop w:val="0"/>
      <w:marBottom w:val="0"/>
      <w:divBdr>
        <w:top w:val="none" w:sz="0" w:space="0" w:color="auto"/>
        <w:left w:val="none" w:sz="0" w:space="0" w:color="auto"/>
        <w:bottom w:val="none" w:sz="0" w:space="0" w:color="auto"/>
        <w:right w:val="none" w:sz="0" w:space="0" w:color="auto"/>
      </w:divBdr>
    </w:div>
    <w:div w:id="1429230813">
      <w:bodyDiv w:val="1"/>
      <w:marLeft w:val="0"/>
      <w:marRight w:val="0"/>
      <w:marTop w:val="0"/>
      <w:marBottom w:val="0"/>
      <w:divBdr>
        <w:top w:val="none" w:sz="0" w:space="0" w:color="auto"/>
        <w:left w:val="none" w:sz="0" w:space="0" w:color="auto"/>
        <w:bottom w:val="none" w:sz="0" w:space="0" w:color="auto"/>
        <w:right w:val="none" w:sz="0" w:space="0" w:color="auto"/>
      </w:divBdr>
    </w:div>
    <w:div w:id="1429352576">
      <w:bodyDiv w:val="1"/>
      <w:marLeft w:val="0"/>
      <w:marRight w:val="0"/>
      <w:marTop w:val="0"/>
      <w:marBottom w:val="0"/>
      <w:divBdr>
        <w:top w:val="none" w:sz="0" w:space="0" w:color="auto"/>
        <w:left w:val="none" w:sz="0" w:space="0" w:color="auto"/>
        <w:bottom w:val="none" w:sz="0" w:space="0" w:color="auto"/>
        <w:right w:val="none" w:sz="0" w:space="0" w:color="auto"/>
      </w:divBdr>
    </w:div>
    <w:div w:id="1430657096">
      <w:bodyDiv w:val="1"/>
      <w:marLeft w:val="0"/>
      <w:marRight w:val="0"/>
      <w:marTop w:val="0"/>
      <w:marBottom w:val="0"/>
      <w:divBdr>
        <w:top w:val="none" w:sz="0" w:space="0" w:color="auto"/>
        <w:left w:val="none" w:sz="0" w:space="0" w:color="auto"/>
        <w:bottom w:val="none" w:sz="0" w:space="0" w:color="auto"/>
        <w:right w:val="none" w:sz="0" w:space="0" w:color="auto"/>
      </w:divBdr>
    </w:div>
    <w:div w:id="1432050810">
      <w:bodyDiv w:val="1"/>
      <w:marLeft w:val="0"/>
      <w:marRight w:val="0"/>
      <w:marTop w:val="0"/>
      <w:marBottom w:val="0"/>
      <w:divBdr>
        <w:top w:val="none" w:sz="0" w:space="0" w:color="auto"/>
        <w:left w:val="none" w:sz="0" w:space="0" w:color="auto"/>
        <w:bottom w:val="none" w:sz="0" w:space="0" w:color="auto"/>
        <w:right w:val="none" w:sz="0" w:space="0" w:color="auto"/>
      </w:divBdr>
    </w:div>
    <w:div w:id="1432818555">
      <w:bodyDiv w:val="1"/>
      <w:marLeft w:val="0"/>
      <w:marRight w:val="0"/>
      <w:marTop w:val="0"/>
      <w:marBottom w:val="0"/>
      <w:divBdr>
        <w:top w:val="none" w:sz="0" w:space="0" w:color="auto"/>
        <w:left w:val="none" w:sz="0" w:space="0" w:color="auto"/>
        <w:bottom w:val="none" w:sz="0" w:space="0" w:color="auto"/>
        <w:right w:val="none" w:sz="0" w:space="0" w:color="auto"/>
      </w:divBdr>
    </w:div>
    <w:div w:id="1432970427">
      <w:bodyDiv w:val="1"/>
      <w:marLeft w:val="0"/>
      <w:marRight w:val="0"/>
      <w:marTop w:val="0"/>
      <w:marBottom w:val="0"/>
      <w:divBdr>
        <w:top w:val="none" w:sz="0" w:space="0" w:color="auto"/>
        <w:left w:val="none" w:sz="0" w:space="0" w:color="auto"/>
        <w:bottom w:val="none" w:sz="0" w:space="0" w:color="auto"/>
        <w:right w:val="none" w:sz="0" w:space="0" w:color="auto"/>
      </w:divBdr>
    </w:div>
    <w:div w:id="1435517183">
      <w:bodyDiv w:val="1"/>
      <w:marLeft w:val="0"/>
      <w:marRight w:val="0"/>
      <w:marTop w:val="0"/>
      <w:marBottom w:val="0"/>
      <w:divBdr>
        <w:top w:val="none" w:sz="0" w:space="0" w:color="auto"/>
        <w:left w:val="none" w:sz="0" w:space="0" w:color="auto"/>
        <w:bottom w:val="none" w:sz="0" w:space="0" w:color="auto"/>
        <w:right w:val="none" w:sz="0" w:space="0" w:color="auto"/>
      </w:divBdr>
    </w:div>
    <w:div w:id="1436174805">
      <w:bodyDiv w:val="1"/>
      <w:marLeft w:val="0"/>
      <w:marRight w:val="0"/>
      <w:marTop w:val="0"/>
      <w:marBottom w:val="0"/>
      <w:divBdr>
        <w:top w:val="none" w:sz="0" w:space="0" w:color="auto"/>
        <w:left w:val="none" w:sz="0" w:space="0" w:color="auto"/>
        <w:bottom w:val="none" w:sz="0" w:space="0" w:color="auto"/>
        <w:right w:val="none" w:sz="0" w:space="0" w:color="auto"/>
      </w:divBdr>
    </w:div>
    <w:div w:id="1436749398">
      <w:bodyDiv w:val="1"/>
      <w:marLeft w:val="0"/>
      <w:marRight w:val="0"/>
      <w:marTop w:val="0"/>
      <w:marBottom w:val="0"/>
      <w:divBdr>
        <w:top w:val="none" w:sz="0" w:space="0" w:color="auto"/>
        <w:left w:val="none" w:sz="0" w:space="0" w:color="auto"/>
        <w:bottom w:val="none" w:sz="0" w:space="0" w:color="auto"/>
        <w:right w:val="none" w:sz="0" w:space="0" w:color="auto"/>
      </w:divBdr>
    </w:div>
    <w:div w:id="1437092685">
      <w:bodyDiv w:val="1"/>
      <w:marLeft w:val="0"/>
      <w:marRight w:val="0"/>
      <w:marTop w:val="0"/>
      <w:marBottom w:val="0"/>
      <w:divBdr>
        <w:top w:val="none" w:sz="0" w:space="0" w:color="auto"/>
        <w:left w:val="none" w:sz="0" w:space="0" w:color="auto"/>
        <w:bottom w:val="none" w:sz="0" w:space="0" w:color="auto"/>
        <w:right w:val="none" w:sz="0" w:space="0" w:color="auto"/>
      </w:divBdr>
    </w:div>
    <w:div w:id="1437674807">
      <w:bodyDiv w:val="1"/>
      <w:marLeft w:val="0"/>
      <w:marRight w:val="0"/>
      <w:marTop w:val="0"/>
      <w:marBottom w:val="0"/>
      <w:divBdr>
        <w:top w:val="none" w:sz="0" w:space="0" w:color="auto"/>
        <w:left w:val="none" w:sz="0" w:space="0" w:color="auto"/>
        <w:bottom w:val="none" w:sz="0" w:space="0" w:color="auto"/>
        <w:right w:val="none" w:sz="0" w:space="0" w:color="auto"/>
      </w:divBdr>
    </w:div>
    <w:div w:id="1438216858">
      <w:bodyDiv w:val="1"/>
      <w:marLeft w:val="0"/>
      <w:marRight w:val="0"/>
      <w:marTop w:val="0"/>
      <w:marBottom w:val="0"/>
      <w:divBdr>
        <w:top w:val="none" w:sz="0" w:space="0" w:color="auto"/>
        <w:left w:val="none" w:sz="0" w:space="0" w:color="auto"/>
        <w:bottom w:val="none" w:sz="0" w:space="0" w:color="auto"/>
        <w:right w:val="none" w:sz="0" w:space="0" w:color="auto"/>
      </w:divBdr>
    </w:div>
    <w:div w:id="1444228761">
      <w:bodyDiv w:val="1"/>
      <w:marLeft w:val="0"/>
      <w:marRight w:val="0"/>
      <w:marTop w:val="0"/>
      <w:marBottom w:val="0"/>
      <w:divBdr>
        <w:top w:val="none" w:sz="0" w:space="0" w:color="auto"/>
        <w:left w:val="none" w:sz="0" w:space="0" w:color="auto"/>
        <w:bottom w:val="none" w:sz="0" w:space="0" w:color="auto"/>
        <w:right w:val="none" w:sz="0" w:space="0" w:color="auto"/>
      </w:divBdr>
    </w:div>
    <w:div w:id="1447387613">
      <w:bodyDiv w:val="1"/>
      <w:marLeft w:val="0"/>
      <w:marRight w:val="0"/>
      <w:marTop w:val="0"/>
      <w:marBottom w:val="0"/>
      <w:divBdr>
        <w:top w:val="none" w:sz="0" w:space="0" w:color="auto"/>
        <w:left w:val="none" w:sz="0" w:space="0" w:color="auto"/>
        <w:bottom w:val="none" w:sz="0" w:space="0" w:color="auto"/>
        <w:right w:val="none" w:sz="0" w:space="0" w:color="auto"/>
      </w:divBdr>
    </w:div>
    <w:div w:id="1447769606">
      <w:bodyDiv w:val="1"/>
      <w:marLeft w:val="0"/>
      <w:marRight w:val="0"/>
      <w:marTop w:val="0"/>
      <w:marBottom w:val="0"/>
      <w:divBdr>
        <w:top w:val="none" w:sz="0" w:space="0" w:color="auto"/>
        <w:left w:val="none" w:sz="0" w:space="0" w:color="auto"/>
        <w:bottom w:val="none" w:sz="0" w:space="0" w:color="auto"/>
        <w:right w:val="none" w:sz="0" w:space="0" w:color="auto"/>
      </w:divBdr>
    </w:div>
    <w:div w:id="1450667134">
      <w:bodyDiv w:val="1"/>
      <w:marLeft w:val="0"/>
      <w:marRight w:val="0"/>
      <w:marTop w:val="0"/>
      <w:marBottom w:val="0"/>
      <w:divBdr>
        <w:top w:val="none" w:sz="0" w:space="0" w:color="auto"/>
        <w:left w:val="none" w:sz="0" w:space="0" w:color="auto"/>
        <w:bottom w:val="none" w:sz="0" w:space="0" w:color="auto"/>
        <w:right w:val="none" w:sz="0" w:space="0" w:color="auto"/>
      </w:divBdr>
    </w:div>
    <w:div w:id="1451048766">
      <w:bodyDiv w:val="1"/>
      <w:marLeft w:val="0"/>
      <w:marRight w:val="0"/>
      <w:marTop w:val="0"/>
      <w:marBottom w:val="0"/>
      <w:divBdr>
        <w:top w:val="none" w:sz="0" w:space="0" w:color="auto"/>
        <w:left w:val="none" w:sz="0" w:space="0" w:color="auto"/>
        <w:bottom w:val="none" w:sz="0" w:space="0" w:color="auto"/>
        <w:right w:val="none" w:sz="0" w:space="0" w:color="auto"/>
      </w:divBdr>
    </w:div>
    <w:div w:id="1452283823">
      <w:bodyDiv w:val="1"/>
      <w:marLeft w:val="0"/>
      <w:marRight w:val="0"/>
      <w:marTop w:val="0"/>
      <w:marBottom w:val="0"/>
      <w:divBdr>
        <w:top w:val="none" w:sz="0" w:space="0" w:color="auto"/>
        <w:left w:val="none" w:sz="0" w:space="0" w:color="auto"/>
        <w:bottom w:val="none" w:sz="0" w:space="0" w:color="auto"/>
        <w:right w:val="none" w:sz="0" w:space="0" w:color="auto"/>
      </w:divBdr>
    </w:div>
    <w:div w:id="1452477547">
      <w:bodyDiv w:val="1"/>
      <w:marLeft w:val="0"/>
      <w:marRight w:val="0"/>
      <w:marTop w:val="0"/>
      <w:marBottom w:val="0"/>
      <w:divBdr>
        <w:top w:val="none" w:sz="0" w:space="0" w:color="auto"/>
        <w:left w:val="none" w:sz="0" w:space="0" w:color="auto"/>
        <w:bottom w:val="none" w:sz="0" w:space="0" w:color="auto"/>
        <w:right w:val="none" w:sz="0" w:space="0" w:color="auto"/>
      </w:divBdr>
    </w:div>
    <w:div w:id="1454901868">
      <w:bodyDiv w:val="1"/>
      <w:marLeft w:val="0"/>
      <w:marRight w:val="0"/>
      <w:marTop w:val="0"/>
      <w:marBottom w:val="0"/>
      <w:divBdr>
        <w:top w:val="none" w:sz="0" w:space="0" w:color="auto"/>
        <w:left w:val="none" w:sz="0" w:space="0" w:color="auto"/>
        <w:bottom w:val="none" w:sz="0" w:space="0" w:color="auto"/>
        <w:right w:val="none" w:sz="0" w:space="0" w:color="auto"/>
      </w:divBdr>
    </w:div>
    <w:div w:id="1458796227">
      <w:bodyDiv w:val="1"/>
      <w:marLeft w:val="0"/>
      <w:marRight w:val="0"/>
      <w:marTop w:val="0"/>
      <w:marBottom w:val="0"/>
      <w:divBdr>
        <w:top w:val="none" w:sz="0" w:space="0" w:color="auto"/>
        <w:left w:val="none" w:sz="0" w:space="0" w:color="auto"/>
        <w:bottom w:val="none" w:sz="0" w:space="0" w:color="auto"/>
        <w:right w:val="none" w:sz="0" w:space="0" w:color="auto"/>
      </w:divBdr>
    </w:div>
    <w:div w:id="1459255205">
      <w:bodyDiv w:val="1"/>
      <w:marLeft w:val="0"/>
      <w:marRight w:val="0"/>
      <w:marTop w:val="0"/>
      <w:marBottom w:val="0"/>
      <w:divBdr>
        <w:top w:val="none" w:sz="0" w:space="0" w:color="auto"/>
        <w:left w:val="none" w:sz="0" w:space="0" w:color="auto"/>
        <w:bottom w:val="none" w:sz="0" w:space="0" w:color="auto"/>
        <w:right w:val="none" w:sz="0" w:space="0" w:color="auto"/>
      </w:divBdr>
    </w:div>
    <w:div w:id="1459493838">
      <w:bodyDiv w:val="1"/>
      <w:marLeft w:val="0"/>
      <w:marRight w:val="0"/>
      <w:marTop w:val="0"/>
      <w:marBottom w:val="0"/>
      <w:divBdr>
        <w:top w:val="none" w:sz="0" w:space="0" w:color="auto"/>
        <w:left w:val="none" w:sz="0" w:space="0" w:color="auto"/>
        <w:bottom w:val="none" w:sz="0" w:space="0" w:color="auto"/>
        <w:right w:val="none" w:sz="0" w:space="0" w:color="auto"/>
      </w:divBdr>
    </w:div>
    <w:div w:id="1462848326">
      <w:bodyDiv w:val="1"/>
      <w:marLeft w:val="0"/>
      <w:marRight w:val="0"/>
      <w:marTop w:val="0"/>
      <w:marBottom w:val="0"/>
      <w:divBdr>
        <w:top w:val="none" w:sz="0" w:space="0" w:color="auto"/>
        <w:left w:val="none" w:sz="0" w:space="0" w:color="auto"/>
        <w:bottom w:val="none" w:sz="0" w:space="0" w:color="auto"/>
        <w:right w:val="none" w:sz="0" w:space="0" w:color="auto"/>
      </w:divBdr>
    </w:div>
    <w:div w:id="1465150706">
      <w:bodyDiv w:val="1"/>
      <w:marLeft w:val="0"/>
      <w:marRight w:val="0"/>
      <w:marTop w:val="0"/>
      <w:marBottom w:val="0"/>
      <w:divBdr>
        <w:top w:val="none" w:sz="0" w:space="0" w:color="auto"/>
        <w:left w:val="none" w:sz="0" w:space="0" w:color="auto"/>
        <w:bottom w:val="none" w:sz="0" w:space="0" w:color="auto"/>
        <w:right w:val="none" w:sz="0" w:space="0" w:color="auto"/>
      </w:divBdr>
    </w:div>
    <w:div w:id="1465460821">
      <w:bodyDiv w:val="1"/>
      <w:marLeft w:val="0"/>
      <w:marRight w:val="0"/>
      <w:marTop w:val="0"/>
      <w:marBottom w:val="0"/>
      <w:divBdr>
        <w:top w:val="none" w:sz="0" w:space="0" w:color="auto"/>
        <w:left w:val="none" w:sz="0" w:space="0" w:color="auto"/>
        <w:bottom w:val="none" w:sz="0" w:space="0" w:color="auto"/>
        <w:right w:val="none" w:sz="0" w:space="0" w:color="auto"/>
      </w:divBdr>
    </w:div>
    <w:div w:id="1467351141">
      <w:bodyDiv w:val="1"/>
      <w:marLeft w:val="0"/>
      <w:marRight w:val="0"/>
      <w:marTop w:val="0"/>
      <w:marBottom w:val="0"/>
      <w:divBdr>
        <w:top w:val="none" w:sz="0" w:space="0" w:color="auto"/>
        <w:left w:val="none" w:sz="0" w:space="0" w:color="auto"/>
        <w:bottom w:val="none" w:sz="0" w:space="0" w:color="auto"/>
        <w:right w:val="none" w:sz="0" w:space="0" w:color="auto"/>
      </w:divBdr>
    </w:div>
    <w:div w:id="1467820448">
      <w:bodyDiv w:val="1"/>
      <w:marLeft w:val="0"/>
      <w:marRight w:val="0"/>
      <w:marTop w:val="0"/>
      <w:marBottom w:val="0"/>
      <w:divBdr>
        <w:top w:val="none" w:sz="0" w:space="0" w:color="auto"/>
        <w:left w:val="none" w:sz="0" w:space="0" w:color="auto"/>
        <w:bottom w:val="none" w:sz="0" w:space="0" w:color="auto"/>
        <w:right w:val="none" w:sz="0" w:space="0" w:color="auto"/>
      </w:divBdr>
    </w:div>
    <w:div w:id="1470710562">
      <w:bodyDiv w:val="1"/>
      <w:marLeft w:val="0"/>
      <w:marRight w:val="0"/>
      <w:marTop w:val="0"/>
      <w:marBottom w:val="0"/>
      <w:divBdr>
        <w:top w:val="none" w:sz="0" w:space="0" w:color="auto"/>
        <w:left w:val="none" w:sz="0" w:space="0" w:color="auto"/>
        <w:bottom w:val="none" w:sz="0" w:space="0" w:color="auto"/>
        <w:right w:val="none" w:sz="0" w:space="0" w:color="auto"/>
      </w:divBdr>
    </w:div>
    <w:div w:id="1471632651">
      <w:bodyDiv w:val="1"/>
      <w:marLeft w:val="0"/>
      <w:marRight w:val="0"/>
      <w:marTop w:val="0"/>
      <w:marBottom w:val="0"/>
      <w:divBdr>
        <w:top w:val="none" w:sz="0" w:space="0" w:color="auto"/>
        <w:left w:val="none" w:sz="0" w:space="0" w:color="auto"/>
        <w:bottom w:val="none" w:sz="0" w:space="0" w:color="auto"/>
        <w:right w:val="none" w:sz="0" w:space="0" w:color="auto"/>
      </w:divBdr>
    </w:div>
    <w:div w:id="1475289776">
      <w:bodyDiv w:val="1"/>
      <w:marLeft w:val="0"/>
      <w:marRight w:val="0"/>
      <w:marTop w:val="0"/>
      <w:marBottom w:val="0"/>
      <w:divBdr>
        <w:top w:val="none" w:sz="0" w:space="0" w:color="auto"/>
        <w:left w:val="none" w:sz="0" w:space="0" w:color="auto"/>
        <w:bottom w:val="none" w:sz="0" w:space="0" w:color="auto"/>
        <w:right w:val="none" w:sz="0" w:space="0" w:color="auto"/>
      </w:divBdr>
    </w:div>
    <w:div w:id="1477801466">
      <w:bodyDiv w:val="1"/>
      <w:marLeft w:val="0"/>
      <w:marRight w:val="0"/>
      <w:marTop w:val="0"/>
      <w:marBottom w:val="0"/>
      <w:divBdr>
        <w:top w:val="none" w:sz="0" w:space="0" w:color="auto"/>
        <w:left w:val="none" w:sz="0" w:space="0" w:color="auto"/>
        <w:bottom w:val="none" w:sz="0" w:space="0" w:color="auto"/>
        <w:right w:val="none" w:sz="0" w:space="0" w:color="auto"/>
      </w:divBdr>
    </w:div>
    <w:div w:id="1478261949">
      <w:bodyDiv w:val="1"/>
      <w:marLeft w:val="0"/>
      <w:marRight w:val="0"/>
      <w:marTop w:val="0"/>
      <w:marBottom w:val="0"/>
      <w:divBdr>
        <w:top w:val="none" w:sz="0" w:space="0" w:color="auto"/>
        <w:left w:val="none" w:sz="0" w:space="0" w:color="auto"/>
        <w:bottom w:val="none" w:sz="0" w:space="0" w:color="auto"/>
        <w:right w:val="none" w:sz="0" w:space="0" w:color="auto"/>
      </w:divBdr>
    </w:div>
    <w:div w:id="1478717969">
      <w:bodyDiv w:val="1"/>
      <w:marLeft w:val="0"/>
      <w:marRight w:val="0"/>
      <w:marTop w:val="0"/>
      <w:marBottom w:val="0"/>
      <w:divBdr>
        <w:top w:val="none" w:sz="0" w:space="0" w:color="auto"/>
        <w:left w:val="none" w:sz="0" w:space="0" w:color="auto"/>
        <w:bottom w:val="none" w:sz="0" w:space="0" w:color="auto"/>
        <w:right w:val="none" w:sz="0" w:space="0" w:color="auto"/>
      </w:divBdr>
    </w:div>
    <w:div w:id="1482697836">
      <w:bodyDiv w:val="1"/>
      <w:marLeft w:val="0"/>
      <w:marRight w:val="0"/>
      <w:marTop w:val="0"/>
      <w:marBottom w:val="0"/>
      <w:divBdr>
        <w:top w:val="none" w:sz="0" w:space="0" w:color="auto"/>
        <w:left w:val="none" w:sz="0" w:space="0" w:color="auto"/>
        <w:bottom w:val="none" w:sz="0" w:space="0" w:color="auto"/>
        <w:right w:val="none" w:sz="0" w:space="0" w:color="auto"/>
      </w:divBdr>
    </w:div>
    <w:div w:id="1483084555">
      <w:bodyDiv w:val="1"/>
      <w:marLeft w:val="0"/>
      <w:marRight w:val="0"/>
      <w:marTop w:val="0"/>
      <w:marBottom w:val="0"/>
      <w:divBdr>
        <w:top w:val="none" w:sz="0" w:space="0" w:color="auto"/>
        <w:left w:val="none" w:sz="0" w:space="0" w:color="auto"/>
        <w:bottom w:val="none" w:sz="0" w:space="0" w:color="auto"/>
        <w:right w:val="none" w:sz="0" w:space="0" w:color="auto"/>
      </w:divBdr>
    </w:div>
    <w:div w:id="1486431655">
      <w:bodyDiv w:val="1"/>
      <w:marLeft w:val="0"/>
      <w:marRight w:val="0"/>
      <w:marTop w:val="0"/>
      <w:marBottom w:val="0"/>
      <w:divBdr>
        <w:top w:val="none" w:sz="0" w:space="0" w:color="auto"/>
        <w:left w:val="none" w:sz="0" w:space="0" w:color="auto"/>
        <w:bottom w:val="none" w:sz="0" w:space="0" w:color="auto"/>
        <w:right w:val="none" w:sz="0" w:space="0" w:color="auto"/>
      </w:divBdr>
    </w:div>
    <w:div w:id="1487237101">
      <w:bodyDiv w:val="1"/>
      <w:marLeft w:val="0"/>
      <w:marRight w:val="0"/>
      <w:marTop w:val="0"/>
      <w:marBottom w:val="0"/>
      <w:divBdr>
        <w:top w:val="none" w:sz="0" w:space="0" w:color="auto"/>
        <w:left w:val="none" w:sz="0" w:space="0" w:color="auto"/>
        <w:bottom w:val="none" w:sz="0" w:space="0" w:color="auto"/>
        <w:right w:val="none" w:sz="0" w:space="0" w:color="auto"/>
      </w:divBdr>
    </w:div>
    <w:div w:id="1488594456">
      <w:bodyDiv w:val="1"/>
      <w:marLeft w:val="0"/>
      <w:marRight w:val="0"/>
      <w:marTop w:val="0"/>
      <w:marBottom w:val="0"/>
      <w:divBdr>
        <w:top w:val="none" w:sz="0" w:space="0" w:color="auto"/>
        <w:left w:val="none" w:sz="0" w:space="0" w:color="auto"/>
        <w:bottom w:val="none" w:sz="0" w:space="0" w:color="auto"/>
        <w:right w:val="none" w:sz="0" w:space="0" w:color="auto"/>
      </w:divBdr>
    </w:div>
    <w:div w:id="1490947965">
      <w:bodyDiv w:val="1"/>
      <w:marLeft w:val="0"/>
      <w:marRight w:val="0"/>
      <w:marTop w:val="0"/>
      <w:marBottom w:val="0"/>
      <w:divBdr>
        <w:top w:val="none" w:sz="0" w:space="0" w:color="auto"/>
        <w:left w:val="none" w:sz="0" w:space="0" w:color="auto"/>
        <w:bottom w:val="none" w:sz="0" w:space="0" w:color="auto"/>
        <w:right w:val="none" w:sz="0" w:space="0" w:color="auto"/>
      </w:divBdr>
    </w:div>
    <w:div w:id="1491676010">
      <w:bodyDiv w:val="1"/>
      <w:marLeft w:val="0"/>
      <w:marRight w:val="0"/>
      <w:marTop w:val="0"/>
      <w:marBottom w:val="0"/>
      <w:divBdr>
        <w:top w:val="none" w:sz="0" w:space="0" w:color="auto"/>
        <w:left w:val="none" w:sz="0" w:space="0" w:color="auto"/>
        <w:bottom w:val="none" w:sz="0" w:space="0" w:color="auto"/>
        <w:right w:val="none" w:sz="0" w:space="0" w:color="auto"/>
      </w:divBdr>
    </w:div>
    <w:div w:id="1492409153">
      <w:bodyDiv w:val="1"/>
      <w:marLeft w:val="0"/>
      <w:marRight w:val="0"/>
      <w:marTop w:val="0"/>
      <w:marBottom w:val="0"/>
      <w:divBdr>
        <w:top w:val="none" w:sz="0" w:space="0" w:color="auto"/>
        <w:left w:val="none" w:sz="0" w:space="0" w:color="auto"/>
        <w:bottom w:val="none" w:sz="0" w:space="0" w:color="auto"/>
        <w:right w:val="none" w:sz="0" w:space="0" w:color="auto"/>
      </w:divBdr>
    </w:div>
    <w:div w:id="1492673893">
      <w:bodyDiv w:val="1"/>
      <w:marLeft w:val="0"/>
      <w:marRight w:val="0"/>
      <w:marTop w:val="0"/>
      <w:marBottom w:val="0"/>
      <w:divBdr>
        <w:top w:val="none" w:sz="0" w:space="0" w:color="auto"/>
        <w:left w:val="none" w:sz="0" w:space="0" w:color="auto"/>
        <w:bottom w:val="none" w:sz="0" w:space="0" w:color="auto"/>
        <w:right w:val="none" w:sz="0" w:space="0" w:color="auto"/>
      </w:divBdr>
    </w:div>
    <w:div w:id="1499080105">
      <w:bodyDiv w:val="1"/>
      <w:marLeft w:val="0"/>
      <w:marRight w:val="0"/>
      <w:marTop w:val="0"/>
      <w:marBottom w:val="0"/>
      <w:divBdr>
        <w:top w:val="none" w:sz="0" w:space="0" w:color="auto"/>
        <w:left w:val="none" w:sz="0" w:space="0" w:color="auto"/>
        <w:bottom w:val="none" w:sz="0" w:space="0" w:color="auto"/>
        <w:right w:val="none" w:sz="0" w:space="0" w:color="auto"/>
      </w:divBdr>
    </w:div>
    <w:div w:id="1500197018">
      <w:bodyDiv w:val="1"/>
      <w:marLeft w:val="0"/>
      <w:marRight w:val="0"/>
      <w:marTop w:val="0"/>
      <w:marBottom w:val="0"/>
      <w:divBdr>
        <w:top w:val="none" w:sz="0" w:space="0" w:color="auto"/>
        <w:left w:val="none" w:sz="0" w:space="0" w:color="auto"/>
        <w:bottom w:val="none" w:sz="0" w:space="0" w:color="auto"/>
        <w:right w:val="none" w:sz="0" w:space="0" w:color="auto"/>
      </w:divBdr>
    </w:div>
    <w:div w:id="1502698723">
      <w:bodyDiv w:val="1"/>
      <w:marLeft w:val="0"/>
      <w:marRight w:val="0"/>
      <w:marTop w:val="0"/>
      <w:marBottom w:val="0"/>
      <w:divBdr>
        <w:top w:val="none" w:sz="0" w:space="0" w:color="auto"/>
        <w:left w:val="none" w:sz="0" w:space="0" w:color="auto"/>
        <w:bottom w:val="none" w:sz="0" w:space="0" w:color="auto"/>
        <w:right w:val="none" w:sz="0" w:space="0" w:color="auto"/>
      </w:divBdr>
    </w:div>
    <w:div w:id="1502742335">
      <w:bodyDiv w:val="1"/>
      <w:marLeft w:val="0"/>
      <w:marRight w:val="0"/>
      <w:marTop w:val="0"/>
      <w:marBottom w:val="0"/>
      <w:divBdr>
        <w:top w:val="none" w:sz="0" w:space="0" w:color="auto"/>
        <w:left w:val="none" w:sz="0" w:space="0" w:color="auto"/>
        <w:bottom w:val="none" w:sz="0" w:space="0" w:color="auto"/>
        <w:right w:val="none" w:sz="0" w:space="0" w:color="auto"/>
      </w:divBdr>
    </w:div>
    <w:div w:id="1503818710">
      <w:bodyDiv w:val="1"/>
      <w:marLeft w:val="0"/>
      <w:marRight w:val="0"/>
      <w:marTop w:val="0"/>
      <w:marBottom w:val="0"/>
      <w:divBdr>
        <w:top w:val="none" w:sz="0" w:space="0" w:color="auto"/>
        <w:left w:val="none" w:sz="0" w:space="0" w:color="auto"/>
        <w:bottom w:val="none" w:sz="0" w:space="0" w:color="auto"/>
        <w:right w:val="none" w:sz="0" w:space="0" w:color="auto"/>
      </w:divBdr>
    </w:div>
    <w:div w:id="1504734886">
      <w:bodyDiv w:val="1"/>
      <w:marLeft w:val="0"/>
      <w:marRight w:val="0"/>
      <w:marTop w:val="0"/>
      <w:marBottom w:val="0"/>
      <w:divBdr>
        <w:top w:val="none" w:sz="0" w:space="0" w:color="auto"/>
        <w:left w:val="none" w:sz="0" w:space="0" w:color="auto"/>
        <w:bottom w:val="none" w:sz="0" w:space="0" w:color="auto"/>
        <w:right w:val="none" w:sz="0" w:space="0" w:color="auto"/>
      </w:divBdr>
    </w:div>
    <w:div w:id="1507599158">
      <w:bodyDiv w:val="1"/>
      <w:marLeft w:val="0"/>
      <w:marRight w:val="0"/>
      <w:marTop w:val="0"/>
      <w:marBottom w:val="0"/>
      <w:divBdr>
        <w:top w:val="none" w:sz="0" w:space="0" w:color="auto"/>
        <w:left w:val="none" w:sz="0" w:space="0" w:color="auto"/>
        <w:bottom w:val="none" w:sz="0" w:space="0" w:color="auto"/>
        <w:right w:val="none" w:sz="0" w:space="0" w:color="auto"/>
      </w:divBdr>
    </w:div>
    <w:div w:id="1511523881">
      <w:bodyDiv w:val="1"/>
      <w:marLeft w:val="0"/>
      <w:marRight w:val="0"/>
      <w:marTop w:val="0"/>
      <w:marBottom w:val="0"/>
      <w:divBdr>
        <w:top w:val="none" w:sz="0" w:space="0" w:color="auto"/>
        <w:left w:val="none" w:sz="0" w:space="0" w:color="auto"/>
        <w:bottom w:val="none" w:sz="0" w:space="0" w:color="auto"/>
        <w:right w:val="none" w:sz="0" w:space="0" w:color="auto"/>
      </w:divBdr>
    </w:div>
    <w:div w:id="1511676071">
      <w:bodyDiv w:val="1"/>
      <w:marLeft w:val="0"/>
      <w:marRight w:val="0"/>
      <w:marTop w:val="0"/>
      <w:marBottom w:val="0"/>
      <w:divBdr>
        <w:top w:val="none" w:sz="0" w:space="0" w:color="auto"/>
        <w:left w:val="none" w:sz="0" w:space="0" w:color="auto"/>
        <w:bottom w:val="none" w:sz="0" w:space="0" w:color="auto"/>
        <w:right w:val="none" w:sz="0" w:space="0" w:color="auto"/>
      </w:divBdr>
    </w:div>
    <w:div w:id="1513302906">
      <w:bodyDiv w:val="1"/>
      <w:marLeft w:val="0"/>
      <w:marRight w:val="0"/>
      <w:marTop w:val="0"/>
      <w:marBottom w:val="0"/>
      <w:divBdr>
        <w:top w:val="none" w:sz="0" w:space="0" w:color="auto"/>
        <w:left w:val="none" w:sz="0" w:space="0" w:color="auto"/>
        <w:bottom w:val="none" w:sz="0" w:space="0" w:color="auto"/>
        <w:right w:val="none" w:sz="0" w:space="0" w:color="auto"/>
      </w:divBdr>
    </w:div>
    <w:div w:id="1513685260">
      <w:bodyDiv w:val="1"/>
      <w:marLeft w:val="0"/>
      <w:marRight w:val="0"/>
      <w:marTop w:val="0"/>
      <w:marBottom w:val="0"/>
      <w:divBdr>
        <w:top w:val="none" w:sz="0" w:space="0" w:color="auto"/>
        <w:left w:val="none" w:sz="0" w:space="0" w:color="auto"/>
        <w:bottom w:val="none" w:sz="0" w:space="0" w:color="auto"/>
        <w:right w:val="none" w:sz="0" w:space="0" w:color="auto"/>
      </w:divBdr>
    </w:div>
    <w:div w:id="1513715619">
      <w:bodyDiv w:val="1"/>
      <w:marLeft w:val="0"/>
      <w:marRight w:val="0"/>
      <w:marTop w:val="0"/>
      <w:marBottom w:val="0"/>
      <w:divBdr>
        <w:top w:val="none" w:sz="0" w:space="0" w:color="auto"/>
        <w:left w:val="none" w:sz="0" w:space="0" w:color="auto"/>
        <w:bottom w:val="none" w:sz="0" w:space="0" w:color="auto"/>
        <w:right w:val="none" w:sz="0" w:space="0" w:color="auto"/>
      </w:divBdr>
    </w:div>
    <w:div w:id="1516115411">
      <w:bodyDiv w:val="1"/>
      <w:marLeft w:val="0"/>
      <w:marRight w:val="0"/>
      <w:marTop w:val="0"/>
      <w:marBottom w:val="0"/>
      <w:divBdr>
        <w:top w:val="none" w:sz="0" w:space="0" w:color="auto"/>
        <w:left w:val="none" w:sz="0" w:space="0" w:color="auto"/>
        <w:bottom w:val="none" w:sz="0" w:space="0" w:color="auto"/>
        <w:right w:val="none" w:sz="0" w:space="0" w:color="auto"/>
      </w:divBdr>
    </w:div>
    <w:div w:id="1517109824">
      <w:bodyDiv w:val="1"/>
      <w:marLeft w:val="0"/>
      <w:marRight w:val="0"/>
      <w:marTop w:val="0"/>
      <w:marBottom w:val="0"/>
      <w:divBdr>
        <w:top w:val="none" w:sz="0" w:space="0" w:color="auto"/>
        <w:left w:val="none" w:sz="0" w:space="0" w:color="auto"/>
        <w:bottom w:val="none" w:sz="0" w:space="0" w:color="auto"/>
        <w:right w:val="none" w:sz="0" w:space="0" w:color="auto"/>
      </w:divBdr>
    </w:div>
    <w:div w:id="1517159045">
      <w:bodyDiv w:val="1"/>
      <w:marLeft w:val="0"/>
      <w:marRight w:val="0"/>
      <w:marTop w:val="0"/>
      <w:marBottom w:val="0"/>
      <w:divBdr>
        <w:top w:val="none" w:sz="0" w:space="0" w:color="auto"/>
        <w:left w:val="none" w:sz="0" w:space="0" w:color="auto"/>
        <w:bottom w:val="none" w:sz="0" w:space="0" w:color="auto"/>
        <w:right w:val="none" w:sz="0" w:space="0" w:color="auto"/>
      </w:divBdr>
    </w:div>
    <w:div w:id="1517234618">
      <w:bodyDiv w:val="1"/>
      <w:marLeft w:val="0"/>
      <w:marRight w:val="0"/>
      <w:marTop w:val="0"/>
      <w:marBottom w:val="0"/>
      <w:divBdr>
        <w:top w:val="none" w:sz="0" w:space="0" w:color="auto"/>
        <w:left w:val="none" w:sz="0" w:space="0" w:color="auto"/>
        <w:bottom w:val="none" w:sz="0" w:space="0" w:color="auto"/>
        <w:right w:val="none" w:sz="0" w:space="0" w:color="auto"/>
      </w:divBdr>
    </w:div>
    <w:div w:id="1517695481">
      <w:bodyDiv w:val="1"/>
      <w:marLeft w:val="0"/>
      <w:marRight w:val="0"/>
      <w:marTop w:val="0"/>
      <w:marBottom w:val="0"/>
      <w:divBdr>
        <w:top w:val="none" w:sz="0" w:space="0" w:color="auto"/>
        <w:left w:val="none" w:sz="0" w:space="0" w:color="auto"/>
        <w:bottom w:val="none" w:sz="0" w:space="0" w:color="auto"/>
        <w:right w:val="none" w:sz="0" w:space="0" w:color="auto"/>
      </w:divBdr>
    </w:div>
    <w:div w:id="1518621580">
      <w:bodyDiv w:val="1"/>
      <w:marLeft w:val="0"/>
      <w:marRight w:val="0"/>
      <w:marTop w:val="0"/>
      <w:marBottom w:val="0"/>
      <w:divBdr>
        <w:top w:val="none" w:sz="0" w:space="0" w:color="auto"/>
        <w:left w:val="none" w:sz="0" w:space="0" w:color="auto"/>
        <w:bottom w:val="none" w:sz="0" w:space="0" w:color="auto"/>
        <w:right w:val="none" w:sz="0" w:space="0" w:color="auto"/>
      </w:divBdr>
    </w:div>
    <w:div w:id="1522468956">
      <w:bodyDiv w:val="1"/>
      <w:marLeft w:val="0"/>
      <w:marRight w:val="0"/>
      <w:marTop w:val="0"/>
      <w:marBottom w:val="0"/>
      <w:divBdr>
        <w:top w:val="none" w:sz="0" w:space="0" w:color="auto"/>
        <w:left w:val="none" w:sz="0" w:space="0" w:color="auto"/>
        <w:bottom w:val="none" w:sz="0" w:space="0" w:color="auto"/>
        <w:right w:val="none" w:sz="0" w:space="0" w:color="auto"/>
      </w:divBdr>
    </w:div>
    <w:div w:id="1524244751">
      <w:bodyDiv w:val="1"/>
      <w:marLeft w:val="0"/>
      <w:marRight w:val="0"/>
      <w:marTop w:val="0"/>
      <w:marBottom w:val="0"/>
      <w:divBdr>
        <w:top w:val="none" w:sz="0" w:space="0" w:color="auto"/>
        <w:left w:val="none" w:sz="0" w:space="0" w:color="auto"/>
        <w:bottom w:val="none" w:sz="0" w:space="0" w:color="auto"/>
        <w:right w:val="none" w:sz="0" w:space="0" w:color="auto"/>
      </w:divBdr>
    </w:div>
    <w:div w:id="1525509472">
      <w:bodyDiv w:val="1"/>
      <w:marLeft w:val="0"/>
      <w:marRight w:val="0"/>
      <w:marTop w:val="0"/>
      <w:marBottom w:val="0"/>
      <w:divBdr>
        <w:top w:val="none" w:sz="0" w:space="0" w:color="auto"/>
        <w:left w:val="none" w:sz="0" w:space="0" w:color="auto"/>
        <w:bottom w:val="none" w:sz="0" w:space="0" w:color="auto"/>
        <w:right w:val="none" w:sz="0" w:space="0" w:color="auto"/>
      </w:divBdr>
    </w:div>
    <w:div w:id="1526282932">
      <w:bodyDiv w:val="1"/>
      <w:marLeft w:val="0"/>
      <w:marRight w:val="0"/>
      <w:marTop w:val="0"/>
      <w:marBottom w:val="0"/>
      <w:divBdr>
        <w:top w:val="none" w:sz="0" w:space="0" w:color="auto"/>
        <w:left w:val="none" w:sz="0" w:space="0" w:color="auto"/>
        <w:bottom w:val="none" w:sz="0" w:space="0" w:color="auto"/>
        <w:right w:val="none" w:sz="0" w:space="0" w:color="auto"/>
      </w:divBdr>
    </w:div>
    <w:div w:id="1529566340">
      <w:bodyDiv w:val="1"/>
      <w:marLeft w:val="0"/>
      <w:marRight w:val="0"/>
      <w:marTop w:val="0"/>
      <w:marBottom w:val="0"/>
      <w:divBdr>
        <w:top w:val="none" w:sz="0" w:space="0" w:color="auto"/>
        <w:left w:val="none" w:sz="0" w:space="0" w:color="auto"/>
        <w:bottom w:val="none" w:sz="0" w:space="0" w:color="auto"/>
        <w:right w:val="none" w:sz="0" w:space="0" w:color="auto"/>
      </w:divBdr>
    </w:div>
    <w:div w:id="1531920447">
      <w:bodyDiv w:val="1"/>
      <w:marLeft w:val="0"/>
      <w:marRight w:val="0"/>
      <w:marTop w:val="0"/>
      <w:marBottom w:val="0"/>
      <w:divBdr>
        <w:top w:val="none" w:sz="0" w:space="0" w:color="auto"/>
        <w:left w:val="none" w:sz="0" w:space="0" w:color="auto"/>
        <w:bottom w:val="none" w:sz="0" w:space="0" w:color="auto"/>
        <w:right w:val="none" w:sz="0" w:space="0" w:color="auto"/>
      </w:divBdr>
    </w:div>
    <w:div w:id="1534074202">
      <w:bodyDiv w:val="1"/>
      <w:marLeft w:val="0"/>
      <w:marRight w:val="0"/>
      <w:marTop w:val="0"/>
      <w:marBottom w:val="0"/>
      <w:divBdr>
        <w:top w:val="none" w:sz="0" w:space="0" w:color="auto"/>
        <w:left w:val="none" w:sz="0" w:space="0" w:color="auto"/>
        <w:bottom w:val="none" w:sz="0" w:space="0" w:color="auto"/>
        <w:right w:val="none" w:sz="0" w:space="0" w:color="auto"/>
      </w:divBdr>
    </w:div>
    <w:div w:id="1541819674">
      <w:bodyDiv w:val="1"/>
      <w:marLeft w:val="0"/>
      <w:marRight w:val="0"/>
      <w:marTop w:val="0"/>
      <w:marBottom w:val="0"/>
      <w:divBdr>
        <w:top w:val="none" w:sz="0" w:space="0" w:color="auto"/>
        <w:left w:val="none" w:sz="0" w:space="0" w:color="auto"/>
        <w:bottom w:val="none" w:sz="0" w:space="0" w:color="auto"/>
        <w:right w:val="none" w:sz="0" w:space="0" w:color="auto"/>
      </w:divBdr>
    </w:div>
    <w:div w:id="1543320726">
      <w:bodyDiv w:val="1"/>
      <w:marLeft w:val="0"/>
      <w:marRight w:val="0"/>
      <w:marTop w:val="0"/>
      <w:marBottom w:val="0"/>
      <w:divBdr>
        <w:top w:val="none" w:sz="0" w:space="0" w:color="auto"/>
        <w:left w:val="none" w:sz="0" w:space="0" w:color="auto"/>
        <w:bottom w:val="none" w:sz="0" w:space="0" w:color="auto"/>
        <w:right w:val="none" w:sz="0" w:space="0" w:color="auto"/>
      </w:divBdr>
    </w:div>
    <w:div w:id="1554349499">
      <w:bodyDiv w:val="1"/>
      <w:marLeft w:val="0"/>
      <w:marRight w:val="0"/>
      <w:marTop w:val="0"/>
      <w:marBottom w:val="0"/>
      <w:divBdr>
        <w:top w:val="none" w:sz="0" w:space="0" w:color="auto"/>
        <w:left w:val="none" w:sz="0" w:space="0" w:color="auto"/>
        <w:bottom w:val="none" w:sz="0" w:space="0" w:color="auto"/>
        <w:right w:val="none" w:sz="0" w:space="0" w:color="auto"/>
      </w:divBdr>
    </w:div>
    <w:div w:id="1557859033">
      <w:bodyDiv w:val="1"/>
      <w:marLeft w:val="0"/>
      <w:marRight w:val="0"/>
      <w:marTop w:val="0"/>
      <w:marBottom w:val="0"/>
      <w:divBdr>
        <w:top w:val="none" w:sz="0" w:space="0" w:color="auto"/>
        <w:left w:val="none" w:sz="0" w:space="0" w:color="auto"/>
        <w:bottom w:val="none" w:sz="0" w:space="0" w:color="auto"/>
        <w:right w:val="none" w:sz="0" w:space="0" w:color="auto"/>
      </w:divBdr>
    </w:div>
    <w:div w:id="1558855277">
      <w:bodyDiv w:val="1"/>
      <w:marLeft w:val="0"/>
      <w:marRight w:val="0"/>
      <w:marTop w:val="0"/>
      <w:marBottom w:val="0"/>
      <w:divBdr>
        <w:top w:val="none" w:sz="0" w:space="0" w:color="auto"/>
        <w:left w:val="none" w:sz="0" w:space="0" w:color="auto"/>
        <w:bottom w:val="none" w:sz="0" w:space="0" w:color="auto"/>
        <w:right w:val="none" w:sz="0" w:space="0" w:color="auto"/>
      </w:divBdr>
    </w:div>
    <w:div w:id="1558855984">
      <w:bodyDiv w:val="1"/>
      <w:marLeft w:val="0"/>
      <w:marRight w:val="0"/>
      <w:marTop w:val="0"/>
      <w:marBottom w:val="0"/>
      <w:divBdr>
        <w:top w:val="none" w:sz="0" w:space="0" w:color="auto"/>
        <w:left w:val="none" w:sz="0" w:space="0" w:color="auto"/>
        <w:bottom w:val="none" w:sz="0" w:space="0" w:color="auto"/>
        <w:right w:val="none" w:sz="0" w:space="0" w:color="auto"/>
      </w:divBdr>
    </w:div>
    <w:div w:id="1559126020">
      <w:bodyDiv w:val="1"/>
      <w:marLeft w:val="0"/>
      <w:marRight w:val="0"/>
      <w:marTop w:val="0"/>
      <w:marBottom w:val="0"/>
      <w:divBdr>
        <w:top w:val="none" w:sz="0" w:space="0" w:color="auto"/>
        <w:left w:val="none" w:sz="0" w:space="0" w:color="auto"/>
        <w:bottom w:val="none" w:sz="0" w:space="0" w:color="auto"/>
        <w:right w:val="none" w:sz="0" w:space="0" w:color="auto"/>
      </w:divBdr>
    </w:div>
    <w:div w:id="1560051527">
      <w:bodyDiv w:val="1"/>
      <w:marLeft w:val="0"/>
      <w:marRight w:val="0"/>
      <w:marTop w:val="0"/>
      <w:marBottom w:val="0"/>
      <w:divBdr>
        <w:top w:val="none" w:sz="0" w:space="0" w:color="auto"/>
        <w:left w:val="none" w:sz="0" w:space="0" w:color="auto"/>
        <w:bottom w:val="none" w:sz="0" w:space="0" w:color="auto"/>
        <w:right w:val="none" w:sz="0" w:space="0" w:color="auto"/>
      </w:divBdr>
    </w:div>
    <w:div w:id="1561864791">
      <w:bodyDiv w:val="1"/>
      <w:marLeft w:val="0"/>
      <w:marRight w:val="0"/>
      <w:marTop w:val="0"/>
      <w:marBottom w:val="0"/>
      <w:divBdr>
        <w:top w:val="none" w:sz="0" w:space="0" w:color="auto"/>
        <w:left w:val="none" w:sz="0" w:space="0" w:color="auto"/>
        <w:bottom w:val="none" w:sz="0" w:space="0" w:color="auto"/>
        <w:right w:val="none" w:sz="0" w:space="0" w:color="auto"/>
      </w:divBdr>
    </w:div>
    <w:div w:id="1562326300">
      <w:bodyDiv w:val="1"/>
      <w:marLeft w:val="0"/>
      <w:marRight w:val="0"/>
      <w:marTop w:val="0"/>
      <w:marBottom w:val="0"/>
      <w:divBdr>
        <w:top w:val="none" w:sz="0" w:space="0" w:color="auto"/>
        <w:left w:val="none" w:sz="0" w:space="0" w:color="auto"/>
        <w:bottom w:val="none" w:sz="0" w:space="0" w:color="auto"/>
        <w:right w:val="none" w:sz="0" w:space="0" w:color="auto"/>
      </w:divBdr>
    </w:div>
    <w:div w:id="1563370218">
      <w:bodyDiv w:val="1"/>
      <w:marLeft w:val="0"/>
      <w:marRight w:val="0"/>
      <w:marTop w:val="0"/>
      <w:marBottom w:val="0"/>
      <w:divBdr>
        <w:top w:val="none" w:sz="0" w:space="0" w:color="auto"/>
        <w:left w:val="none" w:sz="0" w:space="0" w:color="auto"/>
        <w:bottom w:val="none" w:sz="0" w:space="0" w:color="auto"/>
        <w:right w:val="none" w:sz="0" w:space="0" w:color="auto"/>
      </w:divBdr>
    </w:div>
    <w:div w:id="1566993900">
      <w:bodyDiv w:val="1"/>
      <w:marLeft w:val="0"/>
      <w:marRight w:val="0"/>
      <w:marTop w:val="0"/>
      <w:marBottom w:val="0"/>
      <w:divBdr>
        <w:top w:val="none" w:sz="0" w:space="0" w:color="auto"/>
        <w:left w:val="none" w:sz="0" w:space="0" w:color="auto"/>
        <w:bottom w:val="none" w:sz="0" w:space="0" w:color="auto"/>
        <w:right w:val="none" w:sz="0" w:space="0" w:color="auto"/>
      </w:divBdr>
    </w:div>
    <w:div w:id="1567649011">
      <w:bodyDiv w:val="1"/>
      <w:marLeft w:val="0"/>
      <w:marRight w:val="0"/>
      <w:marTop w:val="0"/>
      <w:marBottom w:val="0"/>
      <w:divBdr>
        <w:top w:val="none" w:sz="0" w:space="0" w:color="auto"/>
        <w:left w:val="none" w:sz="0" w:space="0" w:color="auto"/>
        <w:bottom w:val="none" w:sz="0" w:space="0" w:color="auto"/>
        <w:right w:val="none" w:sz="0" w:space="0" w:color="auto"/>
      </w:divBdr>
    </w:div>
    <w:div w:id="1570534926">
      <w:bodyDiv w:val="1"/>
      <w:marLeft w:val="0"/>
      <w:marRight w:val="0"/>
      <w:marTop w:val="0"/>
      <w:marBottom w:val="0"/>
      <w:divBdr>
        <w:top w:val="none" w:sz="0" w:space="0" w:color="auto"/>
        <w:left w:val="none" w:sz="0" w:space="0" w:color="auto"/>
        <w:bottom w:val="none" w:sz="0" w:space="0" w:color="auto"/>
        <w:right w:val="none" w:sz="0" w:space="0" w:color="auto"/>
      </w:divBdr>
    </w:div>
    <w:div w:id="1571038545">
      <w:bodyDiv w:val="1"/>
      <w:marLeft w:val="0"/>
      <w:marRight w:val="0"/>
      <w:marTop w:val="0"/>
      <w:marBottom w:val="0"/>
      <w:divBdr>
        <w:top w:val="none" w:sz="0" w:space="0" w:color="auto"/>
        <w:left w:val="none" w:sz="0" w:space="0" w:color="auto"/>
        <w:bottom w:val="none" w:sz="0" w:space="0" w:color="auto"/>
        <w:right w:val="none" w:sz="0" w:space="0" w:color="auto"/>
      </w:divBdr>
    </w:div>
    <w:div w:id="1571698614">
      <w:bodyDiv w:val="1"/>
      <w:marLeft w:val="0"/>
      <w:marRight w:val="0"/>
      <w:marTop w:val="0"/>
      <w:marBottom w:val="0"/>
      <w:divBdr>
        <w:top w:val="none" w:sz="0" w:space="0" w:color="auto"/>
        <w:left w:val="none" w:sz="0" w:space="0" w:color="auto"/>
        <w:bottom w:val="none" w:sz="0" w:space="0" w:color="auto"/>
        <w:right w:val="none" w:sz="0" w:space="0" w:color="auto"/>
      </w:divBdr>
    </w:div>
    <w:div w:id="1571887945">
      <w:bodyDiv w:val="1"/>
      <w:marLeft w:val="0"/>
      <w:marRight w:val="0"/>
      <w:marTop w:val="0"/>
      <w:marBottom w:val="0"/>
      <w:divBdr>
        <w:top w:val="none" w:sz="0" w:space="0" w:color="auto"/>
        <w:left w:val="none" w:sz="0" w:space="0" w:color="auto"/>
        <w:bottom w:val="none" w:sz="0" w:space="0" w:color="auto"/>
        <w:right w:val="none" w:sz="0" w:space="0" w:color="auto"/>
      </w:divBdr>
    </w:div>
    <w:div w:id="1571963517">
      <w:bodyDiv w:val="1"/>
      <w:marLeft w:val="0"/>
      <w:marRight w:val="0"/>
      <w:marTop w:val="0"/>
      <w:marBottom w:val="0"/>
      <w:divBdr>
        <w:top w:val="none" w:sz="0" w:space="0" w:color="auto"/>
        <w:left w:val="none" w:sz="0" w:space="0" w:color="auto"/>
        <w:bottom w:val="none" w:sz="0" w:space="0" w:color="auto"/>
        <w:right w:val="none" w:sz="0" w:space="0" w:color="auto"/>
      </w:divBdr>
    </w:div>
    <w:div w:id="1573346199">
      <w:bodyDiv w:val="1"/>
      <w:marLeft w:val="0"/>
      <w:marRight w:val="0"/>
      <w:marTop w:val="0"/>
      <w:marBottom w:val="0"/>
      <w:divBdr>
        <w:top w:val="none" w:sz="0" w:space="0" w:color="auto"/>
        <w:left w:val="none" w:sz="0" w:space="0" w:color="auto"/>
        <w:bottom w:val="none" w:sz="0" w:space="0" w:color="auto"/>
        <w:right w:val="none" w:sz="0" w:space="0" w:color="auto"/>
      </w:divBdr>
    </w:div>
    <w:div w:id="1573932703">
      <w:bodyDiv w:val="1"/>
      <w:marLeft w:val="0"/>
      <w:marRight w:val="0"/>
      <w:marTop w:val="0"/>
      <w:marBottom w:val="0"/>
      <w:divBdr>
        <w:top w:val="none" w:sz="0" w:space="0" w:color="auto"/>
        <w:left w:val="none" w:sz="0" w:space="0" w:color="auto"/>
        <w:bottom w:val="none" w:sz="0" w:space="0" w:color="auto"/>
        <w:right w:val="none" w:sz="0" w:space="0" w:color="auto"/>
      </w:divBdr>
    </w:div>
    <w:div w:id="1574001210">
      <w:bodyDiv w:val="1"/>
      <w:marLeft w:val="0"/>
      <w:marRight w:val="0"/>
      <w:marTop w:val="0"/>
      <w:marBottom w:val="0"/>
      <w:divBdr>
        <w:top w:val="none" w:sz="0" w:space="0" w:color="auto"/>
        <w:left w:val="none" w:sz="0" w:space="0" w:color="auto"/>
        <w:bottom w:val="none" w:sz="0" w:space="0" w:color="auto"/>
        <w:right w:val="none" w:sz="0" w:space="0" w:color="auto"/>
      </w:divBdr>
    </w:div>
    <w:div w:id="1575165012">
      <w:bodyDiv w:val="1"/>
      <w:marLeft w:val="0"/>
      <w:marRight w:val="0"/>
      <w:marTop w:val="0"/>
      <w:marBottom w:val="0"/>
      <w:divBdr>
        <w:top w:val="none" w:sz="0" w:space="0" w:color="auto"/>
        <w:left w:val="none" w:sz="0" w:space="0" w:color="auto"/>
        <w:bottom w:val="none" w:sz="0" w:space="0" w:color="auto"/>
        <w:right w:val="none" w:sz="0" w:space="0" w:color="auto"/>
      </w:divBdr>
    </w:div>
    <w:div w:id="1576403466">
      <w:bodyDiv w:val="1"/>
      <w:marLeft w:val="0"/>
      <w:marRight w:val="0"/>
      <w:marTop w:val="0"/>
      <w:marBottom w:val="0"/>
      <w:divBdr>
        <w:top w:val="none" w:sz="0" w:space="0" w:color="auto"/>
        <w:left w:val="none" w:sz="0" w:space="0" w:color="auto"/>
        <w:bottom w:val="none" w:sz="0" w:space="0" w:color="auto"/>
        <w:right w:val="none" w:sz="0" w:space="0" w:color="auto"/>
      </w:divBdr>
    </w:div>
    <w:div w:id="1580215395">
      <w:bodyDiv w:val="1"/>
      <w:marLeft w:val="0"/>
      <w:marRight w:val="0"/>
      <w:marTop w:val="0"/>
      <w:marBottom w:val="0"/>
      <w:divBdr>
        <w:top w:val="none" w:sz="0" w:space="0" w:color="auto"/>
        <w:left w:val="none" w:sz="0" w:space="0" w:color="auto"/>
        <w:bottom w:val="none" w:sz="0" w:space="0" w:color="auto"/>
        <w:right w:val="none" w:sz="0" w:space="0" w:color="auto"/>
      </w:divBdr>
    </w:div>
    <w:div w:id="1580402262">
      <w:bodyDiv w:val="1"/>
      <w:marLeft w:val="0"/>
      <w:marRight w:val="0"/>
      <w:marTop w:val="0"/>
      <w:marBottom w:val="0"/>
      <w:divBdr>
        <w:top w:val="none" w:sz="0" w:space="0" w:color="auto"/>
        <w:left w:val="none" w:sz="0" w:space="0" w:color="auto"/>
        <w:bottom w:val="none" w:sz="0" w:space="0" w:color="auto"/>
        <w:right w:val="none" w:sz="0" w:space="0" w:color="auto"/>
      </w:divBdr>
    </w:div>
    <w:div w:id="1581518744">
      <w:bodyDiv w:val="1"/>
      <w:marLeft w:val="0"/>
      <w:marRight w:val="0"/>
      <w:marTop w:val="0"/>
      <w:marBottom w:val="0"/>
      <w:divBdr>
        <w:top w:val="none" w:sz="0" w:space="0" w:color="auto"/>
        <w:left w:val="none" w:sz="0" w:space="0" w:color="auto"/>
        <w:bottom w:val="none" w:sz="0" w:space="0" w:color="auto"/>
        <w:right w:val="none" w:sz="0" w:space="0" w:color="auto"/>
      </w:divBdr>
    </w:div>
    <w:div w:id="1584141955">
      <w:bodyDiv w:val="1"/>
      <w:marLeft w:val="0"/>
      <w:marRight w:val="0"/>
      <w:marTop w:val="0"/>
      <w:marBottom w:val="0"/>
      <w:divBdr>
        <w:top w:val="none" w:sz="0" w:space="0" w:color="auto"/>
        <w:left w:val="none" w:sz="0" w:space="0" w:color="auto"/>
        <w:bottom w:val="none" w:sz="0" w:space="0" w:color="auto"/>
        <w:right w:val="none" w:sz="0" w:space="0" w:color="auto"/>
      </w:divBdr>
    </w:div>
    <w:div w:id="1584216547">
      <w:bodyDiv w:val="1"/>
      <w:marLeft w:val="0"/>
      <w:marRight w:val="0"/>
      <w:marTop w:val="0"/>
      <w:marBottom w:val="0"/>
      <w:divBdr>
        <w:top w:val="none" w:sz="0" w:space="0" w:color="auto"/>
        <w:left w:val="none" w:sz="0" w:space="0" w:color="auto"/>
        <w:bottom w:val="none" w:sz="0" w:space="0" w:color="auto"/>
        <w:right w:val="none" w:sz="0" w:space="0" w:color="auto"/>
      </w:divBdr>
    </w:div>
    <w:div w:id="1585989027">
      <w:bodyDiv w:val="1"/>
      <w:marLeft w:val="0"/>
      <w:marRight w:val="0"/>
      <w:marTop w:val="0"/>
      <w:marBottom w:val="0"/>
      <w:divBdr>
        <w:top w:val="none" w:sz="0" w:space="0" w:color="auto"/>
        <w:left w:val="none" w:sz="0" w:space="0" w:color="auto"/>
        <w:bottom w:val="none" w:sz="0" w:space="0" w:color="auto"/>
        <w:right w:val="none" w:sz="0" w:space="0" w:color="auto"/>
      </w:divBdr>
    </w:div>
    <w:div w:id="1586185774">
      <w:bodyDiv w:val="1"/>
      <w:marLeft w:val="0"/>
      <w:marRight w:val="0"/>
      <w:marTop w:val="0"/>
      <w:marBottom w:val="0"/>
      <w:divBdr>
        <w:top w:val="none" w:sz="0" w:space="0" w:color="auto"/>
        <w:left w:val="none" w:sz="0" w:space="0" w:color="auto"/>
        <w:bottom w:val="none" w:sz="0" w:space="0" w:color="auto"/>
        <w:right w:val="none" w:sz="0" w:space="0" w:color="auto"/>
      </w:divBdr>
    </w:div>
    <w:div w:id="1588420876">
      <w:bodyDiv w:val="1"/>
      <w:marLeft w:val="0"/>
      <w:marRight w:val="0"/>
      <w:marTop w:val="0"/>
      <w:marBottom w:val="0"/>
      <w:divBdr>
        <w:top w:val="none" w:sz="0" w:space="0" w:color="auto"/>
        <w:left w:val="none" w:sz="0" w:space="0" w:color="auto"/>
        <w:bottom w:val="none" w:sz="0" w:space="0" w:color="auto"/>
        <w:right w:val="none" w:sz="0" w:space="0" w:color="auto"/>
      </w:divBdr>
    </w:div>
    <w:div w:id="1591426989">
      <w:bodyDiv w:val="1"/>
      <w:marLeft w:val="0"/>
      <w:marRight w:val="0"/>
      <w:marTop w:val="0"/>
      <w:marBottom w:val="0"/>
      <w:divBdr>
        <w:top w:val="none" w:sz="0" w:space="0" w:color="auto"/>
        <w:left w:val="none" w:sz="0" w:space="0" w:color="auto"/>
        <w:bottom w:val="none" w:sz="0" w:space="0" w:color="auto"/>
        <w:right w:val="none" w:sz="0" w:space="0" w:color="auto"/>
      </w:divBdr>
    </w:div>
    <w:div w:id="1592276863">
      <w:bodyDiv w:val="1"/>
      <w:marLeft w:val="0"/>
      <w:marRight w:val="0"/>
      <w:marTop w:val="0"/>
      <w:marBottom w:val="0"/>
      <w:divBdr>
        <w:top w:val="none" w:sz="0" w:space="0" w:color="auto"/>
        <w:left w:val="none" w:sz="0" w:space="0" w:color="auto"/>
        <w:bottom w:val="none" w:sz="0" w:space="0" w:color="auto"/>
        <w:right w:val="none" w:sz="0" w:space="0" w:color="auto"/>
      </w:divBdr>
    </w:div>
    <w:div w:id="1592465125">
      <w:bodyDiv w:val="1"/>
      <w:marLeft w:val="0"/>
      <w:marRight w:val="0"/>
      <w:marTop w:val="0"/>
      <w:marBottom w:val="0"/>
      <w:divBdr>
        <w:top w:val="none" w:sz="0" w:space="0" w:color="auto"/>
        <w:left w:val="none" w:sz="0" w:space="0" w:color="auto"/>
        <w:bottom w:val="none" w:sz="0" w:space="0" w:color="auto"/>
        <w:right w:val="none" w:sz="0" w:space="0" w:color="auto"/>
      </w:divBdr>
    </w:div>
    <w:div w:id="1599099737">
      <w:bodyDiv w:val="1"/>
      <w:marLeft w:val="0"/>
      <w:marRight w:val="0"/>
      <w:marTop w:val="0"/>
      <w:marBottom w:val="0"/>
      <w:divBdr>
        <w:top w:val="none" w:sz="0" w:space="0" w:color="auto"/>
        <w:left w:val="none" w:sz="0" w:space="0" w:color="auto"/>
        <w:bottom w:val="none" w:sz="0" w:space="0" w:color="auto"/>
        <w:right w:val="none" w:sz="0" w:space="0" w:color="auto"/>
      </w:divBdr>
    </w:div>
    <w:div w:id="1599144920">
      <w:bodyDiv w:val="1"/>
      <w:marLeft w:val="0"/>
      <w:marRight w:val="0"/>
      <w:marTop w:val="0"/>
      <w:marBottom w:val="0"/>
      <w:divBdr>
        <w:top w:val="none" w:sz="0" w:space="0" w:color="auto"/>
        <w:left w:val="none" w:sz="0" w:space="0" w:color="auto"/>
        <w:bottom w:val="none" w:sz="0" w:space="0" w:color="auto"/>
        <w:right w:val="none" w:sz="0" w:space="0" w:color="auto"/>
      </w:divBdr>
    </w:div>
    <w:div w:id="1599173365">
      <w:bodyDiv w:val="1"/>
      <w:marLeft w:val="0"/>
      <w:marRight w:val="0"/>
      <w:marTop w:val="0"/>
      <w:marBottom w:val="0"/>
      <w:divBdr>
        <w:top w:val="none" w:sz="0" w:space="0" w:color="auto"/>
        <w:left w:val="none" w:sz="0" w:space="0" w:color="auto"/>
        <w:bottom w:val="none" w:sz="0" w:space="0" w:color="auto"/>
        <w:right w:val="none" w:sz="0" w:space="0" w:color="auto"/>
      </w:divBdr>
    </w:div>
    <w:div w:id="1599799380">
      <w:bodyDiv w:val="1"/>
      <w:marLeft w:val="0"/>
      <w:marRight w:val="0"/>
      <w:marTop w:val="0"/>
      <w:marBottom w:val="0"/>
      <w:divBdr>
        <w:top w:val="none" w:sz="0" w:space="0" w:color="auto"/>
        <w:left w:val="none" w:sz="0" w:space="0" w:color="auto"/>
        <w:bottom w:val="none" w:sz="0" w:space="0" w:color="auto"/>
        <w:right w:val="none" w:sz="0" w:space="0" w:color="auto"/>
      </w:divBdr>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
    <w:div w:id="1602684146">
      <w:bodyDiv w:val="1"/>
      <w:marLeft w:val="0"/>
      <w:marRight w:val="0"/>
      <w:marTop w:val="0"/>
      <w:marBottom w:val="0"/>
      <w:divBdr>
        <w:top w:val="none" w:sz="0" w:space="0" w:color="auto"/>
        <w:left w:val="none" w:sz="0" w:space="0" w:color="auto"/>
        <w:bottom w:val="none" w:sz="0" w:space="0" w:color="auto"/>
        <w:right w:val="none" w:sz="0" w:space="0" w:color="auto"/>
      </w:divBdr>
    </w:div>
    <w:div w:id="1610696353">
      <w:bodyDiv w:val="1"/>
      <w:marLeft w:val="0"/>
      <w:marRight w:val="0"/>
      <w:marTop w:val="0"/>
      <w:marBottom w:val="0"/>
      <w:divBdr>
        <w:top w:val="none" w:sz="0" w:space="0" w:color="auto"/>
        <w:left w:val="none" w:sz="0" w:space="0" w:color="auto"/>
        <w:bottom w:val="none" w:sz="0" w:space="0" w:color="auto"/>
        <w:right w:val="none" w:sz="0" w:space="0" w:color="auto"/>
      </w:divBdr>
    </w:div>
    <w:div w:id="1612277420">
      <w:bodyDiv w:val="1"/>
      <w:marLeft w:val="0"/>
      <w:marRight w:val="0"/>
      <w:marTop w:val="0"/>
      <w:marBottom w:val="0"/>
      <w:divBdr>
        <w:top w:val="none" w:sz="0" w:space="0" w:color="auto"/>
        <w:left w:val="none" w:sz="0" w:space="0" w:color="auto"/>
        <w:bottom w:val="none" w:sz="0" w:space="0" w:color="auto"/>
        <w:right w:val="none" w:sz="0" w:space="0" w:color="auto"/>
      </w:divBdr>
    </w:div>
    <w:div w:id="1613246985">
      <w:bodyDiv w:val="1"/>
      <w:marLeft w:val="0"/>
      <w:marRight w:val="0"/>
      <w:marTop w:val="0"/>
      <w:marBottom w:val="0"/>
      <w:divBdr>
        <w:top w:val="none" w:sz="0" w:space="0" w:color="auto"/>
        <w:left w:val="none" w:sz="0" w:space="0" w:color="auto"/>
        <w:bottom w:val="none" w:sz="0" w:space="0" w:color="auto"/>
        <w:right w:val="none" w:sz="0" w:space="0" w:color="auto"/>
      </w:divBdr>
    </w:div>
    <w:div w:id="1613783247">
      <w:bodyDiv w:val="1"/>
      <w:marLeft w:val="0"/>
      <w:marRight w:val="0"/>
      <w:marTop w:val="0"/>
      <w:marBottom w:val="0"/>
      <w:divBdr>
        <w:top w:val="none" w:sz="0" w:space="0" w:color="auto"/>
        <w:left w:val="none" w:sz="0" w:space="0" w:color="auto"/>
        <w:bottom w:val="none" w:sz="0" w:space="0" w:color="auto"/>
        <w:right w:val="none" w:sz="0" w:space="0" w:color="auto"/>
      </w:divBdr>
    </w:div>
    <w:div w:id="1614897278">
      <w:bodyDiv w:val="1"/>
      <w:marLeft w:val="0"/>
      <w:marRight w:val="0"/>
      <w:marTop w:val="0"/>
      <w:marBottom w:val="0"/>
      <w:divBdr>
        <w:top w:val="none" w:sz="0" w:space="0" w:color="auto"/>
        <w:left w:val="none" w:sz="0" w:space="0" w:color="auto"/>
        <w:bottom w:val="none" w:sz="0" w:space="0" w:color="auto"/>
        <w:right w:val="none" w:sz="0" w:space="0" w:color="auto"/>
      </w:divBdr>
    </w:div>
    <w:div w:id="1616476133">
      <w:bodyDiv w:val="1"/>
      <w:marLeft w:val="0"/>
      <w:marRight w:val="0"/>
      <w:marTop w:val="0"/>
      <w:marBottom w:val="0"/>
      <w:divBdr>
        <w:top w:val="none" w:sz="0" w:space="0" w:color="auto"/>
        <w:left w:val="none" w:sz="0" w:space="0" w:color="auto"/>
        <w:bottom w:val="none" w:sz="0" w:space="0" w:color="auto"/>
        <w:right w:val="none" w:sz="0" w:space="0" w:color="auto"/>
      </w:divBdr>
    </w:div>
    <w:div w:id="1617255233">
      <w:bodyDiv w:val="1"/>
      <w:marLeft w:val="0"/>
      <w:marRight w:val="0"/>
      <w:marTop w:val="0"/>
      <w:marBottom w:val="0"/>
      <w:divBdr>
        <w:top w:val="none" w:sz="0" w:space="0" w:color="auto"/>
        <w:left w:val="none" w:sz="0" w:space="0" w:color="auto"/>
        <w:bottom w:val="none" w:sz="0" w:space="0" w:color="auto"/>
        <w:right w:val="none" w:sz="0" w:space="0" w:color="auto"/>
      </w:divBdr>
    </w:div>
    <w:div w:id="1617449538">
      <w:bodyDiv w:val="1"/>
      <w:marLeft w:val="0"/>
      <w:marRight w:val="0"/>
      <w:marTop w:val="0"/>
      <w:marBottom w:val="0"/>
      <w:divBdr>
        <w:top w:val="none" w:sz="0" w:space="0" w:color="auto"/>
        <w:left w:val="none" w:sz="0" w:space="0" w:color="auto"/>
        <w:bottom w:val="none" w:sz="0" w:space="0" w:color="auto"/>
        <w:right w:val="none" w:sz="0" w:space="0" w:color="auto"/>
      </w:divBdr>
    </w:div>
    <w:div w:id="1619289334">
      <w:bodyDiv w:val="1"/>
      <w:marLeft w:val="0"/>
      <w:marRight w:val="0"/>
      <w:marTop w:val="0"/>
      <w:marBottom w:val="0"/>
      <w:divBdr>
        <w:top w:val="none" w:sz="0" w:space="0" w:color="auto"/>
        <w:left w:val="none" w:sz="0" w:space="0" w:color="auto"/>
        <w:bottom w:val="none" w:sz="0" w:space="0" w:color="auto"/>
        <w:right w:val="none" w:sz="0" w:space="0" w:color="auto"/>
      </w:divBdr>
    </w:div>
    <w:div w:id="1620139037">
      <w:bodyDiv w:val="1"/>
      <w:marLeft w:val="0"/>
      <w:marRight w:val="0"/>
      <w:marTop w:val="0"/>
      <w:marBottom w:val="0"/>
      <w:divBdr>
        <w:top w:val="none" w:sz="0" w:space="0" w:color="auto"/>
        <w:left w:val="none" w:sz="0" w:space="0" w:color="auto"/>
        <w:bottom w:val="none" w:sz="0" w:space="0" w:color="auto"/>
        <w:right w:val="none" w:sz="0" w:space="0" w:color="auto"/>
      </w:divBdr>
    </w:div>
    <w:div w:id="1624842892">
      <w:bodyDiv w:val="1"/>
      <w:marLeft w:val="0"/>
      <w:marRight w:val="0"/>
      <w:marTop w:val="0"/>
      <w:marBottom w:val="0"/>
      <w:divBdr>
        <w:top w:val="none" w:sz="0" w:space="0" w:color="auto"/>
        <w:left w:val="none" w:sz="0" w:space="0" w:color="auto"/>
        <w:bottom w:val="none" w:sz="0" w:space="0" w:color="auto"/>
        <w:right w:val="none" w:sz="0" w:space="0" w:color="auto"/>
      </w:divBdr>
    </w:div>
    <w:div w:id="1626616348">
      <w:bodyDiv w:val="1"/>
      <w:marLeft w:val="0"/>
      <w:marRight w:val="0"/>
      <w:marTop w:val="0"/>
      <w:marBottom w:val="0"/>
      <w:divBdr>
        <w:top w:val="none" w:sz="0" w:space="0" w:color="auto"/>
        <w:left w:val="none" w:sz="0" w:space="0" w:color="auto"/>
        <w:bottom w:val="none" w:sz="0" w:space="0" w:color="auto"/>
        <w:right w:val="none" w:sz="0" w:space="0" w:color="auto"/>
      </w:divBdr>
    </w:div>
    <w:div w:id="1626618106">
      <w:bodyDiv w:val="1"/>
      <w:marLeft w:val="0"/>
      <w:marRight w:val="0"/>
      <w:marTop w:val="0"/>
      <w:marBottom w:val="0"/>
      <w:divBdr>
        <w:top w:val="none" w:sz="0" w:space="0" w:color="auto"/>
        <w:left w:val="none" w:sz="0" w:space="0" w:color="auto"/>
        <w:bottom w:val="none" w:sz="0" w:space="0" w:color="auto"/>
        <w:right w:val="none" w:sz="0" w:space="0" w:color="auto"/>
      </w:divBdr>
    </w:div>
    <w:div w:id="1627807439">
      <w:bodyDiv w:val="1"/>
      <w:marLeft w:val="0"/>
      <w:marRight w:val="0"/>
      <w:marTop w:val="0"/>
      <w:marBottom w:val="0"/>
      <w:divBdr>
        <w:top w:val="none" w:sz="0" w:space="0" w:color="auto"/>
        <w:left w:val="none" w:sz="0" w:space="0" w:color="auto"/>
        <w:bottom w:val="none" w:sz="0" w:space="0" w:color="auto"/>
        <w:right w:val="none" w:sz="0" w:space="0" w:color="auto"/>
      </w:divBdr>
    </w:div>
    <w:div w:id="1628928434">
      <w:bodyDiv w:val="1"/>
      <w:marLeft w:val="0"/>
      <w:marRight w:val="0"/>
      <w:marTop w:val="0"/>
      <w:marBottom w:val="0"/>
      <w:divBdr>
        <w:top w:val="none" w:sz="0" w:space="0" w:color="auto"/>
        <w:left w:val="none" w:sz="0" w:space="0" w:color="auto"/>
        <w:bottom w:val="none" w:sz="0" w:space="0" w:color="auto"/>
        <w:right w:val="none" w:sz="0" w:space="0" w:color="auto"/>
      </w:divBdr>
    </w:div>
    <w:div w:id="1629630631">
      <w:bodyDiv w:val="1"/>
      <w:marLeft w:val="0"/>
      <w:marRight w:val="0"/>
      <w:marTop w:val="0"/>
      <w:marBottom w:val="0"/>
      <w:divBdr>
        <w:top w:val="none" w:sz="0" w:space="0" w:color="auto"/>
        <w:left w:val="none" w:sz="0" w:space="0" w:color="auto"/>
        <w:bottom w:val="none" w:sz="0" w:space="0" w:color="auto"/>
        <w:right w:val="none" w:sz="0" w:space="0" w:color="auto"/>
      </w:divBdr>
    </w:div>
    <w:div w:id="1630814546">
      <w:bodyDiv w:val="1"/>
      <w:marLeft w:val="0"/>
      <w:marRight w:val="0"/>
      <w:marTop w:val="0"/>
      <w:marBottom w:val="0"/>
      <w:divBdr>
        <w:top w:val="none" w:sz="0" w:space="0" w:color="auto"/>
        <w:left w:val="none" w:sz="0" w:space="0" w:color="auto"/>
        <w:bottom w:val="none" w:sz="0" w:space="0" w:color="auto"/>
        <w:right w:val="none" w:sz="0" w:space="0" w:color="auto"/>
      </w:divBdr>
    </w:div>
    <w:div w:id="1631086913">
      <w:bodyDiv w:val="1"/>
      <w:marLeft w:val="0"/>
      <w:marRight w:val="0"/>
      <w:marTop w:val="0"/>
      <w:marBottom w:val="0"/>
      <w:divBdr>
        <w:top w:val="none" w:sz="0" w:space="0" w:color="auto"/>
        <w:left w:val="none" w:sz="0" w:space="0" w:color="auto"/>
        <w:bottom w:val="none" w:sz="0" w:space="0" w:color="auto"/>
        <w:right w:val="none" w:sz="0" w:space="0" w:color="auto"/>
      </w:divBdr>
    </w:div>
    <w:div w:id="1631745347">
      <w:bodyDiv w:val="1"/>
      <w:marLeft w:val="0"/>
      <w:marRight w:val="0"/>
      <w:marTop w:val="0"/>
      <w:marBottom w:val="0"/>
      <w:divBdr>
        <w:top w:val="none" w:sz="0" w:space="0" w:color="auto"/>
        <w:left w:val="none" w:sz="0" w:space="0" w:color="auto"/>
        <w:bottom w:val="none" w:sz="0" w:space="0" w:color="auto"/>
        <w:right w:val="none" w:sz="0" w:space="0" w:color="auto"/>
      </w:divBdr>
    </w:div>
    <w:div w:id="1633361351">
      <w:bodyDiv w:val="1"/>
      <w:marLeft w:val="0"/>
      <w:marRight w:val="0"/>
      <w:marTop w:val="0"/>
      <w:marBottom w:val="0"/>
      <w:divBdr>
        <w:top w:val="none" w:sz="0" w:space="0" w:color="auto"/>
        <w:left w:val="none" w:sz="0" w:space="0" w:color="auto"/>
        <w:bottom w:val="none" w:sz="0" w:space="0" w:color="auto"/>
        <w:right w:val="none" w:sz="0" w:space="0" w:color="auto"/>
      </w:divBdr>
    </w:div>
    <w:div w:id="1637638945">
      <w:bodyDiv w:val="1"/>
      <w:marLeft w:val="0"/>
      <w:marRight w:val="0"/>
      <w:marTop w:val="0"/>
      <w:marBottom w:val="0"/>
      <w:divBdr>
        <w:top w:val="none" w:sz="0" w:space="0" w:color="auto"/>
        <w:left w:val="none" w:sz="0" w:space="0" w:color="auto"/>
        <w:bottom w:val="none" w:sz="0" w:space="0" w:color="auto"/>
        <w:right w:val="none" w:sz="0" w:space="0" w:color="auto"/>
      </w:divBdr>
    </w:div>
    <w:div w:id="1637881065">
      <w:bodyDiv w:val="1"/>
      <w:marLeft w:val="0"/>
      <w:marRight w:val="0"/>
      <w:marTop w:val="0"/>
      <w:marBottom w:val="0"/>
      <w:divBdr>
        <w:top w:val="none" w:sz="0" w:space="0" w:color="auto"/>
        <w:left w:val="none" w:sz="0" w:space="0" w:color="auto"/>
        <w:bottom w:val="none" w:sz="0" w:space="0" w:color="auto"/>
        <w:right w:val="none" w:sz="0" w:space="0" w:color="auto"/>
      </w:divBdr>
    </w:div>
    <w:div w:id="1638292660">
      <w:bodyDiv w:val="1"/>
      <w:marLeft w:val="0"/>
      <w:marRight w:val="0"/>
      <w:marTop w:val="0"/>
      <w:marBottom w:val="0"/>
      <w:divBdr>
        <w:top w:val="none" w:sz="0" w:space="0" w:color="auto"/>
        <w:left w:val="none" w:sz="0" w:space="0" w:color="auto"/>
        <w:bottom w:val="none" w:sz="0" w:space="0" w:color="auto"/>
        <w:right w:val="none" w:sz="0" w:space="0" w:color="auto"/>
      </w:divBdr>
    </w:div>
    <w:div w:id="1638489067">
      <w:bodyDiv w:val="1"/>
      <w:marLeft w:val="0"/>
      <w:marRight w:val="0"/>
      <w:marTop w:val="0"/>
      <w:marBottom w:val="0"/>
      <w:divBdr>
        <w:top w:val="none" w:sz="0" w:space="0" w:color="auto"/>
        <w:left w:val="none" w:sz="0" w:space="0" w:color="auto"/>
        <w:bottom w:val="none" w:sz="0" w:space="0" w:color="auto"/>
        <w:right w:val="none" w:sz="0" w:space="0" w:color="auto"/>
      </w:divBdr>
    </w:div>
    <w:div w:id="1641154670">
      <w:bodyDiv w:val="1"/>
      <w:marLeft w:val="0"/>
      <w:marRight w:val="0"/>
      <w:marTop w:val="0"/>
      <w:marBottom w:val="0"/>
      <w:divBdr>
        <w:top w:val="none" w:sz="0" w:space="0" w:color="auto"/>
        <w:left w:val="none" w:sz="0" w:space="0" w:color="auto"/>
        <w:bottom w:val="none" w:sz="0" w:space="0" w:color="auto"/>
        <w:right w:val="none" w:sz="0" w:space="0" w:color="auto"/>
      </w:divBdr>
    </w:div>
    <w:div w:id="1641570229">
      <w:bodyDiv w:val="1"/>
      <w:marLeft w:val="0"/>
      <w:marRight w:val="0"/>
      <w:marTop w:val="0"/>
      <w:marBottom w:val="0"/>
      <w:divBdr>
        <w:top w:val="none" w:sz="0" w:space="0" w:color="auto"/>
        <w:left w:val="none" w:sz="0" w:space="0" w:color="auto"/>
        <w:bottom w:val="none" w:sz="0" w:space="0" w:color="auto"/>
        <w:right w:val="none" w:sz="0" w:space="0" w:color="auto"/>
      </w:divBdr>
    </w:div>
    <w:div w:id="1642077770">
      <w:bodyDiv w:val="1"/>
      <w:marLeft w:val="0"/>
      <w:marRight w:val="0"/>
      <w:marTop w:val="0"/>
      <w:marBottom w:val="0"/>
      <w:divBdr>
        <w:top w:val="none" w:sz="0" w:space="0" w:color="auto"/>
        <w:left w:val="none" w:sz="0" w:space="0" w:color="auto"/>
        <w:bottom w:val="none" w:sz="0" w:space="0" w:color="auto"/>
        <w:right w:val="none" w:sz="0" w:space="0" w:color="auto"/>
      </w:divBdr>
    </w:div>
    <w:div w:id="1642077950">
      <w:bodyDiv w:val="1"/>
      <w:marLeft w:val="0"/>
      <w:marRight w:val="0"/>
      <w:marTop w:val="0"/>
      <w:marBottom w:val="0"/>
      <w:divBdr>
        <w:top w:val="none" w:sz="0" w:space="0" w:color="auto"/>
        <w:left w:val="none" w:sz="0" w:space="0" w:color="auto"/>
        <w:bottom w:val="none" w:sz="0" w:space="0" w:color="auto"/>
        <w:right w:val="none" w:sz="0" w:space="0" w:color="auto"/>
      </w:divBdr>
    </w:div>
    <w:div w:id="1642346368">
      <w:bodyDiv w:val="1"/>
      <w:marLeft w:val="0"/>
      <w:marRight w:val="0"/>
      <w:marTop w:val="0"/>
      <w:marBottom w:val="0"/>
      <w:divBdr>
        <w:top w:val="none" w:sz="0" w:space="0" w:color="auto"/>
        <w:left w:val="none" w:sz="0" w:space="0" w:color="auto"/>
        <w:bottom w:val="none" w:sz="0" w:space="0" w:color="auto"/>
        <w:right w:val="none" w:sz="0" w:space="0" w:color="auto"/>
      </w:divBdr>
    </w:div>
    <w:div w:id="1643922720">
      <w:bodyDiv w:val="1"/>
      <w:marLeft w:val="0"/>
      <w:marRight w:val="0"/>
      <w:marTop w:val="0"/>
      <w:marBottom w:val="0"/>
      <w:divBdr>
        <w:top w:val="none" w:sz="0" w:space="0" w:color="auto"/>
        <w:left w:val="none" w:sz="0" w:space="0" w:color="auto"/>
        <w:bottom w:val="none" w:sz="0" w:space="0" w:color="auto"/>
        <w:right w:val="none" w:sz="0" w:space="0" w:color="auto"/>
      </w:divBdr>
    </w:div>
    <w:div w:id="1645617648">
      <w:bodyDiv w:val="1"/>
      <w:marLeft w:val="0"/>
      <w:marRight w:val="0"/>
      <w:marTop w:val="0"/>
      <w:marBottom w:val="0"/>
      <w:divBdr>
        <w:top w:val="none" w:sz="0" w:space="0" w:color="auto"/>
        <w:left w:val="none" w:sz="0" w:space="0" w:color="auto"/>
        <w:bottom w:val="none" w:sz="0" w:space="0" w:color="auto"/>
        <w:right w:val="none" w:sz="0" w:space="0" w:color="auto"/>
      </w:divBdr>
    </w:div>
    <w:div w:id="1646349581">
      <w:bodyDiv w:val="1"/>
      <w:marLeft w:val="0"/>
      <w:marRight w:val="0"/>
      <w:marTop w:val="0"/>
      <w:marBottom w:val="0"/>
      <w:divBdr>
        <w:top w:val="none" w:sz="0" w:space="0" w:color="auto"/>
        <w:left w:val="none" w:sz="0" w:space="0" w:color="auto"/>
        <w:bottom w:val="none" w:sz="0" w:space="0" w:color="auto"/>
        <w:right w:val="none" w:sz="0" w:space="0" w:color="auto"/>
      </w:divBdr>
    </w:div>
    <w:div w:id="1646663681">
      <w:bodyDiv w:val="1"/>
      <w:marLeft w:val="0"/>
      <w:marRight w:val="0"/>
      <w:marTop w:val="0"/>
      <w:marBottom w:val="0"/>
      <w:divBdr>
        <w:top w:val="none" w:sz="0" w:space="0" w:color="auto"/>
        <w:left w:val="none" w:sz="0" w:space="0" w:color="auto"/>
        <w:bottom w:val="none" w:sz="0" w:space="0" w:color="auto"/>
        <w:right w:val="none" w:sz="0" w:space="0" w:color="auto"/>
      </w:divBdr>
    </w:div>
    <w:div w:id="1647204831">
      <w:bodyDiv w:val="1"/>
      <w:marLeft w:val="0"/>
      <w:marRight w:val="0"/>
      <w:marTop w:val="0"/>
      <w:marBottom w:val="0"/>
      <w:divBdr>
        <w:top w:val="none" w:sz="0" w:space="0" w:color="auto"/>
        <w:left w:val="none" w:sz="0" w:space="0" w:color="auto"/>
        <w:bottom w:val="none" w:sz="0" w:space="0" w:color="auto"/>
        <w:right w:val="none" w:sz="0" w:space="0" w:color="auto"/>
      </w:divBdr>
    </w:div>
    <w:div w:id="1647390248">
      <w:bodyDiv w:val="1"/>
      <w:marLeft w:val="0"/>
      <w:marRight w:val="0"/>
      <w:marTop w:val="0"/>
      <w:marBottom w:val="0"/>
      <w:divBdr>
        <w:top w:val="none" w:sz="0" w:space="0" w:color="auto"/>
        <w:left w:val="none" w:sz="0" w:space="0" w:color="auto"/>
        <w:bottom w:val="none" w:sz="0" w:space="0" w:color="auto"/>
        <w:right w:val="none" w:sz="0" w:space="0" w:color="auto"/>
      </w:divBdr>
    </w:div>
    <w:div w:id="1651059103">
      <w:bodyDiv w:val="1"/>
      <w:marLeft w:val="0"/>
      <w:marRight w:val="0"/>
      <w:marTop w:val="0"/>
      <w:marBottom w:val="0"/>
      <w:divBdr>
        <w:top w:val="none" w:sz="0" w:space="0" w:color="auto"/>
        <w:left w:val="none" w:sz="0" w:space="0" w:color="auto"/>
        <w:bottom w:val="none" w:sz="0" w:space="0" w:color="auto"/>
        <w:right w:val="none" w:sz="0" w:space="0" w:color="auto"/>
      </w:divBdr>
    </w:div>
    <w:div w:id="1653867956">
      <w:bodyDiv w:val="1"/>
      <w:marLeft w:val="0"/>
      <w:marRight w:val="0"/>
      <w:marTop w:val="0"/>
      <w:marBottom w:val="0"/>
      <w:divBdr>
        <w:top w:val="none" w:sz="0" w:space="0" w:color="auto"/>
        <w:left w:val="none" w:sz="0" w:space="0" w:color="auto"/>
        <w:bottom w:val="none" w:sz="0" w:space="0" w:color="auto"/>
        <w:right w:val="none" w:sz="0" w:space="0" w:color="auto"/>
      </w:divBdr>
    </w:div>
    <w:div w:id="1654409827">
      <w:bodyDiv w:val="1"/>
      <w:marLeft w:val="0"/>
      <w:marRight w:val="0"/>
      <w:marTop w:val="0"/>
      <w:marBottom w:val="0"/>
      <w:divBdr>
        <w:top w:val="none" w:sz="0" w:space="0" w:color="auto"/>
        <w:left w:val="none" w:sz="0" w:space="0" w:color="auto"/>
        <w:bottom w:val="none" w:sz="0" w:space="0" w:color="auto"/>
        <w:right w:val="none" w:sz="0" w:space="0" w:color="auto"/>
      </w:divBdr>
    </w:div>
    <w:div w:id="1654791626">
      <w:bodyDiv w:val="1"/>
      <w:marLeft w:val="0"/>
      <w:marRight w:val="0"/>
      <w:marTop w:val="0"/>
      <w:marBottom w:val="0"/>
      <w:divBdr>
        <w:top w:val="none" w:sz="0" w:space="0" w:color="auto"/>
        <w:left w:val="none" w:sz="0" w:space="0" w:color="auto"/>
        <w:bottom w:val="none" w:sz="0" w:space="0" w:color="auto"/>
        <w:right w:val="none" w:sz="0" w:space="0" w:color="auto"/>
      </w:divBdr>
    </w:div>
    <w:div w:id="1657683954">
      <w:bodyDiv w:val="1"/>
      <w:marLeft w:val="0"/>
      <w:marRight w:val="0"/>
      <w:marTop w:val="0"/>
      <w:marBottom w:val="0"/>
      <w:divBdr>
        <w:top w:val="none" w:sz="0" w:space="0" w:color="auto"/>
        <w:left w:val="none" w:sz="0" w:space="0" w:color="auto"/>
        <w:bottom w:val="none" w:sz="0" w:space="0" w:color="auto"/>
        <w:right w:val="none" w:sz="0" w:space="0" w:color="auto"/>
      </w:divBdr>
    </w:div>
    <w:div w:id="1659573790">
      <w:bodyDiv w:val="1"/>
      <w:marLeft w:val="0"/>
      <w:marRight w:val="0"/>
      <w:marTop w:val="0"/>
      <w:marBottom w:val="0"/>
      <w:divBdr>
        <w:top w:val="none" w:sz="0" w:space="0" w:color="auto"/>
        <w:left w:val="none" w:sz="0" w:space="0" w:color="auto"/>
        <w:bottom w:val="none" w:sz="0" w:space="0" w:color="auto"/>
        <w:right w:val="none" w:sz="0" w:space="0" w:color="auto"/>
      </w:divBdr>
    </w:div>
    <w:div w:id="1660962640">
      <w:bodyDiv w:val="1"/>
      <w:marLeft w:val="0"/>
      <w:marRight w:val="0"/>
      <w:marTop w:val="0"/>
      <w:marBottom w:val="0"/>
      <w:divBdr>
        <w:top w:val="none" w:sz="0" w:space="0" w:color="auto"/>
        <w:left w:val="none" w:sz="0" w:space="0" w:color="auto"/>
        <w:bottom w:val="none" w:sz="0" w:space="0" w:color="auto"/>
        <w:right w:val="none" w:sz="0" w:space="0" w:color="auto"/>
      </w:divBdr>
    </w:div>
    <w:div w:id="1661887488">
      <w:bodyDiv w:val="1"/>
      <w:marLeft w:val="0"/>
      <w:marRight w:val="0"/>
      <w:marTop w:val="0"/>
      <w:marBottom w:val="0"/>
      <w:divBdr>
        <w:top w:val="none" w:sz="0" w:space="0" w:color="auto"/>
        <w:left w:val="none" w:sz="0" w:space="0" w:color="auto"/>
        <w:bottom w:val="none" w:sz="0" w:space="0" w:color="auto"/>
        <w:right w:val="none" w:sz="0" w:space="0" w:color="auto"/>
      </w:divBdr>
    </w:div>
    <w:div w:id="1663774900">
      <w:bodyDiv w:val="1"/>
      <w:marLeft w:val="0"/>
      <w:marRight w:val="0"/>
      <w:marTop w:val="0"/>
      <w:marBottom w:val="0"/>
      <w:divBdr>
        <w:top w:val="none" w:sz="0" w:space="0" w:color="auto"/>
        <w:left w:val="none" w:sz="0" w:space="0" w:color="auto"/>
        <w:bottom w:val="none" w:sz="0" w:space="0" w:color="auto"/>
        <w:right w:val="none" w:sz="0" w:space="0" w:color="auto"/>
      </w:divBdr>
    </w:div>
    <w:div w:id="1667855688">
      <w:bodyDiv w:val="1"/>
      <w:marLeft w:val="0"/>
      <w:marRight w:val="0"/>
      <w:marTop w:val="0"/>
      <w:marBottom w:val="0"/>
      <w:divBdr>
        <w:top w:val="none" w:sz="0" w:space="0" w:color="auto"/>
        <w:left w:val="none" w:sz="0" w:space="0" w:color="auto"/>
        <w:bottom w:val="none" w:sz="0" w:space="0" w:color="auto"/>
        <w:right w:val="none" w:sz="0" w:space="0" w:color="auto"/>
      </w:divBdr>
    </w:div>
    <w:div w:id="1667905285">
      <w:bodyDiv w:val="1"/>
      <w:marLeft w:val="0"/>
      <w:marRight w:val="0"/>
      <w:marTop w:val="0"/>
      <w:marBottom w:val="0"/>
      <w:divBdr>
        <w:top w:val="none" w:sz="0" w:space="0" w:color="auto"/>
        <w:left w:val="none" w:sz="0" w:space="0" w:color="auto"/>
        <w:bottom w:val="none" w:sz="0" w:space="0" w:color="auto"/>
        <w:right w:val="none" w:sz="0" w:space="0" w:color="auto"/>
      </w:divBdr>
    </w:div>
    <w:div w:id="1668508943">
      <w:bodyDiv w:val="1"/>
      <w:marLeft w:val="0"/>
      <w:marRight w:val="0"/>
      <w:marTop w:val="0"/>
      <w:marBottom w:val="0"/>
      <w:divBdr>
        <w:top w:val="none" w:sz="0" w:space="0" w:color="auto"/>
        <w:left w:val="none" w:sz="0" w:space="0" w:color="auto"/>
        <w:bottom w:val="none" w:sz="0" w:space="0" w:color="auto"/>
        <w:right w:val="none" w:sz="0" w:space="0" w:color="auto"/>
      </w:divBdr>
    </w:div>
    <w:div w:id="1672413988">
      <w:bodyDiv w:val="1"/>
      <w:marLeft w:val="0"/>
      <w:marRight w:val="0"/>
      <w:marTop w:val="0"/>
      <w:marBottom w:val="0"/>
      <w:divBdr>
        <w:top w:val="none" w:sz="0" w:space="0" w:color="auto"/>
        <w:left w:val="none" w:sz="0" w:space="0" w:color="auto"/>
        <w:bottom w:val="none" w:sz="0" w:space="0" w:color="auto"/>
        <w:right w:val="none" w:sz="0" w:space="0" w:color="auto"/>
      </w:divBdr>
    </w:div>
    <w:div w:id="1672681075">
      <w:bodyDiv w:val="1"/>
      <w:marLeft w:val="0"/>
      <w:marRight w:val="0"/>
      <w:marTop w:val="0"/>
      <w:marBottom w:val="0"/>
      <w:divBdr>
        <w:top w:val="none" w:sz="0" w:space="0" w:color="auto"/>
        <w:left w:val="none" w:sz="0" w:space="0" w:color="auto"/>
        <w:bottom w:val="none" w:sz="0" w:space="0" w:color="auto"/>
        <w:right w:val="none" w:sz="0" w:space="0" w:color="auto"/>
      </w:divBdr>
    </w:div>
    <w:div w:id="1673026333">
      <w:bodyDiv w:val="1"/>
      <w:marLeft w:val="0"/>
      <w:marRight w:val="0"/>
      <w:marTop w:val="0"/>
      <w:marBottom w:val="0"/>
      <w:divBdr>
        <w:top w:val="none" w:sz="0" w:space="0" w:color="auto"/>
        <w:left w:val="none" w:sz="0" w:space="0" w:color="auto"/>
        <w:bottom w:val="none" w:sz="0" w:space="0" w:color="auto"/>
        <w:right w:val="none" w:sz="0" w:space="0" w:color="auto"/>
      </w:divBdr>
    </w:div>
    <w:div w:id="1678000569">
      <w:bodyDiv w:val="1"/>
      <w:marLeft w:val="0"/>
      <w:marRight w:val="0"/>
      <w:marTop w:val="0"/>
      <w:marBottom w:val="0"/>
      <w:divBdr>
        <w:top w:val="none" w:sz="0" w:space="0" w:color="auto"/>
        <w:left w:val="none" w:sz="0" w:space="0" w:color="auto"/>
        <w:bottom w:val="none" w:sz="0" w:space="0" w:color="auto"/>
        <w:right w:val="none" w:sz="0" w:space="0" w:color="auto"/>
      </w:divBdr>
    </w:div>
    <w:div w:id="1679845395">
      <w:bodyDiv w:val="1"/>
      <w:marLeft w:val="0"/>
      <w:marRight w:val="0"/>
      <w:marTop w:val="0"/>
      <w:marBottom w:val="0"/>
      <w:divBdr>
        <w:top w:val="none" w:sz="0" w:space="0" w:color="auto"/>
        <w:left w:val="none" w:sz="0" w:space="0" w:color="auto"/>
        <w:bottom w:val="none" w:sz="0" w:space="0" w:color="auto"/>
        <w:right w:val="none" w:sz="0" w:space="0" w:color="auto"/>
      </w:divBdr>
    </w:div>
    <w:div w:id="1682395071">
      <w:bodyDiv w:val="1"/>
      <w:marLeft w:val="0"/>
      <w:marRight w:val="0"/>
      <w:marTop w:val="0"/>
      <w:marBottom w:val="0"/>
      <w:divBdr>
        <w:top w:val="none" w:sz="0" w:space="0" w:color="auto"/>
        <w:left w:val="none" w:sz="0" w:space="0" w:color="auto"/>
        <w:bottom w:val="none" w:sz="0" w:space="0" w:color="auto"/>
        <w:right w:val="none" w:sz="0" w:space="0" w:color="auto"/>
      </w:divBdr>
    </w:div>
    <w:div w:id="1685283811">
      <w:bodyDiv w:val="1"/>
      <w:marLeft w:val="0"/>
      <w:marRight w:val="0"/>
      <w:marTop w:val="0"/>
      <w:marBottom w:val="0"/>
      <w:divBdr>
        <w:top w:val="none" w:sz="0" w:space="0" w:color="auto"/>
        <w:left w:val="none" w:sz="0" w:space="0" w:color="auto"/>
        <w:bottom w:val="none" w:sz="0" w:space="0" w:color="auto"/>
        <w:right w:val="none" w:sz="0" w:space="0" w:color="auto"/>
      </w:divBdr>
    </w:div>
    <w:div w:id="1685355299">
      <w:bodyDiv w:val="1"/>
      <w:marLeft w:val="0"/>
      <w:marRight w:val="0"/>
      <w:marTop w:val="0"/>
      <w:marBottom w:val="0"/>
      <w:divBdr>
        <w:top w:val="none" w:sz="0" w:space="0" w:color="auto"/>
        <w:left w:val="none" w:sz="0" w:space="0" w:color="auto"/>
        <w:bottom w:val="none" w:sz="0" w:space="0" w:color="auto"/>
        <w:right w:val="none" w:sz="0" w:space="0" w:color="auto"/>
      </w:divBdr>
    </w:div>
    <w:div w:id="1685936420">
      <w:bodyDiv w:val="1"/>
      <w:marLeft w:val="0"/>
      <w:marRight w:val="0"/>
      <w:marTop w:val="0"/>
      <w:marBottom w:val="0"/>
      <w:divBdr>
        <w:top w:val="none" w:sz="0" w:space="0" w:color="auto"/>
        <w:left w:val="none" w:sz="0" w:space="0" w:color="auto"/>
        <w:bottom w:val="none" w:sz="0" w:space="0" w:color="auto"/>
        <w:right w:val="none" w:sz="0" w:space="0" w:color="auto"/>
      </w:divBdr>
    </w:div>
    <w:div w:id="1686976971">
      <w:bodyDiv w:val="1"/>
      <w:marLeft w:val="0"/>
      <w:marRight w:val="0"/>
      <w:marTop w:val="0"/>
      <w:marBottom w:val="0"/>
      <w:divBdr>
        <w:top w:val="none" w:sz="0" w:space="0" w:color="auto"/>
        <w:left w:val="none" w:sz="0" w:space="0" w:color="auto"/>
        <w:bottom w:val="none" w:sz="0" w:space="0" w:color="auto"/>
        <w:right w:val="none" w:sz="0" w:space="0" w:color="auto"/>
      </w:divBdr>
    </w:div>
    <w:div w:id="1687058891">
      <w:bodyDiv w:val="1"/>
      <w:marLeft w:val="0"/>
      <w:marRight w:val="0"/>
      <w:marTop w:val="0"/>
      <w:marBottom w:val="0"/>
      <w:divBdr>
        <w:top w:val="none" w:sz="0" w:space="0" w:color="auto"/>
        <w:left w:val="none" w:sz="0" w:space="0" w:color="auto"/>
        <w:bottom w:val="none" w:sz="0" w:space="0" w:color="auto"/>
        <w:right w:val="none" w:sz="0" w:space="0" w:color="auto"/>
      </w:divBdr>
    </w:div>
    <w:div w:id="1689912650">
      <w:bodyDiv w:val="1"/>
      <w:marLeft w:val="0"/>
      <w:marRight w:val="0"/>
      <w:marTop w:val="0"/>
      <w:marBottom w:val="0"/>
      <w:divBdr>
        <w:top w:val="none" w:sz="0" w:space="0" w:color="auto"/>
        <w:left w:val="none" w:sz="0" w:space="0" w:color="auto"/>
        <w:bottom w:val="none" w:sz="0" w:space="0" w:color="auto"/>
        <w:right w:val="none" w:sz="0" w:space="0" w:color="auto"/>
      </w:divBdr>
    </w:div>
    <w:div w:id="1690790601">
      <w:bodyDiv w:val="1"/>
      <w:marLeft w:val="0"/>
      <w:marRight w:val="0"/>
      <w:marTop w:val="0"/>
      <w:marBottom w:val="0"/>
      <w:divBdr>
        <w:top w:val="none" w:sz="0" w:space="0" w:color="auto"/>
        <w:left w:val="none" w:sz="0" w:space="0" w:color="auto"/>
        <w:bottom w:val="none" w:sz="0" w:space="0" w:color="auto"/>
        <w:right w:val="none" w:sz="0" w:space="0" w:color="auto"/>
      </w:divBdr>
    </w:div>
    <w:div w:id="1691756576">
      <w:bodyDiv w:val="1"/>
      <w:marLeft w:val="0"/>
      <w:marRight w:val="0"/>
      <w:marTop w:val="0"/>
      <w:marBottom w:val="0"/>
      <w:divBdr>
        <w:top w:val="none" w:sz="0" w:space="0" w:color="auto"/>
        <w:left w:val="none" w:sz="0" w:space="0" w:color="auto"/>
        <w:bottom w:val="none" w:sz="0" w:space="0" w:color="auto"/>
        <w:right w:val="none" w:sz="0" w:space="0" w:color="auto"/>
      </w:divBdr>
    </w:div>
    <w:div w:id="1692683887">
      <w:bodyDiv w:val="1"/>
      <w:marLeft w:val="0"/>
      <w:marRight w:val="0"/>
      <w:marTop w:val="0"/>
      <w:marBottom w:val="0"/>
      <w:divBdr>
        <w:top w:val="none" w:sz="0" w:space="0" w:color="auto"/>
        <w:left w:val="none" w:sz="0" w:space="0" w:color="auto"/>
        <w:bottom w:val="none" w:sz="0" w:space="0" w:color="auto"/>
        <w:right w:val="none" w:sz="0" w:space="0" w:color="auto"/>
      </w:divBdr>
    </w:div>
    <w:div w:id="1694644744">
      <w:bodyDiv w:val="1"/>
      <w:marLeft w:val="0"/>
      <w:marRight w:val="0"/>
      <w:marTop w:val="0"/>
      <w:marBottom w:val="0"/>
      <w:divBdr>
        <w:top w:val="none" w:sz="0" w:space="0" w:color="auto"/>
        <w:left w:val="none" w:sz="0" w:space="0" w:color="auto"/>
        <w:bottom w:val="none" w:sz="0" w:space="0" w:color="auto"/>
        <w:right w:val="none" w:sz="0" w:space="0" w:color="auto"/>
      </w:divBdr>
    </w:div>
    <w:div w:id="1694723311">
      <w:bodyDiv w:val="1"/>
      <w:marLeft w:val="0"/>
      <w:marRight w:val="0"/>
      <w:marTop w:val="0"/>
      <w:marBottom w:val="0"/>
      <w:divBdr>
        <w:top w:val="none" w:sz="0" w:space="0" w:color="auto"/>
        <w:left w:val="none" w:sz="0" w:space="0" w:color="auto"/>
        <w:bottom w:val="none" w:sz="0" w:space="0" w:color="auto"/>
        <w:right w:val="none" w:sz="0" w:space="0" w:color="auto"/>
      </w:divBdr>
    </w:div>
    <w:div w:id="1695840336">
      <w:bodyDiv w:val="1"/>
      <w:marLeft w:val="0"/>
      <w:marRight w:val="0"/>
      <w:marTop w:val="0"/>
      <w:marBottom w:val="0"/>
      <w:divBdr>
        <w:top w:val="none" w:sz="0" w:space="0" w:color="auto"/>
        <w:left w:val="none" w:sz="0" w:space="0" w:color="auto"/>
        <w:bottom w:val="none" w:sz="0" w:space="0" w:color="auto"/>
        <w:right w:val="none" w:sz="0" w:space="0" w:color="auto"/>
      </w:divBdr>
    </w:div>
    <w:div w:id="1696157245">
      <w:bodyDiv w:val="1"/>
      <w:marLeft w:val="0"/>
      <w:marRight w:val="0"/>
      <w:marTop w:val="0"/>
      <w:marBottom w:val="0"/>
      <w:divBdr>
        <w:top w:val="none" w:sz="0" w:space="0" w:color="auto"/>
        <w:left w:val="none" w:sz="0" w:space="0" w:color="auto"/>
        <w:bottom w:val="none" w:sz="0" w:space="0" w:color="auto"/>
        <w:right w:val="none" w:sz="0" w:space="0" w:color="auto"/>
      </w:divBdr>
    </w:div>
    <w:div w:id="1696497025">
      <w:bodyDiv w:val="1"/>
      <w:marLeft w:val="0"/>
      <w:marRight w:val="0"/>
      <w:marTop w:val="0"/>
      <w:marBottom w:val="0"/>
      <w:divBdr>
        <w:top w:val="none" w:sz="0" w:space="0" w:color="auto"/>
        <w:left w:val="none" w:sz="0" w:space="0" w:color="auto"/>
        <w:bottom w:val="none" w:sz="0" w:space="0" w:color="auto"/>
        <w:right w:val="none" w:sz="0" w:space="0" w:color="auto"/>
      </w:divBdr>
    </w:div>
    <w:div w:id="1696661560">
      <w:bodyDiv w:val="1"/>
      <w:marLeft w:val="0"/>
      <w:marRight w:val="0"/>
      <w:marTop w:val="0"/>
      <w:marBottom w:val="0"/>
      <w:divBdr>
        <w:top w:val="none" w:sz="0" w:space="0" w:color="auto"/>
        <w:left w:val="none" w:sz="0" w:space="0" w:color="auto"/>
        <w:bottom w:val="none" w:sz="0" w:space="0" w:color="auto"/>
        <w:right w:val="none" w:sz="0" w:space="0" w:color="auto"/>
      </w:divBdr>
    </w:div>
    <w:div w:id="1697122661">
      <w:bodyDiv w:val="1"/>
      <w:marLeft w:val="0"/>
      <w:marRight w:val="0"/>
      <w:marTop w:val="0"/>
      <w:marBottom w:val="0"/>
      <w:divBdr>
        <w:top w:val="none" w:sz="0" w:space="0" w:color="auto"/>
        <w:left w:val="none" w:sz="0" w:space="0" w:color="auto"/>
        <w:bottom w:val="none" w:sz="0" w:space="0" w:color="auto"/>
        <w:right w:val="none" w:sz="0" w:space="0" w:color="auto"/>
      </w:divBdr>
    </w:div>
    <w:div w:id="1697348087">
      <w:bodyDiv w:val="1"/>
      <w:marLeft w:val="0"/>
      <w:marRight w:val="0"/>
      <w:marTop w:val="0"/>
      <w:marBottom w:val="0"/>
      <w:divBdr>
        <w:top w:val="none" w:sz="0" w:space="0" w:color="auto"/>
        <w:left w:val="none" w:sz="0" w:space="0" w:color="auto"/>
        <w:bottom w:val="none" w:sz="0" w:space="0" w:color="auto"/>
        <w:right w:val="none" w:sz="0" w:space="0" w:color="auto"/>
      </w:divBdr>
    </w:div>
    <w:div w:id="1697656878">
      <w:bodyDiv w:val="1"/>
      <w:marLeft w:val="0"/>
      <w:marRight w:val="0"/>
      <w:marTop w:val="0"/>
      <w:marBottom w:val="0"/>
      <w:divBdr>
        <w:top w:val="none" w:sz="0" w:space="0" w:color="auto"/>
        <w:left w:val="none" w:sz="0" w:space="0" w:color="auto"/>
        <w:bottom w:val="none" w:sz="0" w:space="0" w:color="auto"/>
        <w:right w:val="none" w:sz="0" w:space="0" w:color="auto"/>
      </w:divBdr>
    </w:div>
    <w:div w:id="1698309700">
      <w:bodyDiv w:val="1"/>
      <w:marLeft w:val="0"/>
      <w:marRight w:val="0"/>
      <w:marTop w:val="0"/>
      <w:marBottom w:val="0"/>
      <w:divBdr>
        <w:top w:val="none" w:sz="0" w:space="0" w:color="auto"/>
        <w:left w:val="none" w:sz="0" w:space="0" w:color="auto"/>
        <w:bottom w:val="none" w:sz="0" w:space="0" w:color="auto"/>
        <w:right w:val="none" w:sz="0" w:space="0" w:color="auto"/>
      </w:divBdr>
    </w:div>
    <w:div w:id="1700162734">
      <w:bodyDiv w:val="1"/>
      <w:marLeft w:val="0"/>
      <w:marRight w:val="0"/>
      <w:marTop w:val="0"/>
      <w:marBottom w:val="0"/>
      <w:divBdr>
        <w:top w:val="none" w:sz="0" w:space="0" w:color="auto"/>
        <w:left w:val="none" w:sz="0" w:space="0" w:color="auto"/>
        <w:bottom w:val="none" w:sz="0" w:space="0" w:color="auto"/>
        <w:right w:val="none" w:sz="0" w:space="0" w:color="auto"/>
      </w:divBdr>
    </w:div>
    <w:div w:id="1705326188">
      <w:bodyDiv w:val="1"/>
      <w:marLeft w:val="0"/>
      <w:marRight w:val="0"/>
      <w:marTop w:val="0"/>
      <w:marBottom w:val="0"/>
      <w:divBdr>
        <w:top w:val="none" w:sz="0" w:space="0" w:color="auto"/>
        <w:left w:val="none" w:sz="0" w:space="0" w:color="auto"/>
        <w:bottom w:val="none" w:sz="0" w:space="0" w:color="auto"/>
        <w:right w:val="none" w:sz="0" w:space="0" w:color="auto"/>
      </w:divBdr>
    </w:div>
    <w:div w:id="1707368595">
      <w:bodyDiv w:val="1"/>
      <w:marLeft w:val="0"/>
      <w:marRight w:val="0"/>
      <w:marTop w:val="0"/>
      <w:marBottom w:val="0"/>
      <w:divBdr>
        <w:top w:val="none" w:sz="0" w:space="0" w:color="auto"/>
        <w:left w:val="none" w:sz="0" w:space="0" w:color="auto"/>
        <w:bottom w:val="none" w:sz="0" w:space="0" w:color="auto"/>
        <w:right w:val="none" w:sz="0" w:space="0" w:color="auto"/>
      </w:divBdr>
    </w:div>
    <w:div w:id="1708261657">
      <w:bodyDiv w:val="1"/>
      <w:marLeft w:val="0"/>
      <w:marRight w:val="0"/>
      <w:marTop w:val="0"/>
      <w:marBottom w:val="0"/>
      <w:divBdr>
        <w:top w:val="none" w:sz="0" w:space="0" w:color="auto"/>
        <w:left w:val="none" w:sz="0" w:space="0" w:color="auto"/>
        <w:bottom w:val="none" w:sz="0" w:space="0" w:color="auto"/>
        <w:right w:val="none" w:sz="0" w:space="0" w:color="auto"/>
      </w:divBdr>
    </w:div>
    <w:div w:id="1708331211">
      <w:bodyDiv w:val="1"/>
      <w:marLeft w:val="0"/>
      <w:marRight w:val="0"/>
      <w:marTop w:val="0"/>
      <w:marBottom w:val="0"/>
      <w:divBdr>
        <w:top w:val="none" w:sz="0" w:space="0" w:color="auto"/>
        <w:left w:val="none" w:sz="0" w:space="0" w:color="auto"/>
        <w:bottom w:val="none" w:sz="0" w:space="0" w:color="auto"/>
        <w:right w:val="none" w:sz="0" w:space="0" w:color="auto"/>
      </w:divBdr>
    </w:div>
    <w:div w:id="1710032294">
      <w:bodyDiv w:val="1"/>
      <w:marLeft w:val="0"/>
      <w:marRight w:val="0"/>
      <w:marTop w:val="0"/>
      <w:marBottom w:val="0"/>
      <w:divBdr>
        <w:top w:val="none" w:sz="0" w:space="0" w:color="auto"/>
        <w:left w:val="none" w:sz="0" w:space="0" w:color="auto"/>
        <w:bottom w:val="none" w:sz="0" w:space="0" w:color="auto"/>
        <w:right w:val="none" w:sz="0" w:space="0" w:color="auto"/>
      </w:divBdr>
    </w:div>
    <w:div w:id="1710644931">
      <w:bodyDiv w:val="1"/>
      <w:marLeft w:val="0"/>
      <w:marRight w:val="0"/>
      <w:marTop w:val="0"/>
      <w:marBottom w:val="0"/>
      <w:divBdr>
        <w:top w:val="none" w:sz="0" w:space="0" w:color="auto"/>
        <w:left w:val="none" w:sz="0" w:space="0" w:color="auto"/>
        <w:bottom w:val="none" w:sz="0" w:space="0" w:color="auto"/>
        <w:right w:val="none" w:sz="0" w:space="0" w:color="auto"/>
      </w:divBdr>
    </w:div>
    <w:div w:id="1712265809">
      <w:bodyDiv w:val="1"/>
      <w:marLeft w:val="0"/>
      <w:marRight w:val="0"/>
      <w:marTop w:val="0"/>
      <w:marBottom w:val="0"/>
      <w:divBdr>
        <w:top w:val="none" w:sz="0" w:space="0" w:color="auto"/>
        <w:left w:val="none" w:sz="0" w:space="0" w:color="auto"/>
        <w:bottom w:val="none" w:sz="0" w:space="0" w:color="auto"/>
        <w:right w:val="none" w:sz="0" w:space="0" w:color="auto"/>
      </w:divBdr>
    </w:div>
    <w:div w:id="1712345997">
      <w:bodyDiv w:val="1"/>
      <w:marLeft w:val="0"/>
      <w:marRight w:val="0"/>
      <w:marTop w:val="0"/>
      <w:marBottom w:val="0"/>
      <w:divBdr>
        <w:top w:val="none" w:sz="0" w:space="0" w:color="auto"/>
        <w:left w:val="none" w:sz="0" w:space="0" w:color="auto"/>
        <w:bottom w:val="none" w:sz="0" w:space="0" w:color="auto"/>
        <w:right w:val="none" w:sz="0" w:space="0" w:color="auto"/>
      </w:divBdr>
    </w:div>
    <w:div w:id="1712459358">
      <w:bodyDiv w:val="1"/>
      <w:marLeft w:val="0"/>
      <w:marRight w:val="0"/>
      <w:marTop w:val="0"/>
      <w:marBottom w:val="0"/>
      <w:divBdr>
        <w:top w:val="none" w:sz="0" w:space="0" w:color="auto"/>
        <w:left w:val="none" w:sz="0" w:space="0" w:color="auto"/>
        <w:bottom w:val="none" w:sz="0" w:space="0" w:color="auto"/>
        <w:right w:val="none" w:sz="0" w:space="0" w:color="auto"/>
      </w:divBdr>
    </w:div>
    <w:div w:id="1712876575">
      <w:bodyDiv w:val="1"/>
      <w:marLeft w:val="0"/>
      <w:marRight w:val="0"/>
      <w:marTop w:val="0"/>
      <w:marBottom w:val="0"/>
      <w:divBdr>
        <w:top w:val="none" w:sz="0" w:space="0" w:color="auto"/>
        <w:left w:val="none" w:sz="0" w:space="0" w:color="auto"/>
        <w:bottom w:val="none" w:sz="0" w:space="0" w:color="auto"/>
        <w:right w:val="none" w:sz="0" w:space="0" w:color="auto"/>
      </w:divBdr>
    </w:div>
    <w:div w:id="1713579230">
      <w:bodyDiv w:val="1"/>
      <w:marLeft w:val="0"/>
      <w:marRight w:val="0"/>
      <w:marTop w:val="0"/>
      <w:marBottom w:val="0"/>
      <w:divBdr>
        <w:top w:val="none" w:sz="0" w:space="0" w:color="auto"/>
        <w:left w:val="none" w:sz="0" w:space="0" w:color="auto"/>
        <w:bottom w:val="none" w:sz="0" w:space="0" w:color="auto"/>
        <w:right w:val="none" w:sz="0" w:space="0" w:color="auto"/>
      </w:divBdr>
    </w:div>
    <w:div w:id="1713797543">
      <w:bodyDiv w:val="1"/>
      <w:marLeft w:val="0"/>
      <w:marRight w:val="0"/>
      <w:marTop w:val="0"/>
      <w:marBottom w:val="0"/>
      <w:divBdr>
        <w:top w:val="none" w:sz="0" w:space="0" w:color="auto"/>
        <w:left w:val="none" w:sz="0" w:space="0" w:color="auto"/>
        <w:bottom w:val="none" w:sz="0" w:space="0" w:color="auto"/>
        <w:right w:val="none" w:sz="0" w:space="0" w:color="auto"/>
      </w:divBdr>
    </w:div>
    <w:div w:id="1714380489">
      <w:bodyDiv w:val="1"/>
      <w:marLeft w:val="0"/>
      <w:marRight w:val="0"/>
      <w:marTop w:val="0"/>
      <w:marBottom w:val="0"/>
      <w:divBdr>
        <w:top w:val="none" w:sz="0" w:space="0" w:color="auto"/>
        <w:left w:val="none" w:sz="0" w:space="0" w:color="auto"/>
        <w:bottom w:val="none" w:sz="0" w:space="0" w:color="auto"/>
        <w:right w:val="none" w:sz="0" w:space="0" w:color="auto"/>
      </w:divBdr>
    </w:div>
    <w:div w:id="1716153067">
      <w:bodyDiv w:val="1"/>
      <w:marLeft w:val="0"/>
      <w:marRight w:val="0"/>
      <w:marTop w:val="0"/>
      <w:marBottom w:val="0"/>
      <w:divBdr>
        <w:top w:val="none" w:sz="0" w:space="0" w:color="auto"/>
        <w:left w:val="none" w:sz="0" w:space="0" w:color="auto"/>
        <w:bottom w:val="none" w:sz="0" w:space="0" w:color="auto"/>
        <w:right w:val="none" w:sz="0" w:space="0" w:color="auto"/>
      </w:divBdr>
    </w:div>
    <w:div w:id="1718779454">
      <w:bodyDiv w:val="1"/>
      <w:marLeft w:val="0"/>
      <w:marRight w:val="0"/>
      <w:marTop w:val="0"/>
      <w:marBottom w:val="0"/>
      <w:divBdr>
        <w:top w:val="none" w:sz="0" w:space="0" w:color="auto"/>
        <w:left w:val="none" w:sz="0" w:space="0" w:color="auto"/>
        <w:bottom w:val="none" w:sz="0" w:space="0" w:color="auto"/>
        <w:right w:val="none" w:sz="0" w:space="0" w:color="auto"/>
      </w:divBdr>
    </w:div>
    <w:div w:id="1719737876">
      <w:bodyDiv w:val="1"/>
      <w:marLeft w:val="0"/>
      <w:marRight w:val="0"/>
      <w:marTop w:val="0"/>
      <w:marBottom w:val="0"/>
      <w:divBdr>
        <w:top w:val="none" w:sz="0" w:space="0" w:color="auto"/>
        <w:left w:val="none" w:sz="0" w:space="0" w:color="auto"/>
        <w:bottom w:val="none" w:sz="0" w:space="0" w:color="auto"/>
        <w:right w:val="none" w:sz="0" w:space="0" w:color="auto"/>
      </w:divBdr>
    </w:div>
    <w:div w:id="1720058335">
      <w:bodyDiv w:val="1"/>
      <w:marLeft w:val="0"/>
      <w:marRight w:val="0"/>
      <w:marTop w:val="0"/>
      <w:marBottom w:val="0"/>
      <w:divBdr>
        <w:top w:val="none" w:sz="0" w:space="0" w:color="auto"/>
        <w:left w:val="none" w:sz="0" w:space="0" w:color="auto"/>
        <w:bottom w:val="none" w:sz="0" w:space="0" w:color="auto"/>
        <w:right w:val="none" w:sz="0" w:space="0" w:color="auto"/>
      </w:divBdr>
    </w:div>
    <w:div w:id="1725712382">
      <w:bodyDiv w:val="1"/>
      <w:marLeft w:val="0"/>
      <w:marRight w:val="0"/>
      <w:marTop w:val="0"/>
      <w:marBottom w:val="0"/>
      <w:divBdr>
        <w:top w:val="none" w:sz="0" w:space="0" w:color="auto"/>
        <w:left w:val="none" w:sz="0" w:space="0" w:color="auto"/>
        <w:bottom w:val="none" w:sz="0" w:space="0" w:color="auto"/>
        <w:right w:val="none" w:sz="0" w:space="0" w:color="auto"/>
      </w:divBdr>
    </w:div>
    <w:div w:id="1725983355">
      <w:bodyDiv w:val="1"/>
      <w:marLeft w:val="0"/>
      <w:marRight w:val="0"/>
      <w:marTop w:val="0"/>
      <w:marBottom w:val="0"/>
      <w:divBdr>
        <w:top w:val="none" w:sz="0" w:space="0" w:color="auto"/>
        <w:left w:val="none" w:sz="0" w:space="0" w:color="auto"/>
        <w:bottom w:val="none" w:sz="0" w:space="0" w:color="auto"/>
        <w:right w:val="none" w:sz="0" w:space="0" w:color="auto"/>
      </w:divBdr>
    </w:div>
    <w:div w:id="1726179069">
      <w:bodyDiv w:val="1"/>
      <w:marLeft w:val="0"/>
      <w:marRight w:val="0"/>
      <w:marTop w:val="0"/>
      <w:marBottom w:val="0"/>
      <w:divBdr>
        <w:top w:val="none" w:sz="0" w:space="0" w:color="auto"/>
        <w:left w:val="none" w:sz="0" w:space="0" w:color="auto"/>
        <w:bottom w:val="none" w:sz="0" w:space="0" w:color="auto"/>
        <w:right w:val="none" w:sz="0" w:space="0" w:color="auto"/>
      </w:divBdr>
    </w:div>
    <w:div w:id="1729111304">
      <w:bodyDiv w:val="1"/>
      <w:marLeft w:val="0"/>
      <w:marRight w:val="0"/>
      <w:marTop w:val="0"/>
      <w:marBottom w:val="0"/>
      <w:divBdr>
        <w:top w:val="none" w:sz="0" w:space="0" w:color="auto"/>
        <w:left w:val="none" w:sz="0" w:space="0" w:color="auto"/>
        <w:bottom w:val="none" w:sz="0" w:space="0" w:color="auto"/>
        <w:right w:val="none" w:sz="0" w:space="0" w:color="auto"/>
      </w:divBdr>
    </w:div>
    <w:div w:id="1729836477">
      <w:bodyDiv w:val="1"/>
      <w:marLeft w:val="0"/>
      <w:marRight w:val="0"/>
      <w:marTop w:val="0"/>
      <w:marBottom w:val="0"/>
      <w:divBdr>
        <w:top w:val="none" w:sz="0" w:space="0" w:color="auto"/>
        <w:left w:val="none" w:sz="0" w:space="0" w:color="auto"/>
        <w:bottom w:val="none" w:sz="0" w:space="0" w:color="auto"/>
        <w:right w:val="none" w:sz="0" w:space="0" w:color="auto"/>
      </w:divBdr>
    </w:div>
    <w:div w:id="1730030796">
      <w:bodyDiv w:val="1"/>
      <w:marLeft w:val="0"/>
      <w:marRight w:val="0"/>
      <w:marTop w:val="0"/>
      <w:marBottom w:val="0"/>
      <w:divBdr>
        <w:top w:val="none" w:sz="0" w:space="0" w:color="auto"/>
        <w:left w:val="none" w:sz="0" w:space="0" w:color="auto"/>
        <w:bottom w:val="none" w:sz="0" w:space="0" w:color="auto"/>
        <w:right w:val="none" w:sz="0" w:space="0" w:color="auto"/>
      </w:divBdr>
    </w:div>
    <w:div w:id="1732188128">
      <w:bodyDiv w:val="1"/>
      <w:marLeft w:val="0"/>
      <w:marRight w:val="0"/>
      <w:marTop w:val="0"/>
      <w:marBottom w:val="0"/>
      <w:divBdr>
        <w:top w:val="none" w:sz="0" w:space="0" w:color="auto"/>
        <w:left w:val="none" w:sz="0" w:space="0" w:color="auto"/>
        <w:bottom w:val="none" w:sz="0" w:space="0" w:color="auto"/>
        <w:right w:val="none" w:sz="0" w:space="0" w:color="auto"/>
      </w:divBdr>
    </w:div>
    <w:div w:id="1733232989">
      <w:bodyDiv w:val="1"/>
      <w:marLeft w:val="0"/>
      <w:marRight w:val="0"/>
      <w:marTop w:val="0"/>
      <w:marBottom w:val="0"/>
      <w:divBdr>
        <w:top w:val="none" w:sz="0" w:space="0" w:color="auto"/>
        <w:left w:val="none" w:sz="0" w:space="0" w:color="auto"/>
        <w:bottom w:val="none" w:sz="0" w:space="0" w:color="auto"/>
        <w:right w:val="none" w:sz="0" w:space="0" w:color="auto"/>
      </w:divBdr>
    </w:div>
    <w:div w:id="1737438507">
      <w:bodyDiv w:val="1"/>
      <w:marLeft w:val="0"/>
      <w:marRight w:val="0"/>
      <w:marTop w:val="0"/>
      <w:marBottom w:val="0"/>
      <w:divBdr>
        <w:top w:val="none" w:sz="0" w:space="0" w:color="auto"/>
        <w:left w:val="none" w:sz="0" w:space="0" w:color="auto"/>
        <w:bottom w:val="none" w:sz="0" w:space="0" w:color="auto"/>
        <w:right w:val="none" w:sz="0" w:space="0" w:color="auto"/>
      </w:divBdr>
    </w:div>
    <w:div w:id="1740249481">
      <w:bodyDiv w:val="1"/>
      <w:marLeft w:val="0"/>
      <w:marRight w:val="0"/>
      <w:marTop w:val="0"/>
      <w:marBottom w:val="0"/>
      <w:divBdr>
        <w:top w:val="none" w:sz="0" w:space="0" w:color="auto"/>
        <w:left w:val="none" w:sz="0" w:space="0" w:color="auto"/>
        <w:bottom w:val="none" w:sz="0" w:space="0" w:color="auto"/>
        <w:right w:val="none" w:sz="0" w:space="0" w:color="auto"/>
      </w:divBdr>
    </w:div>
    <w:div w:id="1741362417">
      <w:bodyDiv w:val="1"/>
      <w:marLeft w:val="0"/>
      <w:marRight w:val="0"/>
      <w:marTop w:val="0"/>
      <w:marBottom w:val="0"/>
      <w:divBdr>
        <w:top w:val="none" w:sz="0" w:space="0" w:color="auto"/>
        <w:left w:val="none" w:sz="0" w:space="0" w:color="auto"/>
        <w:bottom w:val="none" w:sz="0" w:space="0" w:color="auto"/>
        <w:right w:val="none" w:sz="0" w:space="0" w:color="auto"/>
      </w:divBdr>
    </w:div>
    <w:div w:id="1742022320">
      <w:bodyDiv w:val="1"/>
      <w:marLeft w:val="0"/>
      <w:marRight w:val="0"/>
      <w:marTop w:val="0"/>
      <w:marBottom w:val="0"/>
      <w:divBdr>
        <w:top w:val="none" w:sz="0" w:space="0" w:color="auto"/>
        <w:left w:val="none" w:sz="0" w:space="0" w:color="auto"/>
        <w:bottom w:val="none" w:sz="0" w:space="0" w:color="auto"/>
        <w:right w:val="none" w:sz="0" w:space="0" w:color="auto"/>
      </w:divBdr>
    </w:div>
    <w:div w:id="1743723418">
      <w:bodyDiv w:val="1"/>
      <w:marLeft w:val="0"/>
      <w:marRight w:val="0"/>
      <w:marTop w:val="0"/>
      <w:marBottom w:val="0"/>
      <w:divBdr>
        <w:top w:val="none" w:sz="0" w:space="0" w:color="auto"/>
        <w:left w:val="none" w:sz="0" w:space="0" w:color="auto"/>
        <w:bottom w:val="none" w:sz="0" w:space="0" w:color="auto"/>
        <w:right w:val="none" w:sz="0" w:space="0" w:color="auto"/>
      </w:divBdr>
    </w:div>
    <w:div w:id="1746609636">
      <w:bodyDiv w:val="1"/>
      <w:marLeft w:val="0"/>
      <w:marRight w:val="0"/>
      <w:marTop w:val="0"/>
      <w:marBottom w:val="0"/>
      <w:divBdr>
        <w:top w:val="none" w:sz="0" w:space="0" w:color="auto"/>
        <w:left w:val="none" w:sz="0" w:space="0" w:color="auto"/>
        <w:bottom w:val="none" w:sz="0" w:space="0" w:color="auto"/>
        <w:right w:val="none" w:sz="0" w:space="0" w:color="auto"/>
      </w:divBdr>
    </w:div>
    <w:div w:id="1746949897">
      <w:bodyDiv w:val="1"/>
      <w:marLeft w:val="0"/>
      <w:marRight w:val="0"/>
      <w:marTop w:val="0"/>
      <w:marBottom w:val="0"/>
      <w:divBdr>
        <w:top w:val="none" w:sz="0" w:space="0" w:color="auto"/>
        <w:left w:val="none" w:sz="0" w:space="0" w:color="auto"/>
        <w:bottom w:val="none" w:sz="0" w:space="0" w:color="auto"/>
        <w:right w:val="none" w:sz="0" w:space="0" w:color="auto"/>
      </w:divBdr>
    </w:div>
    <w:div w:id="1748841171">
      <w:bodyDiv w:val="1"/>
      <w:marLeft w:val="0"/>
      <w:marRight w:val="0"/>
      <w:marTop w:val="0"/>
      <w:marBottom w:val="0"/>
      <w:divBdr>
        <w:top w:val="none" w:sz="0" w:space="0" w:color="auto"/>
        <w:left w:val="none" w:sz="0" w:space="0" w:color="auto"/>
        <w:bottom w:val="none" w:sz="0" w:space="0" w:color="auto"/>
        <w:right w:val="none" w:sz="0" w:space="0" w:color="auto"/>
      </w:divBdr>
    </w:div>
    <w:div w:id="1748960086">
      <w:bodyDiv w:val="1"/>
      <w:marLeft w:val="0"/>
      <w:marRight w:val="0"/>
      <w:marTop w:val="0"/>
      <w:marBottom w:val="0"/>
      <w:divBdr>
        <w:top w:val="none" w:sz="0" w:space="0" w:color="auto"/>
        <w:left w:val="none" w:sz="0" w:space="0" w:color="auto"/>
        <w:bottom w:val="none" w:sz="0" w:space="0" w:color="auto"/>
        <w:right w:val="none" w:sz="0" w:space="0" w:color="auto"/>
      </w:divBdr>
    </w:div>
    <w:div w:id="1751274938">
      <w:bodyDiv w:val="1"/>
      <w:marLeft w:val="0"/>
      <w:marRight w:val="0"/>
      <w:marTop w:val="0"/>
      <w:marBottom w:val="0"/>
      <w:divBdr>
        <w:top w:val="none" w:sz="0" w:space="0" w:color="auto"/>
        <w:left w:val="none" w:sz="0" w:space="0" w:color="auto"/>
        <w:bottom w:val="none" w:sz="0" w:space="0" w:color="auto"/>
        <w:right w:val="none" w:sz="0" w:space="0" w:color="auto"/>
      </w:divBdr>
    </w:div>
    <w:div w:id="1752003580">
      <w:bodyDiv w:val="1"/>
      <w:marLeft w:val="0"/>
      <w:marRight w:val="0"/>
      <w:marTop w:val="0"/>
      <w:marBottom w:val="0"/>
      <w:divBdr>
        <w:top w:val="none" w:sz="0" w:space="0" w:color="auto"/>
        <w:left w:val="none" w:sz="0" w:space="0" w:color="auto"/>
        <w:bottom w:val="none" w:sz="0" w:space="0" w:color="auto"/>
        <w:right w:val="none" w:sz="0" w:space="0" w:color="auto"/>
      </w:divBdr>
    </w:div>
    <w:div w:id="1753962953">
      <w:bodyDiv w:val="1"/>
      <w:marLeft w:val="0"/>
      <w:marRight w:val="0"/>
      <w:marTop w:val="0"/>
      <w:marBottom w:val="0"/>
      <w:divBdr>
        <w:top w:val="none" w:sz="0" w:space="0" w:color="auto"/>
        <w:left w:val="none" w:sz="0" w:space="0" w:color="auto"/>
        <w:bottom w:val="none" w:sz="0" w:space="0" w:color="auto"/>
        <w:right w:val="none" w:sz="0" w:space="0" w:color="auto"/>
      </w:divBdr>
    </w:div>
    <w:div w:id="1754624465">
      <w:bodyDiv w:val="1"/>
      <w:marLeft w:val="0"/>
      <w:marRight w:val="0"/>
      <w:marTop w:val="0"/>
      <w:marBottom w:val="0"/>
      <w:divBdr>
        <w:top w:val="none" w:sz="0" w:space="0" w:color="auto"/>
        <w:left w:val="none" w:sz="0" w:space="0" w:color="auto"/>
        <w:bottom w:val="none" w:sz="0" w:space="0" w:color="auto"/>
        <w:right w:val="none" w:sz="0" w:space="0" w:color="auto"/>
      </w:divBdr>
    </w:div>
    <w:div w:id="1755129685">
      <w:bodyDiv w:val="1"/>
      <w:marLeft w:val="0"/>
      <w:marRight w:val="0"/>
      <w:marTop w:val="0"/>
      <w:marBottom w:val="0"/>
      <w:divBdr>
        <w:top w:val="none" w:sz="0" w:space="0" w:color="auto"/>
        <w:left w:val="none" w:sz="0" w:space="0" w:color="auto"/>
        <w:bottom w:val="none" w:sz="0" w:space="0" w:color="auto"/>
        <w:right w:val="none" w:sz="0" w:space="0" w:color="auto"/>
      </w:divBdr>
    </w:div>
    <w:div w:id="1756395620">
      <w:bodyDiv w:val="1"/>
      <w:marLeft w:val="0"/>
      <w:marRight w:val="0"/>
      <w:marTop w:val="0"/>
      <w:marBottom w:val="0"/>
      <w:divBdr>
        <w:top w:val="none" w:sz="0" w:space="0" w:color="auto"/>
        <w:left w:val="none" w:sz="0" w:space="0" w:color="auto"/>
        <w:bottom w:val="none" w:sz="0" w:space="0" w:color="auto"/>
        <w:right w:val="none" w:sz="0" w:space="0" w:color="auto"/>
      </w:divBdr>
    </w:div>
    <w:div w:id="1758597944">
      <w:bodyDiv w:val="1"/>
      <w:marLeft w:val="0"/>
      <w:marRight w:val="0"/>
      <w:marTop w:val="0"/>
      <w:marBottom w:val="0"/>
      <w:divBdr>
        <w:top w:val="none" w:sz="0" w:space="0" w:color="auto"/>
        <w:left w:val="none" w:sz="0" w:space="0" w:color="auto"/>
        <w:bottom w:val="none" w:sz="0" w:space="0" w:color="auto"/>
        <w:right w:val="none" w:sz="0" w:space="0" w:color="auto"/>
      </w:divBdr>
    </w:div>
    <w:div w:id="1760953491">
      <w:bodyDiv w:val="1"/>
      <w:marLeft w:val="0"/>
      <w:marRight w:val="0"/>
      <w:marTop w:val="0"/>
      <w:marBottom w:val="0"/>
      <w:divBdr>
        <w:top w:val="none" w:sz="0" w:space="0" w:color="auto"/>
        <w:left w:val="none" w:sz="0" w:space="0" w:color="auto"/>
        <w:bottom w:val="none" w:sz="0" w:space="0" w:color="auto"/>
        <w:right w:val="none" w:sz="0" w:space="0" w:color="auto"/>
      </w:divBdr>
    </w:div>
    <w:div w:id="1761482228">
      <w:bodyDiv w:val="1"/>
      <w:marLeft w:val="0"/>
      <w:marRight w:val="0"/>
      <w:marTop w:val="0"/>
      <w:marBottom w:val="0"/>
      <w:divBdr>
        <w:top w:val="none" w:sz="0" w:space="0" w:color="auto"/>
        <w:left w:val="none" w:sz="0" w:space="0" w:color="auto"/>
        <w:bottom w:val="none" w:sz="0" w:space="0" w:color="auto"/>
        <w:right w:val="none" w:sz="0" w:space="0" w:color="auto"/>
      </w:divBdr>
    </w:div>
    <w:div w:id="1761947332">
      <w:bodyDiv w:val="1"/>
      <w:marLeft w:val="0"/>
      <w:marRight w:val="0"/>
      <w:marTop w:val="0"/>
      <w:marBottom w:val="0"/>
      <w:divBdr>
        <w:top w:val="none" w:sz="0" w:space="0" w:color="auto"/>
        <w:left w:val="none" w:sz="0" w:space="0" w:color="auto"/>
        <w:bottom w:val="none" w:sz="0" w:space="0" w:color="auto"/>
        <w:right w:val="none" w:sz="0" w:space="0" w:color="auto"/>
      </w:divBdr>
    </w:div>
    <w:div w:id="1762876489">
      <w:bodyDiv w:val="1"/>
      <w:marLeft w:val="0"/>
      <w:marRight w:val="0"/>
      <w:marTop w:val="0"/>
      <w:marBottom w:val="0"/>
      <w:divBdr>
        <w:top w:val="none" w:sz="0" w:space="0" w:color="auto"/>
        <w:left w:val="none" w:sz="0" w:space="0" w:color="auto"/>
        <w:bottom w:val="none" w:sz="0" w:space="0" w:color="auto"/>
        <w:right w:val="none" w:sz="0" w:space="0" w:color="auto"/>
      </w:divBdr>
    </w:div>
    <w:div w:id="1765102693">
      <w:bodyDiv w:val="1"/>
      <w:marLeft w:val="0"/>
      <w:marRight w:val="0"/>
      <w:marTop w:val="0"/>
      <w:marBottom w:val="0"/>
      <w:divBdr>
        <w:top w:val="none" w:sz="0" w:space="0" w:color="auto"/>
        <w:left w:val="none" w:sz="0" w:space="0" w:color="auto"/>
        <w:bottom w:val="none" w:sz="0" w:space="0" w:color="auto"/>
        <w:right w:val="none" w:sz="0" w:space="0" w:color="auto"/>
      </w:divBdr>
    </w:div>
    <w:div w:id="1765146910">
      <w:bodyDiv w:val="1"/>
      <w:marLeft w:val="0"/>
      <w:marRight w:val="0"/>
      <w:marTop w:val="0"/>
      <w:marBottom w:val="0"/>
      <w:divBdr>
        <w:top w:val="none" w:sz="0" w:space="0" w:color="auto"/>
        <w:left w:val="none" w:sz="0" w:space="0" w:color="auto"/>
        <w:bottom w:val="none" w:sz="0" w:space="0" w:color="auto"/>
        <w:right w:val="none" w:sz="0" w:space="0" w:color="auto"/>
      </w:divBdr>
    </w:div>
    <w:div w:id="1765951674">
      <w:bodyDiv w:val="1"/>
      <w:marLeft w:val="0"/>
      <w:marRight w:val="0"/>
      <w:marTop w:val="0"/>
      <w:marBottom w:val="0"/>
      <w:divBdr>
        <w:top w:val="none" w:sz="0" w:space="0" w:color="auto"/>
        <w:left w:val="none" w:sz="0" w:space="0" w:color="auto"/>
        <w:bottom w:val="none" w:sz="0" w:space="0" w:color="auto"/>
        <w:right w:val="none" w:sz="0" w:space="0" w:color="auto"/>
      </w:divBdr>
    </w:div>
    <w:div w:id="1766682746">
      <w:bodyDiv w:val="1"/>
      <w:marLeft w:val="0"/>
      <w:marRight w:val="0"/>
      <w:marTop w:val="0"/>
      <w:marBottom w:val="0"/>
      <w:divBdr>
        <w:top w:val="none" w:sz="0" w:space="0" w:color="auto"/>
        <w:left w:val="none" w:sz="0" w:space="0" w:color="auto"/>
        <w:bottom w:val="none" w:sz="0" w:space="0" w:color="auto"/>
        <w:right w:val="none" w:sz="0" w:space="0" w:color="auto"/>
      </w:divBdr>
    </w:div>
    <w:div w:id="1766724754">
      <w:bodyDiv w:val="1"/>
      <w:marLeft w:val="0"/>
      <w:marRight w:val="0"/>
      <w:marTop w:val="0"/>
      <w:marBottom w:val="0"/>
      <w:divBdr>
        <w:top w:val="none" w:sz="0" w:space="0" w:color="auto"/>
        <w:left w:val="none" w:sz="0" w:space="0" w:color="auto"/>
        <w:bottom w:val="none" w:sz="0" w:space="0" w:color="auto"/>
        <w:right w:val="none" w:sz="0" w:space="0" w:color="auto"/>
      </w:divBdr>
    </w:div>
    <w:div w:id="1769229849">
      <w:bodyDiv w:val="1"/>
      <w:marLeft w:val="0"/>
      <w:marRight w:val="0"/>
      <w:marTop w:val="0"/>
      <w:marBottom w:val="0"/>
      <w:divBdr>
        <w:top w:val="none" w:sz="0" w:space="0" w:color="auto"/>
        <w:left w:val="none" w:sz="0" w:space="0" w:color="auto"/>
        <w:bottom w:val="none" w:sz="0" w:space="0" w:color="auto"/>
        <w:right w:val="none" w:sz="0" w:space="0" w:color="auto"/>
      </w:divBdr>
    </w:div>
    <w:div w:id="1769234544">
      <w:bodyDiv w:val="1"/>
      <w:marLeft w:val="0"/>
      <w:marRight w:val="0"/>
      <w:marTop w:val="0"/>
      <w:marBottom w:val="0"/>
      <w:divBdr>
        <w:top w:val="none" w:sz="0" w:space="0" w:color="auto"/>
        <w:left w:val="none" w:sz="0" w:space="0" w:color="auto"/>
        <w:bottom w:val="none" w:sz="0" w:space="0" w:color="auto"/>
        <w:right w:val="none" w:sz="0" w:space="0" w:color="auto"/>
      </w:divBdr>
    </w:div>
    <w:div w:id="1769303409">
      <w:bodyDiv w:val="1"/>
      <w:marLeft w:val="0"/>
      <w:marRight w:val="0"/>
      <w:marTop w:val="0"/>
      <w:marBottom w:val="0"/>
      <w:divBdr>
        <w:top w:val="none" w:sz="0" w:space="0" w:color="auto"/>
        <w:left w:val="none" w:sz="0" w:space="0" w:color="auto"/>
        <w:bottom w:val="none" w:sz="0" w:space="0" w:color="auto"/>
        <w:right w:val="none" w:sz="0" w:space="0" w:color="auto"/>
      </w:divBdr>
    </w:div>
    <w:div w:id="1769690311">
      <w:bodyDiv w:val="1"/>
      <w:marLeft w:val="0"/>
      <w:marRight w:val="0"/>
      <w:marTop w:val="0"/>
      <w:marBottom w:val="0"/>
      <w:divBdr>
        <w:top w:val="none" w:sz="0" w:space="0" w:color="auto"/>
        <w:left w:val="none" w:sz="0" w:space="0" w:color="auto"/>
        <w:bottom w:val="none" w:sz="0" w:space="0" w:color="auto"/>
        <w:right w:val="none" w:sz="0" w:space="0" w:color="auto"/>
      </w:divBdr>
    </w:div>
    <w:div w:id="1769930887">
      <w:bodyDiv w:val="1"/>
      <w:marLeft w:val="0"/>
      <w:marRight w:val="0"/>
      <w:marTop w:val="0"/>
      <w:marBottom w:val="0"/>
      <w:divBdr>
        <w:top w:val="none" w:sz="0" w:space="0" w:color="auto"/>
        <w:left w:val="none" w:sz="0" w:space="0" w:color="auto"/>
        <w:bottom w:val="none" w:sz="0" w:space="0" w:color="auto"/>
        <w:right w:val="none" w:sz="0" w:space="0" w:color="auto"/>
      </w:divBdr>
    </w:div>
    <w:div w:id="1771782126">
      <w:bodyDiv w:val="1"/>
      <w:marLeft w:val="0"/>
      <w:marRight w:val="0"/>
      <w:marTop w:val="0"/>
      <w:marBottom w:val="0"/>
      <w:divBdr>
        <w:top w:val="none" w:sz="0" w:space="0" w:color="auto"/>
        <w:left w:val="none" w:sz="0" w:space="0" w:color="auto"/>
        <w:bottom w:val="none" w:sz="0" w:space="0" w:color="auto"/>
        <w:right w:val="none" w:sz="0" w:space="0" w:color="auto"/>
      </w:divBdr>
    </w:div>
    <w:div w:id="1773040795">
      <w:bodyDiv w:val="1"/>
      <w:marLeft w:val="0"/>
      <w:marRight w:val="0"/>
      <w:marTop w:val="0"/>
      <w:marBottom w:val="0"/>
      <w:divBdr>
        <w:top w:val="none" w:sz="0" w:space="0" w:color="auto"/>
        <w:left w:val="none" w:sz="0" w:space="0" w:color="auto"/>
        <w:bottom w:val="none" w:sz="0" w:space="0" w:color="auto"/>
        <w:right w:val="none" w:sz="0" w:space="0" w:color="auto"/>
      </w:divBdr>
    </w:div>
    <w:div w:id="1777865030">
      <w:bodyDiv w:val="1"/>
      <w:marLeft w:val="0"/>
      <w:marRight w:val="0"/>
      <w:marTop w:val="0"/>
      <w:marBottom w:val="0"/>
      <w:divBdr>
        <w:top w:val="none" w:sz="0" w:space="0" w:color="auto"/>
        <w:left w:val="none" w:sz="0" w:space="0" w:color="auto"/>
        <w:bottom w:val="none" w:sz="0" w:space="0" w:color="auto"/>
        <w:right w:val="none" w:sz="0" w:space="0" w:color="auto"/>
      </w:divBdr>
    </w:div>
    <w:div w:id="1778216946">
      <w:bodyDiv w:val="1"/>
      <w:marLeft w:val="0"/>
      <w:marRight w:val="0"/>
      <w:marTop w:val="0"/>
      <w:marBottom w:val="0"/>
      <w:divBdr>
        <w:top w:val="none" w:sz="0" w:space="0" w:color="auto"/>
        <w:left w:val="none" w:sz="0" w:space="0" w:color="auto"/>
        <w:bottom w:val="none" w:sz="0" w:space="0" w:color="auto"/>
        <w:right w:val="none" w:sz="0" w:space="0" w:color="auto"/>
      </w:divBdr>
    </w:div>
    <w:div w:id="1778405715">
      <w:bodyDiv w:val="1"/>
      <w:marLeft w:val="0"/>
      <w:marRight w:val="0"/>
      <w:marTop w:val="0"/>
      <w:marBottom w:val="0"/>
      <w:divBdr>
        <w:top w:val="none" w:sz="0" w:space="0" w:color="auto"/>
        <w:left w:val="none" w:sz="0" w:space="0" w:color="auto"/>
        <w:bottom w:val="none" w:sz="0" w:space="0" w:color="auto"/>
        <w:right w:val="none" w:sz="0" w:space="0" w:color="auto"/>
      </w:divBdr>
    </w:div>
    <w:div w:id="1778478866">
      <w:bodyDiv w:val="1"/>
      <w:marLeft w:val="0"/>
      <w:marRight w:val="0"/>
      <w:marTop w:val="0"/>
      <w:marBottom w:val="0"/>
      <w:divBdr>
        <w:top w:val="none" w:sz="0" w:space="0" w:color="auto"/>
        <w:left w:val="none" w:sz="0" w:space="0" w:color="auto"/>
        <w:bottom w:val="none" w:sz="0" w:space="0" w:color="auto"/>
        <w:right w:val="none" w:sz="0" w:space="0" w:color="auto"/>
      </w:divBdr>
    </w:div>
    <w:div w:id="1779258566">
      <w:bodyDiv w:val="1"/>
      <w:marLeft w:val="0"/>
      <w:marRight w:val="0"/>
      <w:marTop w:val="0"/>
      <w:marBottom w:val="0"/>
      <w:divBdr>
        <w:top w:val="none" w:sz="0" w:space="0" w:color="auto"/>
        <w:left w:val="none" w:sz="0" w:space="0" w:color="auto"/>
        <w:bottom w:val="none" w:sz="0" w:space="0" w:color="auto"/>
        <w:right w:val="none" w:sz="0" w:space="0" w:color="auto"/>
      </w:divBdr>
    </w:div>
    <w:div w:id="1781604923">
      <w:bodyDiv w:val="1"/>
      <w:marLeft w:val="0"/>
      <w:marRight w:val="0"/>
      <w:marTop w:val="0"/>
      <w:marBottom w:val="0"/>
      <w:divBdr>
        <w:top w:val="none" w:sz="0" w:space="0" w:color="auto"/>
        <w:left w:val="none" w:sz="0" w:space="0" w:color="auto"/>
        <w:bottom w:val="none" w:sz="0" w:space="0" w:color="auto"/>
        <w:right w:val="none" w:sz="0" w:space="0" w:color="auto"/>
      </w:divBdr>
    </w:div>
    <w:div w:id="1781607447">
      <w:bodyDiv w:val="1"/>
      <w:marLeft w:val="0"/>
      <w:marRight w:val="0"/>
      <w:marTop w:val="0"/>
      <w:marBottom w:val="0"/>
      <w:divBdr>
        <w:top w:val="none" w:sz="0" w:space="0" w:color="auto"/>
        <w:left w:val="none" w:sz="0" w:space="0" w:color="auto"/>
        <w:bottom w:val="none" w:sz="0" w:space="0" w:color="auto"/>
        <w:right w:val="none" w:sz="0" w:space="0" w:color="auto"/>
      </w:divBdr>
    </w:div>
    <w:div w:id="1781681472">
      <w:bodyDiv w:val="1"/>
      <w:marLeft w:val="0"/>
      <w:marRight w:val="0"/>
      <w:marTop w:val="0"/>
      <w:marBottom w:val="0"/>
      <w:divBdr>
        <w:top w:val="none" w:sz="0" w:space="0" w:color="auto"/>
        <w:left w:val="none" w:sz="0" w:space="0" w:color="auto"/>
        <w:bottom w:val="none" w:sz="0" w:space="0" w:color="auto"/>
        <w:right w:val="none" w:sz="0" w:space="0" w:color="auto"/>
      </w:divBdr>
    </w:div>
    <w:div w:id="1781756058">
      <w:bodyDiv w:val="1"/>
      <w:marLeft w:val="0"/>
      <w:marRight w:val="0"/>
      <w:marTop w:val="0"/>
      <w:marBottom w:val="0"/>
      <w:divBdr>
        <w:top w:val="none" w:sz="0" w:space="0" w:color="auto"/>
        <w:left w:val="none" w:sz="0" w:space="0" w:color="auto"/>
        <w:bottom w:val="none" w:sz="0" w:space="0" w:color="auto"/>
        <w:right w:val="none" w:sz="0" w:space="0" w:color="auto"/>
      </w:divBdr>
    </w:div>
    <w:div w:id="1782065837">
      <w:bodyDiv w:val="1"/>
      <w:marLeft w:val="0"/>
      <w:marRight w:val="0"/>
      <w:marTop w:val="0"/>
      <w:marBottom w:val="0"/>
      <w:divBdr>
        <w:top w:val="none" w:sz="0" w:space="0" w:color="auto"/>
        <w:left w:val="none" w:sz="0" w:space="0" w:color="auto"/>
        <w:bottom w:val="none" w:sz="0" w:space="0" w:color="auto"/>
        <w:right w:val="none" w:sz="0" w:space="0" w:color="auto"/>
      </w:divBdr>
    </w:div>
    <w:div w:id="1784880325">
      <w:bodyDiv w:val="1"/>
      <w:marLeft w:val="0"/>
      <w:marRight w:val="0"/>
      <w:marTop w:val="0"/>
      <w:marBottom w:val="0"/>
      <w:divBdr>
        <w:top w:val="none" w:sz="0" w:space="0" w:color="auto"/>
        <w:left w:val="none" w:sz="0" w:space="0" w:color="auto"/>
        <w:bottom w:val="none" w:sz="0" w:space="0" w:color="auto"/>
        <w:right w:val="none" w:sz="0" w:space="0" w:color="auto"/>
      </w:divBdr>
    </w:div>
    <w:div w:id="1784954154">
      <w:bodyDiv w:val="1"/>
      <w:marLeft w:val="0"/>
      <w:marRight w:val="0"/>
      <w:marTop w:val="0"/>
      <w:marBottom w:val="0"/>
      <w:divBdr>
        <w:top w:val="none" w:sz="0" w:space="0" w:color="auto"/>
        <w:left w:val="none" w:sz="0" w:space="0" w:color="auto"/>
        <w:bottom w:val="none" w:sz="0" w:space="0" w:color="auto"/>
        <w:right w:val="none" w:sz="0" w:space="0" w:color="auto"/>
      </w:divBdr>
    </w:div>
    <w:div w:id="1785270948">
      <w:bodyDiv w:val="1"/>
      <w:marLeft w:val="0"/>
      <w:marRight w:val="0"/>
      <w:marTop w:val="0"/>
      <w:marBottom w:val="0"/>
      <w:divBdr>
        <w:top w:val="none" w:sz="0" w:space="0" w:color="auto"/>
        <w:left w:val="none" w:sz="0" w:space="0" w:color="auto"/>
        <w:bottom w:val="none" w:sz="0" w:space="0" w:color="auto"/>
        <w:right w:val="none" w:sz="0" w:space="0" w:color="auto"/>
      </w:divBdr>
    </w:div>
    <w:div w:id="1786266448">
      <w:bodyDiv w:val="1"/>
      <w:marLeft w:val="0"/>
      <w:marRight w:val="0"/>
      <w:marTop w:val="0"/>
      <w:marBottom w:val="0"/>
      <w:divBdr>
        <w:top w:val="none" w:sz="0" w:space="0" w:color="auto"/>
        <w:left w:val="none" w:sz="0" w:space="0" w:color="auto"/>
        <w:bottom w:val="none" w:sz="0" w:space="0" w:color="auto"/>
        <w:right w:val="none" w:sz="0" w:space="0" w:color="auto"/>
      </w:divBdr>
    </w:div>
    <w:div w:id="1787233563">
      <w:bodyDiv w:val="1"/>
      <w:marLeft w:val="0"/>
      <w:marRight w:val="0"/>
      <w:marTop w:val="0"/>
      <w:marBottom w:val="0"/>
      <w:divBdr>
        <w:top w:val="none" w:sz="0" w:space="0" w:color="auto"/>
        <w:left w:val="none" w:sz="0" w:space="0" w:color="auto"/>
        <w:bottom w:val="none" w:sz="0" w:space="0" w:color="auto"/>
        <w:right w:val="none" w:sz="0" w:space="0" w:color="auto"/>
      </w:divBdr>
    </w:div>
    <w:div w:id="1788237219">
      <w:bodyDiv w:val="1"/>
      <w:marLeft w:val="0"/>
      <w:marRight w:val="0"/>
      <w:marTop w:val="0"/>
      <w:marBottom w:val="0"/>
      <w:divBdr>
        <w:top w:val="none" w:sz="0" w:space="0" w:color="auto"/>
        <w:left w:val="none" w:sz="0" w:space="0" w:color="auto"/>
        <w:bottom w:val="none" w:sz="0" w:space="0" w:color="auto"/>
        <w:right w:val="none" w:sz="0" w:space="0" w:color="auto"/>
      </w:divBdr>
    </w:div>
    <w:div w:id="1789280246">
      <w:bodyDiv w:val="1"/>
      <w:marLeft w:val="0"/>
      <w:marRight w:val="0"/>
      <w:marTop w:val="0"/>
      <w:marBottom w:val="0"/>
      <w:divBdr>
        <w:top w:val="none" w:sz="0" w:space="0" w:color="auto"/>
        <w:left w:val="none" w:sz="0" w:space="0" w:color="auto"/>
        <w:bottom w:val="none" w:sz="0" w:space="0" w:color="auto"/>
        <w:right w:val="none" w:sz="0" w:space="0" w:color="auto"/>
      </w:divBdr>
    </w:div>
    <w:div w:id="1790391846">
      <w:bodyDiv w:val="1"/>
      <w:marLeft w:val="0"/>
      <w:marRight w:val="0"/>
      <w:marTop w:val="0"/>
      <w:marBottom w:val="0"/>
      <w:divBdr>
        <w:top w:val="none" w:sz="0" w:space="0" w:color="auto"/>
        <w:left w:val="none" w:sz="0" w:space="0" w:color="auto"/>
        <w:bottom w:val="none" w:sz="0" w:space="0" w:color="auto"/>
        <w:right w:val="none" w:sz="0" w:space="0" w:color="auto"/>
      </w:divBdr>
    </w:div>
    <w:div w:id="1794252443">
      <w:bodyDiv w:val="1"/>
      <w:marLeft w:val="0"/>
      <w:marRight w:val="0"/>
      <w:marTop w:val="0"/>
      <w:marBottom w:val="0"/>
      <w:divBdr>
        <w:top w:val="none" w:sz="0" w:space="0" w:color="auto"/>
        <w:left w:val="none" w:sz="0" w:space="0" w:color="auto"/>
        <w:bottom w:val="none" w:sz="0" w:space="0" w:color="auto"/>
        <w:right w:val="none" w:sz="0" w:space="0" w:color="auto"/>
      </w:divBdr>
    </w:div>
    <w:div w:id="1794638414">
      <w:bodyDiv w:val="1"/>
      <w:marLeft w:val="0"/>
      <w:marRight w:val="0"/>
      <w:marTop w:val="0"/>
      <w:marBottom w:val="0"/>
      <w:divBdr>
        <w:top w:val="none" w:sz="0" w:space="0" w:color="auto"/>
        <w:left w:val="none" w:sz="0" w:space="0" w:color="auto"/>
        <w:bottom w:val="none" w:sz="0" w:space="0" w:color="auto"/>
        <w:right w:val="none" w:sz="0" w:space="0" w:color="auto"/>
      </w:divBdr>
    </w:div>
    <w:div w:id="1795981231">
      <w:bodyDiv w:val="1"/>
      <w:marLeft w:val="0"/>
      <w:marRight w:val="0"/>
      <w:marTop w:val="0"/>
      <w:marBottom w:val="0"/>
      <w:divBdr>
        <w:top w:val="none" w:sz="0" w:space="0" w:color="auto"/>
        <w:left w:val="none" w:sz="0" w:space="0" w:color="auto"/>
        <w:bottom w:val="none" w:sz="0" w:space="0" w:color="auto"/>
        <w:right w:val="none" w:sz="0" w:space="0" w:color="auto"/>
      </w:divBdr>
    </w:div>
    <w:div w:id="1798792967">
      <w:bodyDiv w:val="1"/>
      <w:marLeft w:val="0"/>
      <w:marRight w:val="0"/>
      <w:marTop w:val="0"/>
      <w:marBottom w:val="0"/>
      <w:divBdr>
        <w:top w:val="none" w:sz="0" w:space="0" w:color="auto"/>
        <w:left w:val="none" w:sz="0" w:space="0" w:color="auto"/>
        <w:bottom w:val="none" w:sz="0" w:space="0" w:color="auto"/>
        <w:right w:val="none" w:sz="0" w:space="0" w:color="auto"/>
      </w:divBdr>
    </w:div>
    <w:div w:id="1802386433">
      <w:bodyDiv w:val="1"/>
      <w:marLeft w:val="0"/>
      <w:marRight w:val="0"/>
      <w:marTop w:val="0"/>
      <w:marBottom w:val="0"/>
      <w:divBdr>
        <w:top w:val="none" w:sz="0" w:space="0" w:color="auto"/>
        <w:left w:val="none" w:sz="0" w:space="0" w:color="auto"/>
        <w:bottom w:val="none" w:sz="0" w:space="0" w:color="auto"/>
        <w:right w:val="none" w:sz="0" w:space="0" w:color="auto"/>
      </w:divBdr>
    </w:div>
    <w:div w:id="1802461584">
      <w:bodyDiv w:val="1"/>
      <w:marLeft w:val="0"/>
      <w:marRight w:val="0"/>
      <w:marTop w:val="0"/>
      <w:marBottom w:val="0"/>
      <w:divBdr>
        <w:top w:val="none" w:sz="0" w:space="0" w:color="auto"/>
        <w:left w:val="none" w:sz="0" w:space="0" w:color="auto"/>
        <w:bottom w:val="none" w:sz="0" w:space="0" w:color="auto"/>
        <w:right w:val="none" w:sz="0" w:space="0" w:color="auto"/>
      </w:divBdr>
    </w:div>
    <w:div w:id="1806002566">
      <w:bodyDiv w:val="1"/>
      <w:marLeft w:val="0"/>
      <w:marRight w:val="0"/>
      <w:marTop w:val="0"/>
      <w:marBottom w:val="0"/>
      <w:divBdr>
        <w:top w:val="none" w:sz="0" w:space="0" w:color="auto"/>
        <w:left w:val="none" w:sz="0" w:space="0" w:color="auto"/>
        <w:bottom w:val="none" w:sz="0" w:space="0" w:color="auto"/>
        <w:right w:val="none" w:sz="0" w:space="0" w:color="auto"/>
      </w:divBdr>
    </w:div>
    <w:div w:id="1808430739">
      <w:bodyDiv w:val="1"/>
      <w:marLeft w:val="0"/>
      <w:marRight w:val="0"/>
      <w:marTop w:val="0"/>
      <w:marBottom w:val="0"/>
      <w:divBdr>
        <w:top w:val="none" w:sz="0" w:space="0" w:color="auto"/>
        <w:left w:val="none" w:sz="0" w:space="0" w:color="auto"/>
        <w:bottom w:val="none" w:sz="0" w:space="0" w:color="auto"/>
        <w:right w:val="none" w:sz="0" w:space="0" w:color="auto"/>
      </w:divBdr>
    </w:div>
    <w:div w:id="1809132069">
      <w:bodyDiv w:val="1"/>
      <w:marLeft w:val="0"/>
      <w:marRight w:val="0"/>
      <w:marTop w:val="0"/>
      <w:marBottom w:val="0"/>
      <w:divBdr>
        <w:top w:val="none" w:sz="0" w:space="0" w:color="auto"/>
        <w:left w:val="none" w:sz="0" w:space="0" w:color="auto"/>
        <w:bottom w:val="none" w:sz="0" w:space="0" w:color="auto"/>
        <w:right w:val="none" w:sz="0" w:space="0" w:color="auto"/>
      </w:divBdr>
    </w:div>
    <w:div w:id="1811823036">
      <w:bodyDiv w:val="1"/>
      <w:marLeft w:val="0"/>
      <w:marRight w:val="0"/>
      <w:marTop w:val="0"/>
      <w:marBottom w:val="0"/>
      <w:divBdr>
        <w:top w:val="none" w:sz="0" w:space="0" w:color="auto"/>
        <w:left w:val="none" w:sz="0" w:space="0" w:color="auto"/>
        <w:bottom w:val="none" w:sz="0" w:space="0" w:color="auto"/>
        <w:right w:val="none" w:sz="0" w:space="0" w:color="auto"/>
      </w:divBdr>
    </w:div>
    <w:div w:id="1816146463">
      <w:bodyDiv w:val="1"/>
      <w:marLeft w:val="0"/>
      <w:marRight w:val="0"/>
      <w:marTop w:val="0"/>
      <w:marBottom w:val="0"/>
      <w:divBdr>
        <w:top w:val="none" w:sz="0" w:space="0" w:color="auto"/>
        <w:left w:val="none" w:sz="0" w:space="0" w:color="auto"/>
        <w:bottom w:val="none" w:sz="0" w:space="0" w:color="auto"/>
        <w:right w:val="none" w:sz="0" w:space="0" w:color="auto"/>
      </w:divBdr>
    </w:div>
    <w:div w:id="1819956012">
      <w:bodyDiv w:val="1"/>
      <w:marLeft w:val="0"/>
      <w:marRight w:val="0"/>
      <w:marTop w:val="0"/>
      <w:marBottom w:val="0"/>
      <w:divBdr>
        <w:top w:val="none" w:sz="0" w:space="0" w:color="auto"/>
        <w:left w:val="none" w:sz="0" w:space="0" w:color="auto"/>
        <w:bottom w:val="none" w:sz="0" w:space="0" w:color="auto"/>
        <w:right w:val="none" w:sz="0" w:space="0" w:color="auto"/>
      </w:divBdr>
    </w:div>
    <w:div w:id="1820883243">
      <w:bodyDiv w:val="1"/>
      <w:marLeft w:val="0"/>
      <w:marRight w:val="0"/>
      <w:marTop w:val="0"/>
      <w:marBottom w:val="0"/>
      <w:divBdr>
        <w:top w:val="none" w:sz="0" w:space="0" w:color="auto"/>
        <w:left w:val="none" w:sz="0" w:space="0" w:color="auto"/>
        <w:bottom w:val="none" w:sz="0" w:space="0" w:color="auto"/>
        <w:right w:val="none" w:sz="0" w:space="0" w:color="auto"/>
      </w:divBdr>
    </w:div>
    <w:div w:id="1821387363">
      <w:bodyDiv w:val="1"/>
      <w:marLeft w:val="0"/>
      <w:marRight w:val="0"/>
      <w:marTop w:val="0"/>
      <w:marBottom w:val="0"/>
      <w:divBdr>
        <w:top w:val="none" w:sz="0" w:space="0" w:color="auto"/>
        <w:left w:val="none" w:sz="0" w:space="0" w:color="auto"/>
        <w:bottom w:val="none" w:sz="0" w:space="0" w:color="auto"/>
        <w:right w:val="none" w:sz="0" w:space="0" w:color="auto"/>
      </w:divBdr>
    </w:div>
    <w:div w:id="1826119281">
      <w:bodyDiv w:val="1"/>
      <w:marLeft w:val="0"/>
      <w:marRight w:val="0"/>
      <w:marTop w:val="0"/>
      <w:marBottom w:val="0"/>
      <w:divBdr>
        <w:top w:val="none" w:sz="0" w:space="0" w:color="auto"/>
        <w:left w:val="none" w:sz="0" w:space="0" w:color="auto"/>
        <w:bottom w:val="none" w:sz="0" w:space="0" w:color="auto"/>
        <w:right w:val="none" w:sz="0" w:space="0" w:color="auto"/>
      </w:divBdr>
    </w:div>
    <w:div w:id="1826969340">
      <w:bodyDiv w:val="1"/>
      <w:marLeft w:val="0"/>
      <w:marRight w:val="0"/>
      <w:marTop w:val="0"/>
      <w:marBottom w:val="0"/>
      <w:divBdr>
        <w:top w:val="none" w:sz="0" w:space="0" w:color="auto"/>
        <w:left w:val="none" w:sz="0" w:space="0" w:color="auto"/>
        <w:bottom w:val="none" w:sz="0" w:space="0" w:color="auto"/>
        <w:right w:val="none" w:sz="0" w:space="0" w:color="auto"/>
      </w:divBdr>
    </w:div>
    <w:div w:id="1827084385">
      <w:bodyDiv w:val="1"/>
      <w:marLeft w:val="0"/>
      <w:marRight w:val="0"/>
      <w:marTop w:val="0"/>
      <w:marBottom w:val="0"/>
      <w:divBdr>
        <w:top w:val="none" w:sz="0" w:space="0" w:color="auto"/>
        <w:left w:val="none" w:sz="0" w:space="0" w:color="auto"/>
        <w:bottom w:val="none" w:sz="0" w:space="0" w:color="auto"/>
        <w:right w:val="none" w:sz="0" w:space="0" w:color="auto"/>
      </w:divBdr>
    </w:div>
    <w:div w:id="1827866404">
      <w:bodyDiv w:val="1"/>
      <w:marLeft w:val="0"/>
      <w:marRight w:val="0"/>
      <w:marTop w:val="0"/>
      <w:marBottom w:val="0"/>
      <w:divBdr>
        <w:top w:val="none" w:sz="0" w:space="0" w:color="auto"/>
        <w:left w:val="none" w:sz="0" w:space="0" w:color="auto"/>
        <w:bottom w:val="none" w:sz="0" w:space="0" w:color="auto"/>
        <w:right w:val="none" w:sz="0" w:space="0" w:color="auto"/>
      </w:divBdr>
    </w:div>
    <w:div w:id="1833568276">
      <w:bodyDiv w:val="1"/>
      <w:marLeft w:val="0"/>
      <w:marRight w:val="0"/>
      <w:marTop w:val="0"/>
      <w:marBottom w:val="0"/>
      <w:divBdr>
        <w:top w:val="none" w:sz="0" w:space="0" w:color="auto"/>
        <w:left w:val="none" w:sz="0" w:space="0" w:color="auto"/>
        <w:bottom w:val="none" w:sz="0" w:space="0" w:color="auto"/>
        <w:right w:val="none" w:sz="0" w:space="0" w:color="auto"/>
      </w:divBdr>
    </w:div>
    <w:div w:id="1834106371">
      <w:bodyDiv w:val="1"/>
      <w:marLeft w:val="0"/>
      <w:marRight w:val="0"/>
      <w:marTop w:val="0"/>
      <w:marBottom w:val="0"/>
      <w:divBdr>
        <w:top w:val="none" w:sz="0" w:space="0" w:color="auto"/>
        <w:left w:val="none" w:sz="0" w:space="0" w:color="auto"/>
        <w:bottom w:val="none" w:sz="0" w:space="0" w:color="auto"/>
        <w:right w:val="none" w:sz="0" w:space="0" w:color="auto"/>
      </w:divBdr>
    </w:div>
    <w:div w:id="1834490644">
      <w:bodyDiv w:val="1"/>
      <w:marLeft w:val="0"/>
      <w:marRight w:val="0"/>
      <w:marTop w:val="0"/>
      <w:marBottom w:val="0"/>
      <w:divBdr>
        <w:top w:val="none" w:sz="0" w:space="0" w:color="auto"/>
        <w:left w:val="none" w:sz="0" w:space="0" w:color="auto"/>
        <w:bottom w:val="none" w:sz="0" w:space="0" w:color="auto"/>
        <w:right w:val="none" w:sz="0" w:space="0" w:color="auto"/>
      </w:divBdr>
    </w:div>
    <w:div w:id="1836719409">
      <w:bodyDiv w:val="1"/>
      <w:marLeft w:val="0"/>
      <w:marRight w:val="0"/>
      <w:marTop w:val="0"/>
      <w:marBottom w:val="0"/>
      <w:divBdr>
        <w:top w:val="none" w:sz="0" w:space="0" w:color="auto"/>
        <w:left w:val="none" w:sz="0" w:space="0" w:color="auto"/>
        <w:bottom w:val="none" w:sz="0" w:space="0" w:color="auto"/>
        <w:right w:val="none" w:sz="0" w:space="0" w:color="auto"/>
      </w:divBdr>
    </w:div>
    <w:div w:id="1837960085">
      <w:bodyDiv w:val="1"/>
      <w:marLeft w:val="0"/>
      <w:marRight w:val="0"/>
      <w:marTop w:val="0"/>
      <w:marBottom w:val="0"/>
      <w:divBdr>
        <w:top w:val="none" w:sz="0" w:space="0" w:color="auto"/>
        <w:left w:val="none" w:sz="0" w:space="0" w:color="auto"/>
        <w:bottom w:val="none" w:sz="0" w:space="0" w:color="auto"/>
        <w:right w:val="none" w:sz="0" w:space="0" w:color="auto"/>
      </w:divBdr>
    </w:div>
    <w:div w:id="1838307548">
      <w:bodyDiv w:val="1"/>
      <w:marLeft w:val="0"/>
      <w:marRight w:val="0"/>
      <w:marTop w:val="0"/>
      <w:marBottom w:val="0"/>
      <w:divBdr>
        <w:top w:val="none" w:sz="0" w:space="0" w:color="auto"/>
        <w:left w:val="none" w:sz="0" w:space="0" w:color="auto"/>
        <w:bottom w:val="none" w:sz="0" w:space="0" w:color="auto"/>
        <w:right w:val="none" w:sz="0" w:space="0" w:color="auto"/>
      </w:divBdr>
    </w:div>
    <w:div w:id="1838308350">
      <w:bodyDiv w:val="1"/>
      <w:marLeft w:val="0"/>
      <w:marRight w:val="0"/>
      <w:marTop w:val="0"/>
      <w:marBottom w:val="0"/>
      <w:divBdr>
        <w:top w:val="none" w:sz="0" w:space="0" w:color="auto"/>
        <w:left w:val="none" w:sz="0" w:space="0" w:color="auto"/>
        <w:bottom w:val="none" w:sz="0" w:space="0" w:color="auto"/>
        <w:right w:val="none" w:sz="0" w:space="0" w:color="auto"/>
      </w:divBdr>
    </w:div>
    <w:div w:id="1840150348">
      <w:bodyDiv w:val="1"/>
      <w:marLeft w:val="0"/>
      <w:marRight w:val="0"/>
      <w:marTop w:val="0"/>
      <w:marBottom w:val="0"/>
      <w:divBdr>
        <w:top w:val="none" w:sz="0" w:space="0" w:color="auto"/>
        <w:left w:val="none" w:sz="0" w:space="0" w:color="auto"/>
        <w:bottom w:val="none" w:sz="0" w:space="0" w:color="auto"/>
        <w:right w:val="none" w:sz="0" w:space="0" w:color="auto"/>
      </w:divBdr>
    </w:div>
    <w:div w:id="1840580504">
      <w:bodyDiv w:val="1"/>
      <w:marLeft w:val="0"/>
      <w:marRight w:val="0"/>
      <w:marTop w:val="0"/>
      <w:marBottom w:val="0"/>
      <w:divBdr>
        <w:top w:val="none" w:sz="0" w:space="0" w:color="auto"/>
        <w:left w:val="none" w:sz="0" w:space="0" w:color="auto"/>
        <w:bottom w:val="none" w:sz="0" w:space="0" w:color="auto"/>
        <w:right w:val="none" w:sz="0" w:space="0" w:color="auto"/>
      </w:divBdr>
    </w:div>
    <w:div w:id="1841776161">
      <w:bodyDiv w:val="1"/>
      <w:marLeft w:val="0"/>
      <w:marRight w:val="0"/>
      <w:marTop w:val="0"/>
      <w:marBottom w:val="0"/>
      <w:divBdr>
        <w:top w:val="none" w:sz="0" w:space="0" w:color="auto"/>
        <w:left w:val="none" w:sz="0" w:space="0" w:color="auto"/>
        <w:bottom w:val="none" w:sz="0" w:space="0" w:color="auto"/>
        <w:right w:val="none" w:sz="0" w:space="0" w:color="auto"/>
      </w:divBdr>
    </w:div>
    <w:div w:id="1842887553">
      <w:bodyDiv w:val="1"/>
      <w:marLeft w:val="0"/>
      <w:marRight w:val="0"/>
      <w:marTop w:val="0"/>
      <w:marBottom w:val="0"/>
      <w:divBdr>
        <w:top w:val="none" w:sz="0" w:space="0" w:color="auto"/>
        <w:left w:val="none" w:sz="0" w:space="0" w:color="auto"/>
        <w:bottom w:val="none" w:sz="0" w:space="0" w:color="auto"/>
        <w:right w:val="none" w:sz="0" w:space="0" w:color="auto"/>
      </w:divBdr>
    </w:div>
    <w:div w:id="1845510158">
      <w:bodyDiv w:val="1"/>
      <w:marLeft w:val="0"/>
      <w:marRight w:val="0"/>
      <w:marTop w:val="0"/>
      <w:marBottom w:val="0"/>
      <w:divBdr>
        <w:top w:val="none" w:sz="0" w:space="0" w:color="auto"/>
        <w:left w:val="none" w:sz="0" w:space="0" w:color="auto"/>
        <w:bottom w:val="none" w:sz="0" w:space="0" w:color="auto"/>
        <w:right w:val="none" w:sz="0" w:space="0" w:color="auto"/>
      </w:divBdr>
    </w:div>
    <w:div w:id="1852642750">
      <w:bodyDiv w:val="1"/>
      <w:marLeft w:val="0"/>
      <w:marRight w:val="0"/>
      <w:marTop w:val="0"/>
      <w:marBottom w:val="0"/>
      <w:divBdr>
        <w:top w:val="none" w:sz="0" w:space="0" w:color="auto"/>
        <w:left w:val="none" w:sz="0" w:space="0" w:color="auto"/>
        <w:bottom w:val="none" w:sz="0" w:space="0" w:color="auto"/>
        <w:right w:val="none" w:sz="0" w:space="0" w:color="auto"/>
      </w:divBdr>
    </w:div>
    <w:div w:id="1853104483">
      <w:bodyDiv w:val="1"/>
      <w:marLeft w:val="0"/>
      <w:marRight w:val="0"/>
      <w:marTop w:val="0"/>
      <w:marBottom w:val="0"/>
      <w:divBdr>
        <w:top w:val="none" w:sz="0" w:space="0" w:color="auto"/>
        <w:left w:val="none" w:sz="0" w:space="0" w:color="auto"/>
        <w:bottom w:val="none" w:sz="0" w:space="0" w:color="auto"/>
        <w:right w:val="none" w:sz="0" w:space="0" w:color="auto"/>
      </w:divBdr>
    </w:div>
    <w:div w:id="1853370446">
      <w:bodyDiv w:val="1"/>
      <w:marLeft w:val="0"/>
      <w:marRight w:val="0"/>
      <w:marTop w:val="0"/>
      <w:marBottom w:val="0"/>
      <w:divBdr>
        <w:top w:val="none" w:sz="0" w:space="0" w:color="auto"/>
        <w:left w:val="none" w:sz="0" w:space="0" w:color="auto"/>
        <w:bottom w:val="none" w:sz="0" w:space="0" w:color="auto"/>
        <w:right w:val="none" w:sz="0" w:space="0" w:color="auto"/>
      </w:divBdr>
    </w:div>
    <w:div w:id="1853839658">
      <w:bodyDiv w:val="1"/>
      <w:marLeft w:val="0"/>
      <w:marRight w:val="0"/>
      <w:marTop w:val="0"/>
      <w:marBottom w:val="0"/>
      <w:divBdr>
        <w:top w:val="none" w:sz="0" w:space="0" w:color="auto"/>
        <w:left w:val="none" w:sz="0" w:space="0" w:color="auto"/>
        <w:bottom w:val="none" w:sz="0" w:space="0" w:color="auto"/>
        <w:right w:val="none" w:sz="0" w:space="0" w:color="auto"/>
      </w:divBdr>
    </w:div>
    <w:div w:id="1856308048">
      <w:bodyDiv w:val="1"/>
      <w:marLeft w:val="0"/>
      <w:marRight w:val="0"/>
      <w:marTop w:val="0"/>
      <w:marBottom w:val="0"/>
      <w:divBdr>
        <w:top w:val="none" w:sz="0" w:space="0" w:color="auto"/>
        <w:left w:val="none" w:sz="0" w:space="0" w:color="auto"/>
        <w:bottom w:val="none" w:sz="0" w:space="0" w:color="auto"/>
        <w:right w:val="none" w:sz="0" w:space="0" w:color="auto"/>
      </w:divBdr>
    </w:div>
    <w:div w:id="1859391341">
      <w:bodyDiv w:val="1"/>
      <w:marLeft w:val="0"/>
      <w:marRight w:val="0"/>
      <w:marTop w:val="0"/>
      <w:marBottom w:val="0"/>
      <w:divBdr>
        <w:top w:val="none" w:sz="0" w:space="0" w:color="auto"/>
        <w:left w:val="none" w:sz="0" w:space="0" w:color="auto"/>
        <w:bottom w:val="none" w:sz="0" w:space="0" w:color="auto"/>
        <w:right w:val="none" w:sz="0" w:space="0" w:color="auto"/>
      </w:divBdr>
    </w:div>
    <w:div w:id="1863278360">
      <w:bodyDiv w:val="1"/>
      <w:marLeft w:val="0"/>
      <w:marRight w:val="0"/>
      <w:marTop w:val="0"/>
      <w:marBottom w:val="0"/>
      <w:divBdr>
        <w:top w:val="none" w:sz="0" w:space="0" w:color="auto"/>
        <w:left w:val="none" w:sz="0" w:space="0" w:color="auto"/>
        <w:bottom w:val="none" w:sz="0" w:space="0" w:color="auto"/>
        <w:right w:val="none" w:sz="0" w:space="0" w:color="auto"/>
      </w:divBdr>
    </w:div>
    <w:div w:id="1863981706">
      <w:bodyDiv w:val="1"/>
      <w:marLeft w:val="0"/>
      <w:marRight w:val="0"/>
      <w:marTop w:val="0"/>
      <w:marBottom w:val="0"/>
      <w:divBdr>
        <w:top w:val="none" w:sz="0" w:space="0" w:color="auto"/>
        <w:left w:val="none" w:sz="0" w:space="0" w:color="auto"/>
        <w:bottom w:val="none" w:sz="0" w:space="0" w:color="auto"/>
        <w:right w:val="none" w:sz="0" w:space="0" w:color="auto"/>
      </w:divBdr>
    </w:div>
    <w:div w:id="1865483461">
      <w:bodyDiv w:val="1"/>
      <w:marLeft w:val="0"/>
      <w:marRight w:val="0"/>
      <w:marTop w:val="0"/>
      <w:marBottom w:val="0"/>
      <w:divBdr>
        <w:top w:val="none" w:sz="0" w:space="0" w:color="auto"/>
        <w:left w:val="none" w:sz="0" w:space="0" w:color="auto"/>
        <w:bottom w:val="none" w:sz="0" w:space="0" w:color="auto"/>
        <w:right w:val="none" w:sz="0" w:space="0" w:color="auto"/>
      </w:divBdr>
    </w:div>
    <w:div w:id="1866601726">
      <w:bodyDiv w:val="1"/>
      <w:marLeft w:val="0"/>
      <w:marRight w:val="0"/>
      <w:marTop w:val="0"/>
      <w:marBottom w:val="0"/>
      <w:divBdr>
        <w:top w:val="none" w:sz="0" w:space="0" w:color="auto"/>
        <w:left w:val="none" w:sz="0" w:space="0" w:color="auto"/>
        <w:bottom w:val="none" w:sz="0" w:space="0" w:color="auto"/>
        <w:right w:val="none" w:sz="0" w:space="0" w:color="auto"/>
      </w:divBdr>
    </w:div>
    <w:div w:id="1868133832">
      <w:bodyDiv w:val="1"/>
      <w:marLeft w:val="0"/>
      <w:marRight w:val="0"/>
      <w:marTop w:val="0"/>
      <w:marBottom w:val="0"/>
      <w:divBdr>
        <w:top w:val="none" w:sz="0" w:space="0" w:color="auto"/>
        <w:left w:val="none" w:sz="0" w:space="0" w:color="auto"/>
        <w:bottom w:val="none" w:sz="0" w:space="0" w:color="auto"/>
        <w:right w:val="none" w:sz="0" w:space="0" w:color="auto"/>
      </w:divBdr>
    </w:div>
    <w:div w:id="1869831302">
      <w:bodyDiv w:val="1"/>
      <w:marLeft w:val="0"/>
      <w:marRight w:val="0"/>
      <w:marTop w:val="0"/>
      <w:marBottom w:val="0"/>
      <w:divBdr>
        <w:top w:val="none" w:sz="0" w:space="0" w:color="auto"/>
        <w:left w:val="none" w:sz="0" w:space="0" w:color="auto"/>
        <w:bottom w:val="none" w:sz="0" w:space="0" w:color="auto"/>
        <w:right w:val="none" w:sz="0" w:space="0" w:color="auto"/>
      </w:divBdr>
    </w:div>
    <w:div w:id="1872112920">
      <w:bodyDiv w:val="1"/>
      <w:marLeft w:val="0"/>
      <w:marRight w:val="0"/>
      <w:marTop w:val="0"/>
      <w:marBottom w:val="0"/>
      <w:divBdr>
        <w:top w:val="none" w:sz="0" w:space="0" w:color="auto"/>
        <w:left w:val="none" w:sz="0" w:space="0" w:color="auto"/>
        <w:bottom w:val="none" w:sz="0" w:space="0" w:color="auto"/>
        <w:right w:val="none" w:sz="0" w:space="0" w:color="auto"/>
      </w:divBdr>
    </w:div>
    <w:div w:id="1875145807">
      <w:bodyDiv w:val="1"/>
      <w:marLeft w:val="0"/>
      <w:marRight w:val="0"/>
      <w:marTop w:val="0"/>
      <w:marBottom w:val="0"/>
      <w:divBdr>
        <w:top w:val="none" w:sz="0" w:space="0" w:color="auto"/>
        <w:left w:val="none" w:sz="0" w:space="0" w:color="auto"/>
        <w:bottom w:val="none" w:sz="0" w:space="0" w:color="auto"/>
        <w:right w:val="none" w:sz="0" w:space="0" w:color="auto"/>
      </w:divBdr>
    </w:div>
    <w:div w:id="1877548258">
      <w:bodyDiv w:val="1"/>
      <w:marLeft w:val="0"/>
      <w:marRight w:val="0"/>
      <w:marTop w:val="0"/>
      <w:marBottom w:val="0"/>
      <w:divBdr>
        <w:top w:val="none" w:sz="0" w:space="0" w:color="auto"/>
        <w:left w:val="none" w:sz="0" w:space="0" w:color="auto"/>
        <w:bottom w:val="none" w:sz="0" w:space="0" w:color="auto"/>
        <w:right w:val="none" w:sz="0" w:space="0" w:color="auto"/>
      </w:divBdr>
    </w:div>
    <w:div w:id="1878270098">
      <w:bodyDiv w:val="1"/>
      <w:marLeft w:val="0"/>
      <w:marRight w:val="0"/>
      <w:marTop w:val="0"/>
      <w:marBottom w:val="0"/>
      <w:divBdr>
        <w:top w:val="none" w:sz="0" w:space="0" w:color="auto"/>
        <w:left w:val="none" w:sz="0" w:space="0" w:color="auto"/>
        <w:bottom w:val="none" w:sz="0" w:space="0" w:color="auto"/>
        <w:right w:val="none" w:sz="0" w:space="0" w:color="auto"/>
      </w:divBdr>
    </w:div>
    <w:div w:id="1880976021">
      <w:bodyDiv w:val="1"/>
      <w:marLeft w:val="0"/>
      <w:marRight w:val="0"/>
      <w:marTop w:val="0"/>
      <w:marBottom w:val="0"/>
      <w:divBdr>
        <w:top w:val="none" w:sz="0" w:space="0" w:color="auto"/>
        <w:left w:val="none" w:sz="0" w:space="0" w:color="auto"/>
        <w:bottom w:val="none" w:sz="0" w:space="0" w:color="auto"/>
        <w:right w:val="none" w:sz="0" w:space="0" w:color="auto"/>
      </w:divBdr>
    </w:div>
    <w:div w:id="1881281799">
      <w:bodyDiv w:val="1"/>
      <w:marLeft w:val="0"/>
      <w:marRight w:val="0"/>
      <w:marTop w:val="0"/>
      <w:marBottom w:val="0"/>
      <w:divBdr>
        <w:top w:val="none" w:sz="0" w:space="0" w:color="auto"/>
        <w:left w:val="none" w:sz="0" w:space="0" w:color="auto"/>
        <w:bottom w:val="none" w:sz="0" w:space="0" w:color="auto"/>
        <w:right w:val="none" w:sz="0" w:space="0" w:color="auto"/>
      </w:divBdr>
    </w:div>
    <w:div w:id="1884974890">
      <w:bodyDiv w:val="1"/>
      <w:marLeft w:val="0"/>
      <w:marRight w:val="0"/>
      <w:marTop w:val="0"/>
      <w:marBottom w:val="0"/>
      <w:divBdr>
        <w:top w:val="none" w:sz="0" w:space="0" w:color="auto"/>
        <w:left w:val="none" w:sz="0" w:space="0" w:color="auto"/>
        <w:bottom w:val="none" w:sz="0" w:space="0" w:color="auto"/>
        <w:right w:val="none" w:sz="0" w:space="0" w:color="auto"/>
      </w:divBdr>
    </w:div>
    <w:div w:id="1887332372">
      <w:bodyDiv w:val="1"/>
      <w:marLeft w:val="0"/>
      <w:marRight w:val="0"/>
      <w:marTop w:val="0"/>
      <w:marBottom w:val="0"/>
      <w:divBdr>
        <w:top w:val="none" w:sz="0" w:space="0" w:color="auto"/>
        <w:left w:val="none" w:sz="0" w:space="0" w:color="auto"/>
        <w:bottom w:val="none" w:sz="0" w:space="0" w:color="auto"/>
        <w:right w:val="none" w:sz="0" w:space="0" w:color="auto"/>
      </w:divBdr>
    </w:div>
    <w:div w:id="1888301098">
      <w:bodyDiv w:val="1"/>
      <w:marLeft w:val="0"/>
      <w:marRight w:val="0"/>
      <w:marTop w:val="0"/>
      <w:marBottom w:val="0"/>
      <w:divBdr>
        <w:top w:val="none" w:sz="0" w:space="0" w:color="auto"/>
        <w:left w:val="none" w:sz="0" w:space="0" w:color="auto"/>
        <w:bottom w:val="none" w:sz="0" w:space="0" w:color="auto"/>
        <w:right w:val="none" w:sz="0" w:space="0" w:color="auto"/>
      </w:divBdr>
    </w:div>
    <w:div w:id="1888643454">
      <w:bodyDiv w:val="1"/>
      <w:marLeft w:val="0"/>
      <w:marRight w:val="0"/>
      <w:marTop w:val="0"/>
      <w:marBottom w:val="0"/>
      <w:divBdr>
        <w:top w:val="none" w:sz="0" w:space="0" w:color="auto"/>
        <w:left w:val="none" w:sz="0" w:space="0" w:color="auto"/>
        <w:bottom w:val="none" w:sz="0" w:space="0" w:color="auto"/>
        <w:right w:val="none" w:sz="0" w:space="0" w:color="auto"/>
      </w:divBdr>
    </w:div>
    <w:div w:id="1889755853">
      <w:bodyDiv w:val="1"/>
      <w:marLeft w:val="0"/>
      <w:marRight w:val="0"/>
      <w:marTop w:val="0"/>
      <w:marBottom w:val="0"/>
      <w:divBdr>
        <w:top w:val="none" w:sz="0" w:space="0" w:color="auto"/>
        <w:left w:val="none" w:sz="0" w:space="0" w:color="auto"/>
        <w:bottom w:val="none" w:sz="0" w:space="0" w:color="auto"/>
        <w:right w:val="none" w:sz="0" w:space="0" w:color="auto"/>
      </w:divBdr>
    </w:div>
    <w:div w:id="1890532467">
      <w:bodyDiv w:val="1"/>
      <w:marLeft w:val="0"/>
      <w:marRight w:val="0"/>
      <w:marTop w:val="0"/>
      <w:marBottom w:val="0"/>
      <w:divBdr>
        <w:top w:val="none" w:sz="0" w:space="0" w:color="auto"/>
        <w:left w:val="none" w:sz="0" w:space="0" w:color="auto"/>
        <w:bottom w:val="none" w:sz="0" w:space="0" w:color="auto"/>
        <w:right w:val="none" w:sz="0" w:space="0" w:color="auto"/>
      </w:divBdr>
    </w:div>
    <w:div w:id="1890721491">
      <w:bodyDiv w:val="1"/>
      <w:marLeft w:val="0"/>
      <w:marRight w:val="0"/>
      <w:marTop w:val="0"/>
      <w:marBottom w:val="0"/>
      <w:divBdr>
        <w:top w:val="none" w:sz="0" w:space="0" w:color="auto"/>
        <w:left w:val="none" w:sz="0" w:space="0" w:color="auto"/>
        <w:bottom w:val="none" w:sz="0" w:space="0" w:color="auto"/>
        <w:right w:val="none" w:sz="0" w:space="0" w:color="auto"/>
      </w:divBdr>
    </w:div>
    <w:div w:id="1890877179">
      <w:bodyDiv w:val="1"/>
      <w:marLeft w:val="0"/>
      <w:marRight w:val="0"/>
      <w:marTop w:val="0"/>
      <w:marBottom w:val="0"/>
      <w:divBdr>
        <w:top w:val="none" w:sz="0" w:space="0" w:color="auto"/>
        <w:left w:val="none" w:sz="0" w:space="0" w:color="auto"/>
        <w:bottom w:val="none" w:sz="0" w:space="0" w:color="auto"/>
        <w:right w:val="none" w:sz="0" w:space="0" w:color="auto"/>
      </w:divBdr>
    </w:div>
    <w:div w:id="1891457695">
      <w:bodyDiv w:val="1"/>
      <w:marLeft w:val="0"/>
      <w:marRight w:val="0"/>
      <w:marTop w:val="0"/>
      <w:marBottom w:val="0"/>
      <w:divBdr>
        <w:top w:val="none" w:sz="0" w:space="0" w:color="auto"/>
        <w:left w:val="none" w:sz="0" w:space="0" w:color="auto"/>
        <w:bottom w:val="none" w:sz="0" w:space="0" w:color="auto"/>
        <w:right w:val="none" w:sz="0" w:space="0" w:color="auto"/>
      </w:divBdr>
    </w:div>
    <w:div w:id="1891917196">
      <w:bodyDiv w:val="1"/>
      <w:marLeft w:val="0"/>
      <w:marRight w:val="0"/>
      <w:marTop w:val="0"/>
      <w:marBottom w:val="0"/>
      <w:divBdr>
        <w:top w:val="none" w:sz="0" w:space="0" w:color="auto"/>
        <w:left w:val="none" w:sz="0" w:space="0" w:color="auto"/>
        <w:bottom w:val="none" w:sz="0" w:space="0" w:color="auto"/>
        <w:right w:val="none" w:sz="0" w:space="0" w:color="auto"/>
      </w:divBdr>
    </w:div>
    <w:div w:id="1896233750">
      <w:bodyDiv w:val="1"/>
      <w:marLeft w:val="0"/>
      <w:marRight w:val="0"/>
      <w:marTop w:val="0"/>
      <w:marBottom w:val="0"/>
      <w:divBdr>
        <w:top w:val="none" w:sz="0" w:space="0" w:color="auto"/>
        <w:left w:val="none" w:sz="0" w:space="0" w:color="auto"/>
        <w:bottom w:val="none" w:sz="0" w:space="0" w:color="auto"/>
        <w:right w:val="none" w:sz="0" w:space="0" w:color="auto"/>
      </w:divBdr>
    </w:div>
    <w:div w:id="1896233863">
      <w:bodyDiv w:val="1"/>
      <w:marLeft w:val="0"/>
      <w:marRight w:val="0"/>
      <w:marTop w:val="0"/>
      <w:marBottom w:val="0"/>
      <w:divBdr>
        <w:top w:val="none" w:sz="0" w:space="0" w:color="auto"/>
        <w:left w:val="none" w:sz="0" w:space="0" w:color="auto"/>
        <w:bottom w:val="none" w:sz="0" w:space="0" w:color="auto"/>
        <w:right w:val="none" w:sz="0" w:space="0" w:color="auto"/>
      </w:divBdr>
    </w:div>
    <w:div w:id="1897158805">
      <w:bodyDiv w:val="1"/>
      <w:marLeft w:val="0"/>
      <w:marRight w:val="0"/>
      <w:marTop w:val="0"/>
      <w:marBottom w:val="0"/>
      <w:divBdr>
        <w:top w:val="none" w:sz="0" w:space="0" w:color="auto"/>
        <w:left w:val="none" w:sz="0" w:space="0" w:color="auto"/>
        <w:bottom w:val="none" w:sz="0" w:space="0" w:color="auto"/>
        <w:right w:val="none" w:sz="0" w:space="0" w:color="auto"/>
      </w:divBdr>
    </w:div>
    <w:div w:id="1897617076">
      <w:bodyDiv w:val="1"/>
      <w:marLeft w:val="0"/>
      <w:marRight w:val="0"/>
      <w:marTop w:val="0"/>
      <w:marBottom w:val="0"/>
      <w:divBdr>
        <w:top w:val="none" w:sz="0" w:space="0" w:color="auto"/>
        <w:left w:val="none" w:sz="0" w:space="0" w:color="auto"/>
        <w:bottom w:val="none" w:sz="0" w:space="0" w:color="auto"/>
        <w:right w:val="none" w:sz="0" w:space="0" w:color="auto"/>
      </w:divBdr>
    </w:div>
    <w:div w:id="1901549104">
      <w:bodyDiv w:val="1"/>
      <w:marLeft w:val="0"/>
      <w:marRight w:val="0"/>
      <w:marTop w:val="0"/>
      <w:marBottom w:val="0"/>
      <w:divBdr>
        <w:top w:val="none" w:sz="0" w:space="0" w:color="auto"/>
        <w:left w:val="none" w:sz="0" w:space="0" w:color="auto"/>
        <w:bottom w:val="none" w:sz="0" w:space="0" w:color="auto"/>
        <w:right w:val="none" w:sz="0" w:space="0" w:color="auto"/>
      </w:divBdr>
    </w:div>
    <w:div w:id="1901742488">
      <w:bodyDiv w:val="1"/>
      <w:marLeft w:val="0"/>
      <w:marRight w:val="0"/>
      <w:marTop w:val="0"/>
      <w:marBottom w:val="0"/>
      <w:divBdr>
        <w:top w:val="none" w:sz="0" w:space="0" w:color="auto"/>
        <w:left w:val="none" w:sz="0" w:space="0" w:color="auto"/>
        <w:bottom w:val="none" w:sz="0" w:space="0" w:color="auto"/>
        <w:right w:val="none" w:sz="0" w:space="0" w:color="auto"/>
      </w:divBdr>
    </w:div>
    <w:div w:id="1901866249">
      <w:bodyDiv w:val="1"/>
      <w:marLeft w:val="0"/>
      <w:marRight w:val="0"/>
      <w:marTop w:val="0"/>
      <w:marBottom w:val="0"/>
      <w:divBdr>
        <w:top w:val="none" w:sz="0" w:space="0" w:color="auto"/>
        <w:left w:val="none" w:sz="0" w:space="0" w:color="auto"/>
        <w:bottom w:val="none" w:sz="0" w:space="0" w:color="auto"/>
        <w:right w:val="none" w:sz="0" w:space="0" w:color="auto"/>
      </w:divBdr>
    </w:div>
    <w:div w:id="1905294991">
      <w:bodyDiv w:val="1"/>
      <w:marLeft w:val="0"/>
      <w:marRight w:val="0"/>
      <w:marTop w:val="0"/>
      <w:marBottom w:val="0"/>
      <w:divBdr>
        <w:top w:val="none" w:sz="0" w:space="0" w:color="auto"/>
        <w:left w:val="none" w:sz="0" w:space="0" w:color="auto"/>
        <w:bottom w:val="none" w:sz="0" w:space="0" w:color="auto"/>
        <w:right w:val="none" w:sz="0" w:space="0" w:color="auto"/>
      </w:divBdr>
    </w:div>
    <w:div w:id="1909223879">
      <w:bodyDiv w:val="1"/>
      <w:marLeft w:val="0"/>
      <w:marRight w:val="0"/>
      <w:marTop w:val="0"/>
      <w:marBottom w:val="0"/>
      <w:divBdr>
        <w:top w:val="none" w:sz="0" w:space="0" w:color="auto"/>
        <w:left w:val="none" w:sz="0" w:space="0" w:color="auto"/>
        <w:bottom w:val="none" w:sz="0" w:space="0" w:color="auto"/>
        <w:right w:val="none" w:sz="0" w:space="0" w:color="auto"/>
      </w:divBdr>
    </w:div>
    <w:div w:id="1909882608">
      <w:bodyDiv w:val="1"/>
      <w:marLeft w:val="0"/>
      <w:marRight w:val="0"/>
      <w:marTop w:val="0"/>
      <w:marBottom w:val="0"/>
      <w:divBdr>
        <w:top w:val="none" w:sz="0" w:space="0" w:color="auto"/>
        <w:left w:val="none" w:sz="0" w:space="0" w:color="auto"/>
        <w:bottom w:val="none" w:sz="0" w:space="0" w:color="auto"/>
        <w:right w:val="none" w:sz="0" w:space="0" w:color="auto"/>
      </w:divBdr>
    </w:div>
    <w:div w:id="1913158905">
      <w:bodyDiv w:val="1"/>
      <w:marLeft w:val="0"/>
      <w:marRight w:val="0"/>
      <w:marTop w:val="0"/>
      <w:marBottom w:val="0"/>
      <w:divBdr>
        <w:top w:val="none" w:sz="0" w:space="0" w:color="auto"/>
        <w:left w:val="none" w:sz="0" w:space="0" w:color="auto"/>
        <w:bottom w:val="none" w:sz="0" w:space="0" w:color="auto"/>
        <w:right w:val="none" w:sz="0" w:space="0" w:color="auto"/>
      </w:divBdr>
    </w:div>
    <w:div w:id="1913350414">
      <w:bodyDiv w:val="1"/>
      <w:marLeft w:val="0"/>
      <w:marRight w:val="0"/>
      <w:marTop w:val="0"/>
      <w:marBottom w:val="0"/>
      <w:divBdr>
        <w:top w:val="none" w:sz="0" w:space="0" w:color="auto"/>
        <w:left w:val="none" w:sz="0" w:space="0" w:color="auto"/>
        <w:bottom w:val="none" w:sz="0" w:space="0" w:color="auto"/>
        <w:right w:val="none" w:sz="0" w:space="0" w:color="auto"/>
      </w:divBdr>
    </w:div>
    <w:div w:id="1915243011">
      <w:bodyDiv w:val="1"/>
      <w:marLeft w:val="0"/>
      <w:marRight w:val="0"/>
      <w:marTop w:val="0"/>
      <w:marBottom w:val="0"/>
      <w:divBdr>
        <w:top w:val="none" w:sz="0" w:space="0" w:color="auto"/>
        <w:left w:val="none" w:sz="0" w:space="0" w:color="auto"/>
        <w:bottom w:val="none" w:sz="0" w:space="0" w:color="auto"/>
        <w:right w:val="none" w:sz="0" w:space="0" w:color="auto"/>
      </w:divBdr>
    </w:div>
    <w:div w:id="1916161333">
      <w:bodyDiv w:val="1"/>
      <w:marLeft w:val="0"/>
      <w:marRight w:val="0"/>
      <w:marTop w:val="0"/>
      <w:marBottom w:val="0"/>
      <w:divBdr>
        <w:top w:val="none" w:sz="0" w:space="0" w:color="auto"/>
        <w:left w:val="none" w:sz="0" w:space="0" w:color="auto"/>
        <w:bottom w:val="none" w:sz="0" w:space="0" w:color="auto"/>
        <w:right w:val="none" w:sz="0" w:space="0" w:color="auto"/>
      </w:divBdr>
    </w:div>
    <w:div w:id="1917124693">
      <w:bodyDiv w:val="1"/>
      <w:marLeft w:val="0"/>
      <w:marRight w:val="0"/>
      <w:marTop w:val="0"/>
      <w:marBottom w:val="0"/>
      <w:divBdr>
        <w:top w:val="none" w:sz="0" w:space="0" w:color="auto"/>
        <w:left w:val="none" w:sz="0" w:space="0" w:color="auto"/>
        <w:bottom w:val="none" w:sz="0" w:space="0" w:color="auto"/>
        <w:right w:val="none" w:sz="0" w:space="0" w:color="auto"/>
      </w:divBdr>
    </w:div>
    <w:div w:id="1918588519">
      <w:bodyDiv w:val="1"/>
      <w:marLeft w:val="0"/>
      <w:marRight w:val="0"/>
      <w:marTop w:val="0"/>
      <w:marBottom w:val="0"/>
      <w:divBdr>
        <w:top w:val="none" w:sz="0" w:space="0" w:color="auto"/>
        <w:left w:val="none" w:sz="0" w:space="0" w:color="auto"/>
        <w:bottom w:val="none" w:sz="0" w:space="0" w:color="auto"/>
        <w:right w:val="none" w:sz="0" w:space="0" w:color="auto"/>
      </w:divBdr>
    </w:div>
    <w:div w:id="1919242794">
      <w:bodyDiv w:val="1"/>
      <w:marLeft w:val="0"/>
      <w:marRight w:val="0"/>
      <w:marTop w:val="0"/>
      <w:marBottom w:val="0"/>
      <w:divBdr>
        <w:top w:val="none" w:sz="0" w:space="0" w:color="auto"/>
        <w:left w:val="none" w:sz="0" w:space="0" w:color="auto"/>
        <w:bottom w:val="none" w:sz="0" w:space="0" w:color="auto"/>
        <w:right w:val="none" w:sz="0" w:space="0" w:color="auto"/>
      </w:divBdr>
    </w:div>
    <w:div w:id="1922251352">
      <w:bodyDiv w:val="1"/>
      <w:marLeft w:val="0"/>
      <w:marRight w:val="0"/>
      <w:marTop w:val="0"/>
      <w:marBottom w:val="0"/>
      <w:divBdr>
        <w:top w:val="none" w:sz="0" w:space="0" w:color="auto"/>
        <w:left w:val="none" w:sz="0" w:space="0" w:color="auto"/>
        <w:bottom w:val="none" w:sz="0" w:space="0" w:color="auto"/>
        <w:right w:val="none" w:sz="0" w:space="0" w:color="auto"/>
      </w:divBdr>
    </w:div>
    <w:div w:id="1923100913">
      <w:bodyDiv w:val="1"/>
      <w:marLeft w:val="0"/>
      <w:marRight w:val="0"/>
      <w:marTop w:val="0"/>
      <w:marBottom w:val="0"/>
      <w:divBdr>
        <w:top w:val="none" w:sz="0" w:space="0" w:color="auto"/>
        <w:left w:val="none" w:sz="0" w:space="0" w:color="auto"/>
        <w:bottom w:val="none" w:sz="0" w:space="0" w:color="auto"/>
        <w:right w:val="none" w:sz="0" w:space="0" w:color="auto"/>
      </w:divBdr>
    </w:div>
    <w:div w:id="1924756451">
      <w:bodyDiv w:val="1"/>
      <w:marLeft w:val="0"/>
      <w:marRight w:val="0"/>
      <w:marTop w:val="0"/>
      <w:marBottom w:val="0"/>
      <w:divBdr>
        <w:top w:val="none" w:sz="0" w:space="0" w:color="auto"/>
        <w:left w:val="none" w:sz="0" w:space="0" w:color="auto"/>
        <w:bottom w:val="none" w:sz="0" w:space="0" w:color="auto"/>
        <w:right w:val="none" w:sz="0" w:space="0" w:color="auto"/>
      </w:divBdr>
    </w:div>
    <w:div w:id="1925068499">
      <w:bodyDiv w:val="1"/>
      <w:marLeft w:val="0"/>
      <w:marRight w:val="0"/>
      <w:marTop w:val="0"/>
      <w:marBottom w:val="0"/>
      <w:divBdr>
        <w:top w:val="none" w:sz="0" w:space="0" w:color="auto"/>
        <w:left w:val="none" w:sz="0" w:space="0" w:color="auto"/>
        <w:bottom w:val="none" w:sz="0" w:space="0" w:color="auto"/>
        <w:right w:val="none" w:sz="0" w:space="0" w:color="auto"/>
      </w:divBdr>
    </w:div>
    <w:div w:id="1927760034">
      <w:bodyDiv w:val="1"/>
      <w:marLeft w:val="0"/>
      <w:marRight w:val="0"/>
      <w:marTop w:val="0"/>
      <w:marBottom w:val="0"/>
      <w:divBdr>
        <w:top w:val="none" w:sz="0" w:space="0" w:color="auto"/>
        <w:left w:val="none" w:sz="0" w:space="0" w:color="auto"/>
        <w:bottom w:val="none" w:sz="0" w:space="0" w:color="auto"/>
        <w:right w:val="none" w:sz="0" w:space="0" w:color="auto"/>
      </w:divBdr>
    </w:div>
    <w:div w:id="1933783415">
      <w:bodyDiv w:val="1"/>
      <w:marLeft w:val="0"/>
      <w:marRight w:val="0"/>
      <w:marTop w:val="0"/>
      <w:marBottom w:val="0"/>
      <w:divBdr>
        <w:top w:val="none" w:sz="0" w:space="0" w:color="auto"/>
        <w:left w:val="none" w:sz="0" w:space="0" w:color="auto"/>
        <w:bottom w:val="none" w:sz="0" w:space="0" w:color="auto"/>
        <w:right w:val="none" w:sz="0" w:space="0" w:color="auto"/>
      </w:divBdr>
    </w:div>
    <w:div w:id="1934315222">
      <w:bodyDiv w:val="1"/>
      <w:marLeft w:val="0"/>
      <w:marRight w:val="0"/>
      <w:marTop w:val="0"/>
      <w:marBottom w:val="0"/>
      <w:divBdr>
        <w:top w:val="none" w:sz="0" w:space="0" w:color="auto"/>
        <w:left w:val="none" w:sz="0" w:space="0" w:color="auto"/>
        <w:bottom w:val="none" w:sz="0" w:space="0" w:color="auto"/>
        <w:right w:val="none" w:sz="0" w:space="0" w:color="auto"/>
      </w:divBdr>
    </w:div>
    <w:div w:id="1935244503">
      <w:bodyDiv w:val="1"/>
      <w:marLeft w:val="0"/>
      <w:marRight w:val="0"/>
      <w:marTop w:val="0"/>
      <w:marBottom w:val="0"/>
      <w:divBdr>
        <w:top w:val="none" w:sz="0" w:space="0" w:color="auto"/>
        <w:left w:val="none" w:sz="0" w:space="0" w:color="auto"/>
        <w:bottom w:val="none" w:sz="0" w:space="0" w:color="auto"/>
        <w:right w:val="none" w:sz="0" w:space="0" w:color="auto"/>
      </w:divBdr>
    </w:div>
    <w:div w:id="1936354223">
      <w:bodyDiv w:val="1"/>
      <w:marLeft w:val="0"/>
      <w:marRight w:val="0"/>
      <w:marTop w:val="0"/>
      <w:marBottom w:val="0"/>
      <w:divBdr>
        <w:top w:val="none" w:sz="0" w:space="0" w:color="auto"/>
        <w:left w:val="none" w:sz="0" w:space="0" w:color="auto"/>
        <w:bottom w:val="none" w:sz="0" w:space="0" w:color="auto"/>
        <w:right w:val="none" w:sz="0" w:space="0" w:color="auto"/>
      </w:divBdr>
    </w:div>
    <w:div w:id="1939410345">
      <w:bodyDiv w:val="1"/>
      <w:marLeft w:val="0"/>
      <w:marRight w:val="0"/>
      <w:marTop w:val="0"/>
      <w:marBottom w:val="0"/>
      <w:divBdr>
        <w:top w:val="none" w:sz="0" w:space="0" w:color="auto"/>
        <w:left w:val="none" w:sz="0" w:space="0" w:color="auto"/>
        <w:bottom w:val="none" w:sz="0" w:space="0" w:color="auto"/>
        <w:right w:val="none" w:sz="0" w:space="0" w:color="auto"/>
      </w:divBdr>
    </w:div>
    <w:div w:id="1941449014">
      <w:bodyDiv w:val="1"/>
      <w:marLeft w:val="0"/>
      <w:marRight w:val="0"/>
      <w:marTop w:val="0"/>
      <w:marBottom w:val="0"/>
      <w:divBdr>
        <w:top w:val="none" w:sz="0" w:space="0" w:color="auto"/>
        <w:left w:val="none" w:sz="0" w:space="0" w:color="auto"/>
        <w:bottom w:val="none" w:sz="0" w:space="0" w:color="auto"/>
        <w:right w:val="none" w:sz="0" w:space="0" w:color="auto"/>
      </w:divBdr>
    </w:div>
    <w:div w:id="1945455901">
      <w:bodyDiv w:val="1"/>
      <w:marLeft w:val="0"/>
      <w:marRight w:val="0"/>
      <w:marTop w:val="0"/>
      <w:marBottom w:val="0"/>
      <w:divBdr>
        <w:top w:val="none" w:sz="0" w:space="0" w:color="auto"/>
        <w:left w:val="none" w:sz="0" w:space="0" w:color="auto"/>
        <w:bottom w:val="none" w:sz="0" w:space="0" w:color="auto"/>
        <w:right w:val="none" w:sz="0" w:space="0" w:color="auto"/>
      </w:divBdr>
    </w:div>
    <w:div w:id="1945768358">
      <w:bodyDiv w:val="1"/>
      <w:marLeft w:val="0"/>
      <w:marRight w:val="0"/>
      <w:marTop w:val="0"/>
      <w:marBottom w:val="0"/>
      <w:divBdr>
        <w:top w:val="none" w:sz="0" w:space="0" w:color="auto"/>
        <w:left w:val="none" w:sz="0" w:space="0" w:color="auto"/>
        <w:bottom w:val="none" w:sz="0" w:space="0" w:color="auto"/>
        <w:right w:val="none" w:sz="0" w:space="0" w:color="auto"/>
      </w:divBdr>
    </w:div>
    <w:div w:id="1948921415">
      <w:bodyDiv w:val="1"/>
      <w:marLeft w:val="0"/>
      <w:marRight w:val="0"/>
      <w:marTop w:val="0"/>
      <w:marBottom w:val="0"/>
      <w:divBdr>
        <w:top w:val="none" w:sz="0" w:space="0" w:color="auto"/>
        <w:left w:val="none" w:sz="0" w:space="0" w:color="auto"/>
        <w:bottom w:val="none" w:sz="0" w:space="0" w:color="auto"/>
        <w:right w:val="none" w:sz="0" w:space="0" w:color="auto"/>
      </w:divBdr>
    </w:div>
    <w:div w:id="1949241228">
      <w:bodyDiv w:val="1"/>
      <w:marLeft w:val="0"/>
      <w:marRight w:val="0"/>
      <w:marTop w:val="0"/>
      <w:marBottom w:val="0"/>
      <w:divBdr>
        <w:top w:val="none" w:sz="0" w:space="0" w:color="auto"/>
        <w:left w:val="none" w:sz="0" w:space="0" w:color="auto"/>
        <w:bottom w:val="none" w:sz="0" w:space="0" w:color="auto"/>
        <w:right w:val="none" w:sz="0" w:space="0" w:color="auto"/>
      </w:divBdr>
    </w:div>
    <w:div w:id="1949391918">
      <w:bodyDiv w:val="1"/>
      <w:marLeft w:val="0"/>
      <w:marRight w:val="0"/>
      <w:marTop w:val="0"/>
      <w:marBottom w:val="0"/>
      <w:divBdr>
        <w:top w:val="none" w:sz="0" w:space="0" w:color="auto"/>
        <w:left w:val="none" w:sz="0" w:space="0" w:color="auto"/>
        <w:bottom w:val="none" w:sz="0" w:space="0" w:color="auto"/>
        <w:right w:val="none" w:sz="0" w:space="0" w:color="auto"/>
      </w:divBdr>
    </w:div>
    <w:div w:id="1950162126">
      <w:bodyDiv w:val="1"/>
      <w:marLeft w:val="0"/>
      <w:marRight w:val="0"/>
      <w:marTop w:val="0"/>
      <w:marBottom w:val="0"/>
      <w:divBdr>
        <w:top w:val="none" w:sz="0" w:space="0" w:color="auto"/>
        <w:left w:val="none" w:sz="0" w:space="0" w:color="auto"/>
        <w:bottom w:val="none" w:sz="0" w:space="0" w:color="auto"/>
        <w:right w:val="none" w:sz="0" w:space="0" w:color="auto"/>
      </w:divBdr>
    </w:div>
    <w:div w:id="1950312564">
      <w:bodyDiv w:val="1"/>
      <w:marLeft w:val="0"/>
      <w:marRight w:val="0"/>
      <w:marTop w:val="0"/>
      <w:marBottom w:val="0"/>
      <w:divBdr>
        <w:top w:val="none" w:sz="0" w:space="0" w:color="auto"/>
        <w:left w:val="none" w:sz="0" w:space="0" w:color="auto"/>
        <w:bottom w:val="none" w:sz="0" w:space="0" w:color="auto"/>
        <w:right w:val="none" w:sz="0" w:space="0" w:color="auto"/>
      </w:divBdr>
    </w:div>
    <w:div w:id="1951621408">
      <w:bodyDiv w:val="1"/>
      <w:marLeft w:val="0"/>
      <w:marRight w:val="0"/>
      <w:marTop w:val="0"/>
      <w:marBottom w:val="0"/>
      <w:divBdr>
        <w:top w:val="none" w:sz="0" w:space="0" w:color="auto"/>
        <w:left w:val="none" w:sz="0" w:space="0" w:color="auto"/>
        <w:bottom w:val="none" w:sz="0" w:space="0" w:color="auto"/>
        <w:right w:val="none" w:sz="0" w:space="0" w:color="auto"/>
      </w:divBdr>
    </w:div>
    <w:div w:id="1954482754">
      <w:bodyDiv w:val="1"/>
      <w:marLeft w:val="0"/>
      <w:marRight w:val="0"/>
      <w:marTop w:val="0"/>
      <w:marBottom w:val="0"/>
      <w:divBdr>
        <w:top w:val="none" w:sz="0" w:space="0" w:color="auto"/>
        <w:left w:val="none" w:sz="0" w:space="0" w:color="auto"/>
        <w:bottom w:val="none" w:sz="0" w:space="0" w:color="auto"/>
        <w:right w:val="none" w:sz="0" w:space="0" w:color="auto"/>
      </w:divBdr>
    </w:div>
    <w:div w:id="1957256043">
      <w:bodyDiv w:val="1"/>
      <w:marLeft w:val="0"/>
      <w:marRight w:val="0"/>
      <w:marTop w:val="0"/>
      <w:marBottom w:val="0"/>
      <w:divBdr>
        <w:top w:val="none" w:sz="0" w:space="0" w:color="auto"/>
        <w:left w:val="none" w:sz="0" w:space="0" w:color="auto"/>
        <w:bottom w:val="none" w:sz="0" w:space="0" w:color="auto"/>
        <w:right w:val="none" w:sz="0" w:space="0" w:color="auto"/>
      </w:divBdr>
    </w:div>
    <w:div w:id="1958485526">
      <w:bodyDiv w:val="1"/>
      <w:marLeft w:val="0"/>
      <w:marRight w:val="0"/>
      <w:marTop w:val="0"/>
      <w:marBottom w:val="0"/>
      <w:divBdr>
        <w:top w:val="none" w:sz="0" w:space="0" w:color="auto"/>
        <w:left w:val="none" w:sz="0" w:space="0" w:color="auto"/>
        <w:bottom w:val="none" w:sz="0" w:space="0" w:color="auto"/>
        <w:right w:val="none" w:sz="0" w:space="0" w:color="auto"/>
      </w:divBdr>
    </w:div>
    <w:div w:id="1962300610">
      <w:bodyDiv w:val="1"/>
      <w:marLeft w:val="0"/>
      <w:marRight w:val="0"/>
      <w:marTop w:val="0"/>
      <w:marBottom w:val="0"/>
      <w:divBdr>
        <w:top w:val="none" w:sz="0" w:space="0" w:color="auto"/>
        <w:left w:val="none" w:sz="0" w:space="0" w:color="auto"/>
        <w:bottom w:val="none" w:sz="0" w:space="0" w:color="auto"/>
        <w:right w:val="none" w:sz="0" w:space="0" w:color="auto"/>
      </w:divBdr>
    </w:div>
    <w:div w:id="1964190640">
      <w:bodyDiv w:val="1"/>
      <w:marLeft w:val="0"/>
      <w:marRight w:val="0"/>
      <w:marTop w:val="0"/>
      <w:marBottom w:val="0"/>
      <w:divBdr>
        <w:top w:val="none" w:sz="0" w:space="0" w:color="auto"/>
        <w:left w:val="none" w:sz="0" w:space="0" w:color="auto"/>
        <w:bottom w:val="none" w:sz="0" w:space="0" w:color="auto"/>
        <w:right w:val="none" w:sz="0" w:space="0" w:color="auto"/>
      </w:divBdr>
    </w:div>
    <w:div w:id="1964381901">
      <w:bodyDiv w:val="1"/>
      <w:marLeft w:val="0"/>
      <w:marRight w:val="0"/>
      <w:marTop w:val="0"/>
      <w:marBottom w:val="0"/>
      <w:divBdr>
        <w:top w:val="none" w:sz="0" w:space="0" w:color="auto"/>
        <w:left w:val="none" w:sz="0" w:space="0" w:color="auto"/>
        <w:bottom w:val="none" w:sz="0" w:space="0" w:color="auto"/>
        <w:right w:val="none" w:sz="0" w:space="0" w:color="auto"/>
      </w:divBdr>
    </w:div>
    <w:div w:id="1967932059">
      <w:bodyDiv w:val="1"/>
      <w:marLeft w:val="0"/>
      <w:marRight w:val="0"/>
      <w:marTop w:val="0"/>
      <w:marBottom w:val="0"/>
      <w:divBdr>
        <w:top w:val="none" w:sz="0" w:space="0" w:color="auto"/>
        <w:left w:val="none" w:sz="0" w:space="0" w:color="auto"/>
        <w:bottom w:val="none" w:sz="0" w:space="0" w:color="auto"/>
        <w:right w:val="none" w:sz="0" w:space="0" w:color="auto"/>
      </w:divBdr>
    </w:div>
    <w:div w:id="1968469913">
      <w:bodyDiv w:val="1"/>
      <w:marLeft w:val="0"/>
      <w:marRight w:val="0"/>
      <w:marTop w:val="0"/>
      <w:marBottom w:val="0"/>
      <w:divBdr>
        <w:top w:val="none" w:sz="0" w:space="0" w:color="auto"/>
        <w:left w:val="none" w:sz="0" w:space="0" w:color="auto"/>
        <w:bottom w:val="none" w:sz="0" w:space="0" w:color="auto"/>
        <w:right w:val="none" w:sz="0" w:space="0" w:color="auto"/>
      </w:divBdr>
    </w:div>
    <w:div w:id="1969385997">
      <w:bodyDiv w:val="1"/>
      <w:marLeft w:val="0"/>
      <w:marRight w:val="0"/>
      <w:marTop w:val="0"/>
      <w:marBottom w:val="0"/>
      <w:divBdr>
        <w:top w:val="none" w:sz="0" w:space="0" w:color="auto"/>
        <w:left w:val="none" w:sz="0" w:space="0" w:color="auto"/>
        <w:bottom w:val="none" w:sz="0" w:space="0" w:color="auto"/>
        <w:right w:val="none" w:sz="0" w:space="0" w:color="auto"/>
      </w:divBdr>
    </w:div>
    <w:div w:id="1969579945">
      <w:bodyDiv w:val="1"/>
      <w:marLeft w:val="0"/>
      <w:marRight w:val="0"/>
      <w:marTop w:val="0"/>
      <w:marBottom w:val="0"/>
      <w:divBdr>
        <w:top w:val="none" w:sz="0" w:space="0" w:color="auto"/>
        <w:left w:val="none" w:sz="0" w:space="0" w:color="auto"/>
        <w:bottom w:val="none" w:sz="0" w:space="0" w:color="auto"/>
        <w:right w:val="none" w:sz="0" w:space="0" w:color="auto"/>
      </w:divBdr>
    </w:div>
    <w:div w:id="1969629165">
      <w:bodyDiv w:val="1"/>
      <w:marLeft w:val="0"/>
      <w:marRight w:val="0"/>
      <w:marTop w:val="0"/>
      <w:marBottom w:val="0"/>
      <w:divBdr>
        <w:top w:val="none" w:sz="0" w:space="0" w:color="auto"/>
        <w:left w:val="none" w:sz="0" w:space="0" w:color="auto"/>
        <w:bottom w:val="none" w:sz="0" w:space="0" w:color="auto"/>
        <w:right w:val="none" w:sz="0" w:space="0" w:color="auto"/>
      </w:divBdr>
    </w:div>
    <w:div w:id="1972592573">
      <w:bodyDiv w:val="1"/>
      <w:marLeft w:val="0"/>
      <w:marRight w:val="0"/>
      <w:marTop w:val="0"/>
      <w:marBottom w:val="0"/>
      <w:divBdr>
        <w:top w:val="none" w:sz="0" w:space="0" w:color="auto"/>
        <w:left w:val="none" w:sz="0" w:space="0" w:color="auto"/>
        <w:bottom w:val="none" w:sz="0" w:space="0" w:color="auto"/>
        <w:right w:val="none" w:sz="0" w:space="0" w:color="auto"/>
      </w:divBdr>
    </w:div>
    <w:div w:id="1972901706">
      <w:bodyDiv w:val="1"/>
      <w:marLeft w:val="0"/>
      <w:marRight w:val="0"/>
      <w:marTop w:val="0"/>
      <w:marBottom w:val="0"/>
      <w:divBdr>
        <w:top w:val="none" w:sz="0" w:space="0" w:color="auto"/>
        <w:left w:val="none" w:sz="0" w:space="0" w:color="auto"/>
        <w:bottom w:val="none" w:sz="0" w:space="0" w:color="auto"/>
        <w:right w:val="none" w:sz="0" w:space="0" w:color="auto"/>
      </w:divBdr>
    </w:div>
    <w:div w:id="1973095239">
      <w:bodyDiv w:val="1"/>
      <w:marLeft w:val="0"/>
      <w:marRight w:val="0"/>
      <w:marTop w:val="0"/>
      <w:marBottom w:val="0"/>
      <w:divBdr>
        <w:top w:val="none" w:sz="0" w:space="0" w:color="auto"/>
        <w:left w:val="none" w:sz="0" w:space="0" w:color="auto"/>
        <w:bottom w:val="none" w:sz="0" w:space="0" w:color="auto"/>
        <w:right w:val="none" w:sz="0" w:space="0" w:color="auto"/>
      </w:divBdr>
    </w:div>
    <w:div w:id="1973320291">
      <w:bodyDiv w:val="1"/>
      <w:marLeft w:val="0"/>
      <w:marRight w:val="0"/>
      <w:marTop w:val="0"/>
      <w:marBottom w:val="0"/>
      <w:divBdr>
        <w:top w:val="none" w:sz="0" w:space="0" w:color="auto"/>
        <w:left w:val="none" w:sz="0" w:space="0" w:color="auto"/>
        <w:bottom w:val="none" w:sz="0" w:space="0" w:color="auto"/>
        <w:right w:val="none" w:sz="0" w:space="0" w:color="auto"/>
      </w:divBdr>
    </w:div>
    <w:div w:id="1975256701">
      <w:bodyDiv w:val="1"/>
      <w:marLeft w:val="0"/>
      <w:marRight w:val="0"/>
      <w:marTop w:val="0"/>
      <w:marBottom w:val="0"/>
      <w:divBdr>
        <w:top w:val="none" w:sz="0" w:space="0" w:color="auto"/>
        <w:left w:val="none" w:sz="0" w:space="0" w:color="auto"/>
        <w:bottom w:val="none" w:sz="0" w:space="0" w:color="auto"/>
        <w:right w:val="none" w:sz="0" w:space="0" w:color="auto"/>
      </w:divBdr>
    </w:div>
    <w:div w:id="1975408953">
      <w:bodyDiv w:val="1"/>
      <w:marLeft w:val="0"/>
      <w:marRight w:val="0"/>
      <w:marTop w:val="0"/>
      <w:marBottom w:val="0"/>
      <w:divBdr>
        <w:top w:val="none" w:sz="0" w:space="0" w:color="auto"/>
        <w:left w:val="none" w:sz="0" w:space="0" w:color="auto"/>
        <w:bottom w:val="none" w:sz="0" w:space="0" w:color="auto"/>
        <w:right w:val="none" w:sz="0" w:space="0" w:color="auto"/>
      </w:divBdr>
    </w:div>
    <w:div w:id="1975528032">
      <w:bodyDiv w:val="1"/>
      <w:marLeft w:val="0"/>
      <w:marRight w:val="0"/>
      <w:marTop w:val="0"/>
      <w:marBottom w:val="0"/>
      <w:divBdr>
        <w:top w:val="none" w:sz="0" w:space="0" w:color="auto"/>
        <w:left w:val="none" w:sz="0" w:space="0" w:color="auto"/>
        <w:bottom w:val="none" w:sz="0" w:space="0" w:color="auto"/>
        <w:right w:val="none" w:sz="0" w:space="0" w:color="auto"/>
      </w:divBdr>
    </w:div>
    <w:div w:id="1977224700">
      <w:bodyDiv w:val="1"/>
      <w:marLeft w:val="0"/>
      <w:marRight w:val="0"/>
      <w:marTop w:val="0"/>
      <w:marBottom w:val="0"/>
      <w:divBdr>
        <w:top w:val="none" w:sz="0" w:space="0" w:color="auto"/>
        <w:left w:val="none" w:sz="0" w:space="0" w:color="auto"/>
        <w:bottom w:val="none" w:sz="0" w:space="0" w:color="auto"/>
        <w:right w:val="none" w:sz="0" w:space="0" w:color="auto"/>
      </w:divBdr>
    </w:div>
    <w:div w:id="1979459921">
      <w:bodyDiv w:val="1"/>
      <w:marLeft w:val="0"/>
      <w:marRight w:val="0"/>
      <w:marTop w:val="0"/>
      <w:marBottom w:val="0"/>
      <w:divBdr>
        <w:top w:val="none" w:sz="0" w:space="0" w:color="auto"/>
        <w:left w:val="none" w:sz="0" w:space="0" w:color="auto"/>
        <w:bottom w:val="none" w:sz="0" w:space="0" w:color="auto"/>
        <w:right w:val="none" w:sz="0" w:space="0" w:color="auto"/>
      </w:divBdr>
    </w:div>
    <w:div w:id="1981612360">
      <w:bodyDiv w:val="1"/>
      <w:marLeft w:val="0"/>
      <w:marRight w:val="0"/>
      <w:marTop w:val="0"/>
      <w:marBottom w:val="0"/>
      <w:divBdr>
        <w:top w:val="none" w:sz="0" w:space="0" w:color="auto"/>
        <w:left w:val="none" w:sz="0" w:space="0" w:color="auto"/>
        <w:bottom w:val="none" w:sz="0" w:space="0" w:color="auto"/>
        <w:right w:val="none" w:sz="0" w:space="0" w:color="auto"/>
      </w:divBdr>
    </w:div>
    <w:div w:id="1982542335">
      <w:bodyDiv w:val="1"/>
      <w:marLeft w:val="0"/>
      <w:marRight w:val="0"/>
      <w:marTop w:val="0"/>
      <w:marBottom w:val="0"/>
      <w:divBdr>
        <w:top w:val="none" w:sz="0" w:space="0" w:color="auto"/>
        <w:left w:val="none" w:sz="0" w:space="0" w:color="auto"/>
        <w:bottom w:val="none" w:sz="0" w:space="0" w:color="auto"/>
        <w:right w:val="none" w:sz="0" w:space="0" w:color="auto"/>
      </w:divBdr>
    </w:div>
    <w:div w:id="1982615343">
      <w:bodyDiv w:val="1"/>
      <w:marLeft w:val="0"/>
      <w:marRight w:val="0"/>
      <w:marTop w:val="0"/>
      <w:marBottom w:val="0"/>
      <w:divBdr>
        <w:top w:val="none" w:sz="0" w:space="0" w:color="auto"/>
        <w:left w:val="none" w:sz="0" w:space="0" w:color="auto"/>
        <w:bottom w:val="none" w:sz="0" w:space="0" w:color="auto"/>
        <w:right w:val="none" w:sz="0" w:space="0" w:color="auto"/>
      </w:divBdr>
    </w:div>
    <w:div w:id="1982803378">
      <w:bodyDiv w:val="1"/>
      <w:marLeft w:val="0"/>
      <w:marRight w:val="0"/>
      <w:marTop w:val="0"/>
      <w:marBottom w:val="0"/>
      <w:divBdr>
        <w:top w:val="none" w:sz="0" w:space="0" w:color="auto"/>
        <w:left w:val="none" w:sz="0" w:space="0" w:color="auto"/>
        <w:bottom w:val="none" w:sz="0" w:space="0" w:color="auto"/>
        <w:right w:val="none" w:sz="0" w:space="0" w:color="auto"/>
      </w:divBdr>
    </w:div>
    <w:div w:id="1984891091">
      <w:bodyDiv w:val="1"/>
      <w:marLeft w:val="0"/>
      <w:marRight w:val="0"/>
      <w:marTop w:val="0"/>
      <w:marBottom w:val="0"/>
      <w:divBdr>
        <w:top w:val="none" w:sz="0" w:space="0" w:color="auto"/>
        <w:left w:val="none" w:sz="0" w:space="0" w:color="auto"/>
        <w:bottom w:val="none" w:sz="0" w:space="0" w:color="auto"/>
        <w:right w:val="none" w:sz="0" w:space="0" w:color="auto"/>
      </w:divBdr>
    </w:div>
    <w:div w:id="1985162695">
      <w:bodyDiv w:val="1"/>
      <w:marLeft w:val="0"/>
      <w:marRight w:val="0"/>
      <w:marTop w:val="0"/>
      <w:marBottom w:val="0"/>
      <w:divBdr>
        <w:top w:val="none" w:sz="0" w:space="0" w:color="auto"/>
        <w:left w:val="none" w:sz="0" w:space="0" w:color="auto"/>
        <w:bottom w:val="none" w:sz="0" w:space="0" w:color="auto"/>
        <w:right w:val="none" w:sz="0" w:space="0" w:color="auto"/>
      </w:divBdr>
    </w:div>
    <w:div w:id="1986885180">
      <w:bodyDiv w:val="1"/>
      <w:marLeft w:val="0"/>
      <w:marRight w:val="0"/>
      <w:marTop w:val="0"/>
      <w:marBottom w:val="0"/>
      <w:divBdr>
        <w:top w:val="none" w:sz="0" w:space="0" w:color="auto"/>
        <w:left w:val="none" w:sz="0" w:space="0" w:color="auto"/>
        <w:bottom w:val="none" w:sz="0" w:space="0" w:color="auto"/>
        <w:right w:val="none" w:sz="0" w:space="0" w:color="auto"/>
      </w:divBdr>
    </w:div>
    <w:div w:id="1989086743">
      <w:bodyDiv w:val="1"/>
      <w:marLeft w:val="0"/>
      <w:marRight w:val="0"/>
      <w:marTop w:val="0"/>
      <w:marBottom w:val="0"/>
      <w:divBdr>
        <w:top w:val="none" w:sz="0" w:space="0" w:color="auto"/>
        <w:left w:val="none" w:sz="0" w:space="0" w:color="auto"/>
        <w:bottom w:val="none" w:sz="0" w:space="0" w:color="auto"/>
        <w:right w:val="none" w:sz="0" w:space="0" w:color="auto"/>
      </w:divBdr>
    </w:div>
    <w:div w:id="1992563082">
      <w:bodyDiv w:val="1"/>
      <w:marLeft w:val="0"/>
      <w:marRight w:val="0"/>
      <w:marTop w:val="0"/>
      <w:marBottom w:val="0"/>
      <w:divBdr>
        <w:top w:val="none" w:sz="0" w:space="0" w:color="auto"/>
        <w:left w:val="none" w:sz="0" w:space="0" w:color="auto"/>
        <w:bottom w:val="none" w:sz="0" w:space="0" w:color="auto"/>
        <w:right w:val="none" w:sz="0" w:space="0" w:color="auto"/>
      </w:divBdr>
    </w:div>
    <w:div w:id="1993636016">
      <w:bodyDiv w:val="1"/>
      <w:marLeft w:val="0"/>
      <w:marRight w:val="0"/>
      <w:marTop w:val="0"/>
      <w:marBottom w:val="0"/>
      <w:divBdr>
        <w:top w:val="none" w:sz="0" w:space="0" w:color="auto"/>
        <w:left w:val="none" w:sz="0" w:space="0" w:color="auto"/>
        <w:bottom w:val="none" w:sz="0" w:space="0" w:color="auto"/>
        <w:right w:val="none" w:sz="0" w:space="0" w:color="auto"/>
      </w:divBdr>
    </w:div>
    <w:div w:id="1994139042">
      <w:bodyDiv w:val="1"/>
      <w:marLeft w:val="0"/>
      <w:marRight w:val="0"/>
      <w:marTop w:val="0"/>
      <w:marBottom w:val="0"/>
      <w:divBdr>
        <w:top w:val="none" w:sz="0" w:space="0" w:color="auto"/>
        <w:left w:val="none" w:sz="0" w:space="0" w:color="auto"/>
        <w:bottom w:val="none" w:sz="0" w:space="0" w:color="auto"/>
        <w:right w:val="none" w:sz="0" w:space="0" w:color="auto"/>
      </w:divBdr>
    </w:div>
    <w:div w:id="1996031766">
      <w:bodyDiv w:val="1"/>
      <w:marLeft w:val="0"/>
      <w:marRight w:val="0"/>
      <w:marTop w:val="0"/>
      <w:marBottom w:val="0"/>
      <w:divBdr>
        <w:top w:val="none" w:sz="0" w:space="0" w:color="auto"/>
        <w:left w:val="none" w:sz="0" w:space="0" w:color="auto"/>
        <w:bottom w:val="none" w:sz="0" w:space="0" w:color="auto"/>
        <w:right w:val="none" w:sz="0" w:space="0" w:color="auto"/>
      </w:divBdr>
    </w:div>
    <w:div w:id="1997372252">
      <w:bodyDiv w:val="1"/>
      <w:marLeft w:val="0"/>
      <w:marRight w:val="0"/>
      <w:marTop w:val="0"/>
      <w:marBottom w:val="0"/>
      <w:divBdr>
        <w:top w:val="none" w:sz="0" w:space="0" w:color="auto"/>
        <w:left w:val="none" w:sz="0" w:space="0" w:color="auto"/>
        <w:bottom w:val="none" w:sz="0" w:space="0" w:color="auto"/>
        <w:right w:val="none" w:sz="0" w:space="0" w:color="auto"/>
      </w:divBdr>
    </w:div>
    <w:div w:id="1998150193">
      <w:bodyDiv w:val="1"/>
      <w:marLeft w:val="0"/>
      <w:marRight w:val="0"/>
      <w:marTop w:val="0"/>
      <w:marBottom w:val="0"/>
      <w:divBdr>
        <w:top w:val="none" w:sz="0" w:space="0" w:color="auto"/>
        <w:left w:val="none" w:sz="0" w:space="0" w:color="auto"/>
        <w:bottom w:val="none" w:sz="0" w:space="0" w:color="auto"/>
        <w:right w:val="none" w:sz="0" w:space="0" w:color="auto"/>
      </w:divBdr>
    </w:div>
    <w:div w:id="1999380443">
      <w:bodyDiv w:val="1"/>
      <w:marLeft w:val="0"/>
      <w:marRight w:val="0"/>
      <w:marTop w:val="0"/>
      <w:marBottom w:val="0"/>
      <w:divBdr>
        <w:top w:val="none" w:sz="0" w:space="0" w:color="auto"/>
        <w:left w:val="none" w:sz="0" w:space="0" w:color="auto"/>
        <w:bottom w:val="none" w:sz="0" w:space="0" w:color="auto"/>
        <w:right w:val="none" w:sz="0" w:space="0" w:color="auto"/>
      </w:divBdr>
    </w:div>
    <w:div w:id="2001155806">
      <w:bodyDiv w:val="1"/>
      <w:marLeft w:val="0"/>
      <w:marRight w:val="0"/>
      <w:marTop w:val="0"/>
      <w:marBottom w:val="0"/>
      <w:divBdr>
        <w:top w:val="none" w:sz="0" w:space="0" w:color="auto"/>
        <w:left w:val="none" w:sz="0" w:space="0" w:color="auto"/>
        <w:bottom w:val="none" w:sz="0" w:space="0" w:color="auto"/>
        <w:right w:val="none" w:sz="0" w:space="0" w:color="auto"/>
      </w:divBdr>
    </w:div>
    <w:div w:id="2001612010">
      <w:bodyDiv w:val="1"/>
      <w:marLeft w:val="0"/>
      <w:marRight w:val="0"/>
      <w:marTop w:val="0"/>
      <w:marBottom w:val="0"/>
      <w:divBdr>
        <w:top w:val="none" w:sz="0" w:space="0" w:color="auto"/>
        <w:left w:val="none" w:sz="0" w:space="0" w:color="auto"/>
        <w:bottom w:val="none" w:sz="0" w:space="0" w:color="auto"/>
        <w:right w:val="none" w:sz="0" w:space="0" w:color="auto"/>
      </w:divBdr>
    </w:div>
    <w:div w:id="2001690263">
      <w:bodyDiv w:val="1"/>
      <w:marLeft w:val="0"/>
      <w:marRight w:val="0"/>
      <w:marTop w:val="0"/>
      <w:marBottom w:val="0"/>
      <w:divBdr>
        <w:top w:val="none" w:sz="0" w:space="0" w:color="auto"/>
        <w:left w:val="none" w:sz="0" w:space="0" w:color="auto"/>
        <w:bottom w:val="none" w:sz="0" w:space="0" w:color="auto"/>
        <w:right w:val="none" w:sz="0" w:space="0" w:color="auto"/>
      </w:divBdr>
    </w:div>
    <w:div w:id="2002271718">
      <w:bodyDiv w:val="1"/>
      <w:marLeft w:val="0"/>
      <w:marRight w:val="0"/>
      <w:marTop w:val="0"/>
      <w:marBottom w:val="0"/>
      <w:divBdr>
        <w:top w:val="none" w:sz="0" w:space="0" w:color="auto"/>
        <w:left w:val="none" w:sz="0" w:space="0" w:color="auto"/>
        <w:bottom w:val="none" w:sz="0" w:space="0" w:color="auto"/>
        <w:right w:val="none" w:sz="0" w:space="0" w:color="auto"/>
      </w:divBdr>
    </w:div>
    <w:div w:id="2004510349">
      <w:bodyDiv w:val="1"/>
      <w:marLeft w:val="0"/>
      <w:marRight w:val="0"/>
      <w:marTop w:val="0"/>
      <w:marBottom w:val="0"/>
      <w:divBdr>
        <w:top w:val="none" w:sz="0" w:space="0" w:color="auto"/>
        <w:left w:val="none" w:sz="0" w:space="0" w:color="auto"/>
        <w:bottom w:val="none" w:sz="0" w:space="0" w:color="auto"/>
        <w:right w:val="none" w:sz="0" w:space="0" w:color="auto"/>
      </w:divBdr>
    </w:div>
    <w:div w:id="2005935171">
      <w:bodyDiv w:val="1"/>
      <w:marLeft w:val="0"/>
      <w:marRight w:val="0"/>
      <w:marTop w:val="0"/>
      <w:marBottom w:val="0"/>
      <w:divBdr>
        <w:top w:val="none" w:sz="0" w:space="0" w:color="auto"/>
        <w:left w:val="none" w:sz="0" w:space="0" w:color="auto"/>
        <w:bottom w:val="none" w:sz="0" w:space="0" w:color="auto"/>
        <w:right w:val="none" w:sz="0" w:space="0" w:color="auto"/>
      </w:divBdr>
    </w:div>
    <w:div w:id="2006782948">
      <w:bodyDiv w:val="1"/>
      <w:marLeft w:val="0"/>
      <w:marRight w:val="0"/>
      <w:marTop w:val="0"/>
      <w:marBottom w:val="0"/>
      <w:divBdr>
        <w:top w:val="none" w:sz="0" w:space="0" w:color="auto"/>
        <w:left w:val="none" w:sz="0" w:space="0" w:color="auto"/>
        <w:bottom w:val="none" w:sz="0" w:space="0" w:color="auto"/>
        <w:right w:val="none" w:sz="0" w:space="0" w:color="auto"/>
      </w:divBdr>
    </w:div>
    <w:div w:id="2007440335">
      <w:bodyDiv w:val="1"/>
      <w:marLeft w:val="0"/>
      <w:marRight w:val="0"/>
      <w:marTop w:val="0"/>
      <w:marBottom w:val="0"/>
      <w:divBdr>
        <w:top w:val="none" w:sz="0" w:space="0" w:color="auto"/>
        <w:left w:val="none" w:sz="0" w:space="0" w:color="auto"/>
        <w:bottom w:val="none" w:sz="0" w:space="0" w:color="auto"/>
        <w:right w:val="none" w:sz="0" w:space="0" w:color="auto"/>
      </w:divBdr>
    </w:div>
    <w:div w:id="2008705811">
      <w:bodyDiv w:val="1"/>
      <w:marLeft w:val="0"/>
      <w:marRight w:val="0"/>
      <w:marTop w:val="0"/>
      <w:marBottom w:val="0"/>
      <w:divBdr>
        <w:top w:val="none" w:sz="0" w:space="0" w:color="auto"/>
        <w:left w:val="none" w:sz="0" w:space="0" w:color="auto"/>
        <w:bottom w:val="none" w:sz="0" w:space="0" w:color="auto"/>
        <w:right w:val="none" w:sz="0" w:space="0" w:color="auto"/>
      </w:divBdr>
    </w:div>
    <w:div w:id="2009550926">
      <w:bodyDiv w:val="1"/>
      <w:marLeft w:val="0"/>
      <w:marRight w:val="0"/>
      <w:marTop w:val="0"/>
      <w:marBottom w:val="0"/>
      <w:divBdr>
        <w:top w:val="none" w:sz="0" w:space="0" w:color="auto"/>
        <w:left w:val="none" w:sz="0" w:space="0" w:color="auto"/>
        <w:bottom w:val="none" w:sz="0" w:space="0" w:color="auto"/>
        <w:right w:val="none" w:sz="0" w:space="0" w:color="auto"/>
      </w:divBdr>
    </w:div>
    <w:div w:id="2010283629">
      <w:bodyDiv w:val="1"/>
      <w:marLeft w:val="0"/>
      <w:marRight w:val="0"/>
      <w:marTop w:val="0"/>
      <w:marBottom w:val="0"/>
      <w:divBdr>
        <w:top w:val="none" w:sz="0" w:space="0" w:color="auto"/>
        <w:left w:val="none" w:sz="0" w:space="0" w:color="auto"/>
        <w:bottom w:val="none" w:sz="0" w:space="0" w:color="auto"/>
        <w:right w:val="none" w:sz="0" w:space="0" w:color="auto"/>
      </w:divBdr>
    </w:div>
    <w:div w:id="2012565090">
      <w:bodyDiv w:val="1"/>
      <w:marLeft w:val="0"/>
      <w:marRight w:val="0"/>
      <w:marTop w:val="0"/>
      <w:marBottom w:val="0"/>
      <w:divBdr>
        <w:top w:val="none" w:sz="0" w:space="0" w:color="auto"/>
        <w:left w:val="none" w:sz="0" w:space="0" w:color="auto"/>
        <w:bottom w:val="none" w:sz="0" w:space="0" w:color="auto"/>
        <w:right w:val="none" w:sz="0" w:space="0" w:color="auto"/>
      </w:divBdr>
    </w:div>
    <w:div w:id="2013215393">
      <w:bodyDiv w:val="1"/>
      <w:marLeft w:val="0"/>
      <w:marRight w:val="0"/>
      <w:marTop w:val="0"/>
      <w:marBottom w:val="0"/>
      <w:divBdr>
        <w:top w:val="none" w:sz="0" w:space="0" w:color="auto"/>
        <w:left w:val="none" w:sz="0" w:space="0" w:color="auto"/>
        <w:bottom w:val="none" w:sz="0" w:space="0" w:color="auto"/>
        <w:right w:val="none" w:sz="0" w:space="0" w:color="auto"/>
      </w:divBdr>
    </w:div>
    <w:div w:id="2014145648">
      <w:bodyDiv w:val="1"/>
      <w:marLeft w:val="0"/>
      <w:marRight w:val="0"/>
      <w:marTop w:val="0"/>
      <w:marBottom w:val="0"/>
      <w:divBdr>
        <w:top w:val="none" w:sz="0" w:space="0" w:color="auto"/>
        <w:left w:val="none" w:sz="0" w:space="0" w:color="auto"/>
        <w:bottom w:val="none" w:sz="0" w:space="0" w:color="auto"/>
        <w:right w:val="none" w:sz="0" w:space="0" w:color="auto"/>
      </w:divBdr>
    </w:div>
    <w:div w:id="2015641853">
      <w:bodyDiv w:val="1"/>
      <w:marLeft w:val="0"/>
      <w:marRight w:val="0"/>
      <w:marTop w:val="0"/>
      <w:marBottom w:val="0"/>
      <w:divBdr>
        <w:top w:val="none" w:sz="0" w:space="0" w:color="auto"/>
        <w:left w:val="none" w:sz="0" w:space="0" w:color="auto"/>
        <w:bottom w:val="none" w:sz="0" w:space="0" w:color="auto"/>
        <w:right w:val="none" w:sz="0" w:space="0" w:color="auto"/>
      </w:divBdr>
    </w:div>
    <w:div w:id="2021353526">
      <w:bodyDiv w:val="1"/>
      <w:marLeft w:val="0"/>
      <w:marRight w:val="0"/>
      <w:marTop w:val="0"/>
      <w:marBottom w:val="0"/>
      <w:divBdr>
        <w:top w:val="none" w:sz="0" w:space="0" w:color="auto"/>
        <w:left w:val="none" w:sz="0" w:space="0" w:color="auto"/>
        <w:bottom w:val="none" w:sz="0" w:space="0" w:color="auto"/>
        <w:right w:val="none" w:sz="0" w:space="0" w:color="auto"/>
      </w:divBdr>
    </w:div>
    <w:div w:id="2021660975">
      <w:bodyDiv w:val="1"/>
      <w:marLeft w:val="0"/>
      <w:marRight w:val="0"/>
      <w:marTop w:val="0"/>
      <w:marBottom w:val="0"/>
      <w:divBdr>
        <w:top w:val="none" w:sz="0" w:space="0" w:color="auto"/>
        <w:left w:val="none" w:sz="0" w:space="0" w:color="auto"/>
        <w:bottom w:val="none" w:sz="0" w:space="0" w:color="auto"/>
        <w:right w:val="none" w:sz="0" w:space="0" w:color="auto"/>
      </w:divBdr>
    </w:div>
    <w:div w:id="2025276769">
      <w:bodyDiv w:val="1"/>
      <w:marLeft w:val="0"/>
      <w:marRight w:val="0"/>
      <w:marTop w:val="0"/>
      <w:marBottom w:val="0"/>
      <w:divBdr>
        <w:top w:val="none" w:sz="0" w:space="0" w:color="auto"/>
        <w:left w:val="none" w:sz="0" w:space="0" w:color="auto"/>
        <w:bottom w:val="none" w:sz="0" w:space="0" w:color="auto"/>
        <w:right w:val="none" w:sz="0" w:space="0" w:color="auto"/>
      </w:divBdr>
    </w:div>
    <w:div w:id="2025477754">
      <w:bodyDiv w:val="1"/>
      <w:marLeft w:val="0"/>
      <w:marRight w:val="0"/>
      <w:marTop w:val="0"/>
      <w:marBottom w:val="0"/>
      <w:divBdr>
        <w:top w:val="none" w:sz="0" w:space="0" w:color="auto"/>
        <w:left w:val="none" w:sz="0" w:space="0" w:color="auto"/>
        <w:bottom w:val="none" w:sz="0" w:space="0" w:color="auto"/>
        <w:right w:val="none" w:sz="0" w:space="0" w:color="auto"/>
      </w:divBdr>
    </w:div>
    <w:div w:id="2025934051">
      <w:bodyDiv w:val="1"/>
      <w:marLeft w:val="0"/>
      <w:marRight w:val="0"/>
      <w:marTop w:val="0"/>
      <w:marBottom w:val="0"/>
      <w:divBdr>
        <w:top w:val="none" w:sz="0" w:space="0" w:color="auto"/>
        <w:left w:val="none" w:sz="0" w:space="0" w:color="auto"/>
        <w:bottom w:val="none" w:sz="0" w:space="0" w:color="auto"/>
        <w:right w:val="none" w:sz="0" w:space="0" w:color="auto"/>
      </w:divBdr>
    </w:div>
    <w:div w:id="2026518682">
      <w:bodyDiv w:val="1"/>
      <w:marLeft w:val="0"/>
      <w:marRight w:val="0"/>
      <w:marTop w:val="0"/>
      <w:marBottom w:val="0"/>
      <w:divBdr>
        <w:top w:val="none" w:sz="0" w:space="0" w:color="auto"/>
        <w:left w:val="none" w:sz="0" w:space="0" w:color="auto"/>
        <w:bottom w:val="none" w:sz="0" w:space="0" w:color="auto"/>
        <w:right w:val="none" w:sz="0" w:space="0" w:color="auto"/>
      </w:divBdr>
    </w:div>
    <w:div w:id="2027638009">
      <w:bodyDiv w:val="1"/>
      <w:marLeft w:val="0"/>
      <w:marRight w:val="0"/>
      <w:marTop w:val="0"/>
      <w:marBottom w:val="0"/>
      <w:divBdr>
        <w:top w:val="none" w:sz="0" w:space="0" w:color="auto"/>
        <w:left w:val="none" w:sz="0" w:space="0" w:color="auto"/>
        <w:bottom w:val="none" w:sz="0" w:space="0" w:color="auto"/>
        <w:right w:val="none" w:sz="0" w:space="0" w:color="auto"/>
      </w:divBdr>
    </w:div>
    <w:div w:id="2028866027">
      <w:bodyDiv w:val="1"/>
      <w:marLeft w:val="0"/>
      <w:marRight w:val="0"/>
      <w:marTop w:val="0"/>
      <w:marBottom w:val="0"/>
      <w:divBdr>
        <w:top w:val="none" w:sz="0" w:space="0" w:color="auto"/>
        <w:left w:val="none" w:sz="0" w:space="0" w:color="auto"/>
        <w:bottom w:val="none" w:sz="0" w:space="0" w:color="auto"/>
        <w:right w:val="none" w:sz="0" w:space="0" w:color="auto"/>
      </w:divBdr>
    </w:div>
    <w:div w:id="2030375647">
      <w:bodyDiv w:val="1"/>
      <w:marLeft w:val="0"/>
      <w:marRight w:val="0"/>
      <w:marTop w:val="0"/>
      <w:marBottom w:val="0"/>
      <w:divBdr>
        <w:top w:val="none" w:sz="0" w:space="0" w:color="auto"/>
        <w:left w:val="none" w:sz="0" w:space="0" w:color="auto"/>
        <w:bottom w:val="none" w:sz="0" w:space="0" w:color="auto"/>
        <w:right w:val="none" w:sz="0" w:space="0" w:color="auto"/>
      </w:divBdr>
    </w:div>
    <w:div w:id="2030452929">
      <w:bodyDiv w:val="1"/>
      <w:marLeft w:val="0"/>
      <w:marRight w:val="0"/>
      <w:marTop w:val="0"/>
      <w:marBottom w:val="0"/>
      <w:divBdr>
        <w:top w:val="none" w:sz="0" w:space="0" w:color="auto"/>
        <w:left w:val="none" w:sz="0" w:space="0" w:color="auto"/>
        <w:bottom w:val="none" w:sz="0" w:space="0" w:color="auto"/>
        <w:right w:val="none" w:sz="0" w:space="0" w:color="auto"/>
      </w:divBdr>
    </w:div>
    <w:div w:id="2030527183">
      <w:bodyDiv w:val="1"/>
      <w:marLeft w:val="0"/>
      <w:marRight w:val="0"/>
      <w:marTop w:val="0"/>
      <w:marBottom w:val="0"/>
      <w:divBdr>
        <w:top w:val="none" w:sz="0" w:space="0" w:color="auto"/>
        <w:left w:val="none" w:sz="0" w:space="0" w:color="auto"/>
        <w:bottom w:val="none" w:sz="0" w:space="0" w:color="auto"/>
        <w:right w:val="none" w:sz="0" w:space="0" w:color="auto"/>
      </w:divBdr>
    </w:div>
    <w:div w:id="2030985625">
      <w:bodyDiv w:val="1"/>
      <w:marLeft w:val="0"/>
      <w:marRight w:val="0"/>
      <w:marTop w:val="0"/>
      <w:marBottom w:val="0"/>
      <w:divBdr>
        <w:top w:val="none" w:sz="0" w:space="0" w:color="auto"/>
        <w:left w:val="none" w:sz="0" w:space="0" w:color="auto"/>
        <w:bottom w:val="none" w:sz="0" w:space="0" w:color="auto"/>
        <w:right w:val="none" w:sz="0" w:space="0" w:color="auto"/>
      </w:divBdr>
    </w:div>
    <w:div w:id="2031174366">
      <w:bodyDiv w:val="1"/>
      <w:marLeft w:val="0"/>
      <w:marRight w:val="0"/>
      <w:marTop w:val="0"/>
      <w:marBottom w:val="0"/>
      <w:divBdr>
        <w:top w:val="none" w:sz="0" w:space="0" w:color="auto"/>
        <w:left w:val="none" w:sz="0" w:space="0" w:color="auto"/>
        <w:bottom w:val="none" w:sz="0" w:space="0" w:color="auto"/>
        <w:right w:val="none" w:sz="0" w:space="0" w:color="auto"/>
      </w:divBdr>
    </w:div>
    <w:div w:id="2031450866">
      <w:bodyDiv w:val="1"/>
      <w:marLeft w:val="0"/>
      <w:marRight w:val="0"/>
      <w:marTop w:val="0"/>
      <w:marBottom w:val="0"/>
      <w:divBdr>
        <w:top w:val="none" w:sz="0" w:space="0" w:color="auto"/>
        <w:left w:val="none" w:sz="0" w:space="0" w:color="auto"/>
        <w:bottom w:val="none" w:sz="0" w:space="0" w:color="auto"/>
        <w:right w:val="none" w:sz="0" w:space="0" w:color="auto"/>
      </w:divBdr>
    </w:div>
    <w:div w:id="2033409903">
      <w:bodyDiv w:val="1"/>
      <w:marLeft w:val="0"/>
      <w:marRight w:val="0"/>
      <w:marTop w:val="0"/>
      <w:marBottom w:val="0"/>
      <w:divBdr>
        <w:top w:val="none" w:sz="0" w:space="0" w:color="auto"/>
        <w:left w:val="none" w:sz="0" w:space="0" w:color="auto"/>
        <w:bottom w:val="none" w:sz="0" w:space="0" w:color="auto"/>
        <w:right w:val="none" w:sz="0" w:space="0" w:color="auto"/>
      </w:divBdr>
    </w:div>
    <w:div w:id="2033993913">
      <w:bodyDiv w:val="1"/>
      <w:marLeft w:val="0"/>
      <w:marRight w:val="0"/>
      <w:marTop w:val="0"/>
      <w:marBottom w:val="0"/>
      <w:divBdr>
        <w:top w:val="none" w:sz="0" w:space="0" w:color="auto"/>
        <w:left w:val="none" w:sz="0" w:space="0" w:color="auto"/>
        <w:bottom w:val="none" w:sz="0" w:space="0" w:color="auto"/>
        <w:right w:val="none" w:sz="0" w:space="0" w:color="auto"/>
      </w:divBdr>
    </w:div>
    <w:div w:id="2034138895">
      <w:bodyDiv w:val="1"/>
      <w:marLeft w:val="0"/>
      <w:marRight w:val="0"/>
      <w:marTop w:val="0"/>
      <w:marBottom w:val="0"/>
      <w:divBdr>
        <w:top w:val="none" w:sz="0" w:space="0" w:color="auto"/>
        <w:left w:val="none" w:sz="0" w:space="0" w:color="auto"/>
        <w:bottom w:val="none" w:sz="0" w:space="0" w:color="auto"/>
        <w:right w:val="none" w:sz="0" w:space="0" w:color="auto"/>
      </w:divBdr>
    </w:div>
    <w:div w:id="2034573689">
      <w:bodyDiv w:val="1"/>
      <w:marLeft w:val="0"/>
      <w:marRight w:val="0"/>
      <w:marTop w:val="0"/>
      <w:marBottom w:val="0"/>
      <w:divBdr>
        <w:top w:val="none" w:sz="0" w:space="0" w:color="auto"/>
        <w:left w:val="none" w:sz="0" w:space="0" w:color="auto"/>
        <w:bottom w:val="none" w:sz="0" w:space="0" w:color="auto"/>
        <w:right w:val="none" w:sz="0" w:space="0" w:color="auto"/>
      </w:divBdr>
    </w:div>
    <w:div w:id="2035619377">
      <w:bodyDiv w:val="1"/>
      <w:marLeft w:val="0"/>
      <w:marRight w:val="0"/>
      <w:marTop w:val="0"/>
      <w:marBottom w:val="0"/>
      <w:divBdr>
        <w:top w:val="none" w:sz="0" w:space="0" w:color="auto"/>
        <w:left w:val="none" w:sz="0" w:space="0" w:color="auto"/>
        <w:bottom w:val="none" w:sz="0" w:space="0" w:color="auto"/>
        <w:right w:val="none" w:sz="0" w:space="0" w:color="auto"/>
      </w:divBdr>
    </w:div>
    <w:div w:id="2038500093">
      <w:bodyDiv w:val="1"/>
      <w:marLeft w:val="0"/>
      <w:marRight w:val="0"/>
      <w:marTop w:val="0"/>
      <w:marBottom w:val="0"/>
      <w:divBdr>
        <w:top w:val="none" w:sz="0" w:space="0" w:color="auto"/>
        <w:left w:val="none" w:sz="0" w:space="0" w:color="auto"/>
        <w:bottom w:val="none" w:sz="0" w:space="0" w:color="auto"/>
        <w:right w:val="none" w:sz="0" w:space="0" w:color="auto"/>
      </w:divBdr>
    </w:div>
    <w:div w:id="2042395597">
      <w:bodyDiv w:val="1"/>
      <w:marLeft w:val="0"/>
      <w:marRight w:val="0"/>
      <w:marTop w:val="0"/>
      <w:marBottom w:val="0"/>
      <w:divBdr>
        <w:top w:val="none" w:sz="0" w:space="0" w:color="auto"/>
        <w:left w:val="none" w:sz="0" w:space="0" w:color="auto"/>
        <w:bottom w:val="none" w:sz="0" w:space="0" w:color="auto"/>
        <w:right w:val="none" w:sz="0" w:space="0" w:color="auto"/>
      </w:divBdr>
    </w:div>
    <w:div w:id="2047215814">
      <w:bodyDiv w:val="1"/>
      <w:marLeft w:val="0"/>
      <w:marRight w:val="0"/>
      <w:marTop w:val="0"/>
      <w:marBottom w:val="0"/>
      <w:divBdr>
        <w:top w:val="none" w:sz="0" w:space="0" w:color="auto"/>
        <w:left w:val="none" w:sz="0" w:space="0" w:color="auto"/>
        <w:bottom w:val="none" w:sz="0" w:space="0" w:color="auto"/>
        <w:right w:val="none" w:sz="0" w:space="0" w:color="auto"/>
      </w:divBdr>
    </w:div>
    <w:div w:id="2052731913">
      <w:bodyDiv w:val="1"/>
      <w:marLeft w:val="0"/>
      <w:marRight w:val="0"/>
      <w:marTop w:val="0"/>
      <w:marBottom w:val="0"/>
      <w:divBdr>
        <w:top w:val="none" w:sz="0" w:space="0" w:color="auto"/>
        <w:left w:val="none" w:sz="0" w:space="0" w:color="auto"/>
        <w:bottom w:val="none" w:sz="0" w:space="0" w:color="auto"/>
        <w:right w:val="none" w:sz="0" w:space="0" w:color="auto"/>
      </w:divBdr>
    </w:div>
    <w:div w:id="2054452449">
      <w:bodyDiv w:val="1"/>
      <w:marLeft w:val="0"/>
      <w:marRight w:val="0"/>
      <w:marTop w:val="0"/>
      <w:marBottom w:val="0"/>
      <w:divBdr>
        <w:top w:val="none" w:sz="0" w:space="0" w:color="auto"/>
        <w:left w:val="none" w:sz="0" w:space="0" w:color="auto"/>
        <w:bottom w:val="none" w:sz="0" w:space="0" w:color="auto"/>
        <w:right w:val="none" w:sz="0" w:space="0" w:color="auto"/>
      </w:divBdr>
    </w:div>
    <w:div w:id="2054499523">
      <w:bodyDiv w:val="1"/>
      <w:marLeft w:val="0"/>
      <w:marRight w:val="0"/>
      <w:marTop w:val="0"/>
      <w:marBottom w:val="0"/>
      <w:divBdr>
        <w:top w:val="none" w:sz="0" w:space="0" w:color="auto"/>
        <w:left w:val="none" w:sz="0" w:space="0" w:color="auto"/>
        <w:bottom w:val="none" w:sz="0" w:space="0" w:color="auto"/>
        <w:right w:val="none" w:sz="0" w:space="0" w:color="auto"/>
      </w:divBdr>
    </w:div>
    <w:div w:id="2055814854">
      <w:bodyDiv w:val="1"/>
      <w:marLeft w:val="0"/>
      <w:marRight w:val="0"/>
      <w:marTop w:val="0"/>
      <w:marBottom w:val="0"/>
      <w:divBdr>
        <w:top w:val="none" w:sz="0" w:space="0" w:color="auto"/>
        <w:left w:val="none" w:sz="0" w:space="0" w:color="auto"/>
        <w:bottom w:val="none" w:sz="0" w:space="0" w:color="auto"/>
        <w:right w:val="none" w:sz="0" w:space="0" w:color="auto"/>
      </w:divBdr>
    </w:div>
    <w:div w:id="2057271405">
      <w:bodyDiv w:val="1"/>
      <w:marLeft w:val="0"/>
      <w:marRight w:val="0"/>
      <w:marTop w:val="0"/>
      <w:marBottom w:val="0"/>
      <w:divBdr>
        <w:top w:val="none" w:sz="0" w:space="0" w:color="auto"/>
        <w:left w:val="none" w:sz="0" w:space="0" w:color="auto"/>
        <w:bottom w:val="none" w:sz="0" w:space="0" w:color="auto"/>
        <w:right w:val="none" w:sz="0" w:space="0" w:color="auto"/>
      </w:divBdr>
    </w:div>
    <w:div w:id="2057732002">
      <w:bodyDiv w:val="1"/>
      <w:marLeft w:val="0"/>
      <w:marRight w:val="0"/>
      <w:marTop w:val="0"/>
      <w:marBottom w:val="0"/>
      <w:divBdr>
        <w:top w:val="none" w:sz="0" w:space="0" w:color="auto"/>
        <w:left w:val="none" w:sz="0" w:space="0" w:color="auto"/>
        <w:bottom w:val="none" w:sz="0" w:space="0" w:color="auto"/>
        <w:right w:val="none" w:sz="0" w:space="0" w:color="auto"/>
      </w:divBdr>
    </w:div>
    <w:div w:id="2059472962">
      <w:bodyDiv w:val="1"/>
      <w:marLeft w:val="0"/>
      <w:marRight w:val="0"/>
      <w:marTop w:val="0"/>
      <w:marBottom w:val="0"/>
      <w:divBdr>
        <w:top w:val="none" w:sz="0" w:space="0" w:color="auto"/>
        <w:left w:val="none" w:sz="0" w:space="0" w:color="auto"/>
        <w:bottom w:val="none" w:sz="0" w:space="0" w:color="auto"/>
        <w:right w:val="none" w:sz="0" w:space="0" w:color="auto"/>
      </w:divBdr>
    </w:div>
    <w:div w:id="2061204455">
      <w:bodyDiv w:val="1"/>
      <w:marLeft w:val="0"/>
      <w:marRight w:val="0"/>
      <w:marTop w:val="0"/>
      <w:marBottom w:val="0"/>
      <w:divBdr>
        <w:top w:val="none" w:sz="0" w:space="0" w:color="auto"/>
        <w:left w:val="none" w:sz="0" w:space="0" w:color="auto"/>
        <w:bottom w:val="none" w:sz="0" w:space="0" w:color="auto"/>
        <w:right w:val="none" w:sz="0" w:space="0" w:color="auto"/>
      </w:divBdr>
    </w:div>
    <w:div w:id="2064866103">
      <w:bodyDiv w:val="1"/>
      <w:marLeft w:val="0"/>
      <w:marRight w:val="0"/>
      <w:marTop w:val="0"/>
      <w:marBottom w:val="0"/>
      <w:divBdr>
        <w:top w:val="none" w:sz="0" w:space="0" w:color="auto"/>
        <w:left w:val="none" w:sz="0" w:space="0" w:color="auto"/>
        <w:bottom w:val="none" w:sz="0" w:space="0" w:color="auto"/>
        <w:right w:val="none" w:sz="0" w:space="0" w:color="auto"/>
      </w:divBdr>
    </w:div>
    <w:div w:id="2065325929">
      <w:bodyDiv w:val="1"/>
      <w:marLeft w:val="0"/>
      <w:marRight w:val="0"/>
      <w:marTop w:val="0"/>
      <w:marBottom w:val="0"/>
      <w:divBdr>
        <w:top w:val="none" w:sz="0" w:space="0" w:color="auto"/>
        <w:left w:val="none" w:sz="0" w:space="0" w:color="auto"/>
        <w:bottom w:val="none" w:sz="0" w:space="0" w:color="auto"/>
        <w:right w:val="none" w:sz="0" w:space="0" w:color="auto"/>
      </w:divBdr>
    </w:div>
    <w:div w:id="2065519049">
      <w:bodyDiv w:val="1"/>
      <w:marLeft w:val="0"/>
      <w:marRight w:val="0"/>
      <w:marTop w:val="0"/>
      <w:marBottom w:val="0"/>
      <w:divBdr>
        <w:top w:val="none" w:sz="0" w:space="0" w:color="auto"/>
        <w:left w:val="none" w:sz="0" w:space="0" w:color="auto"/>
        <w:bottom w:val="none" w:sz="0" w:space="0" w:color="auto"/>
        <w:right w:val="none" w:sz="0" w:space="0" w:color="auto"/>
      </w:divBdr>
    </w:div>
    <w:div w:id="2065716828">
      <w:bodyDiv w:val="1"/>
      <w:marLeft w:val="0"/>
      <w:marRight w:val="0"/>
      <w:marTop w:val="0"/>
      <w:marBottom w:val="0"/>
      <w:divBdr>
        <w:top w:val="none" w:sz="0" w:space="0" w:color="auto"/>
        <w:left w:val="none" w:sz="0" w:space="0" w:color="auto"/>
        <w:bottom w:val="none" w:sz="0" w:space="0" w:color="auto"/>
        <w:right w:val="none" w:sz="0" w:space="0" w:color="auto"/>
      </w:divBdr>
    </w:div>
    <w:div w:id="2071490642">
      <w:bodyDiv w:val="1"/>
      <w:marLeft w:val="0"/>
      <w:marRight w:val="0"/>
      <w:marTop w:val="0"/>
      <w:marBottom w:val="0"/>
      <w:divBdr>
        <w:top w:val="none" w:sz="0" w:space="0" w:color="auto"/>
        <w:left w:val="none" w:sz="0" w:space="0" w:color="auto"/>
        <w:bottom w:val="none" w:sz="0" w:space="0" w:color="auto"/>
        <w:right w:val="none" w:sz="0" w:space="0" w:color="auto"/>
      </w:divBdr>
    </w:div>
    <w:div w:id="2073381050">
      <w:bodyDiv w:val="1"/>
      <w:marLeft w:val="0"/>
      <w:marRight w:val="0"/>
      <w:marTop w:val="0"/>
      <w:marBottom w:val="0"/>
      <w:divBdr>
        <w:top w:val="none" w:sz="0" w:space="0" w:color="auto"/>
        <w:left w:val="none" w:sz="0" w:space="0" w:color="auto"/>
        <w:bottom w:val="none" w:sz="0" w:space="0" w:color="auto"/>
        <w:right w:val="none" w:sz="0" w:space="0" w:color="auto"/>
      </w:divBdr>
    </w:div>
    <w:div w:id="2075279343">
      <w:bodyDiv w:val="1"/>
      <w:marLeft w:val="0"/>
      <w:marRight w:val="0"/>
      <w:marTop w:val="0"/>
      <w:marBottom w:val="0"/>
      <w:divBdr>
        <w:top w:val="none" w:sz="0" w:space="0" w:color="auto"/>
        <w:left w:val="none" w:sz="0" w:space="0" w:color="auto"/>
        <w:bottom w:val="none" w:sz="0" w:space="0" w:color="auto"/>
        <w:right w:val="none" w:sz="0" w:space="0" w:color="auto"/>
      </w:divBdr>
    </w:div>
    <w:div w:id="2075354841">
      <w:bodyDiv w:val="1"/>
      <w:marLeft w:val="0"/>
      <w:marRight w:val="0"/>
      <w:marTop w:val="0"/>
      <w:marBottom w:val="0"/>
      <w:divBdr>
        <w:top w:val="none" w:sz="0" w:space="0" w:color="auto"/>
        <w:left w:val="none" w:sz="0" w:space="0" w:color="auto"/>
        <w:bottom w:val="none" w:sz="0" w:space="0" w:color="auto"/>
        <w:right w:val="none" w:sz="0" w:space="0" w:color="auto"/>
      </w:divBdr>
    </w:div>
    <w:div w:id="2077125604">
      <w:bodyDiv w:val="1"/>
      <w:marLeft w:val="0"/>
      <w:marRight w:val="0"/>
      <w:marTop w:val="0"/>
      <w:marBottom w:val="0"/>
      <w:divBdr>
        <w:top w:val="none" w:sz="0" w:space="0" w:color="auto"/>
        <w:left w:val="none" w:sz="0" w:space="0" w:color="auto"/>
        <w:bottom w:val="none" w:sz="0" w:space="0" w:color="auto"/>
        <w:right w:val="none" w:sz="0" w:space="0" w:color="auto"/>
      </w:divBdr>
    </w:div>
    <w:div w:id="2078242482">
      <w:bodyDiv w:val="1"/>
      <w:marLeft w:val="0"/>
      <w:marRight w:val="0"/>
      <w:marTop w:val="0"/>
      <w:marBottom w:val="0"/>
      <w:divBdr>
        <w:top w:val="none" w:sz="0" w:space="0" w:color="auto"/>
        <w:left w:val="none" w:sz="0" w:space="0" w:color="auto"/>
        <w:bottom w:val="none" w:sz="0" w:space="0" w:color="auto"/>
        <w:right w:val="none" w:sz="0" w:space="0" w:color="auto"/>
      </w:divBdr>
    </w:div>
    <w:div w:id="2079591329">
      <w:bodyDiv w:val="1"/>
      <w:marLeft w:val="0"/>
      <w:marRight w:val="0"/>
      <w:marTop w:val="0"/>
      <w:marBottom w:val="0"/>
      <w:divBdr>
        <w:top w:val="none" w:sz="0" w:space="0" w:color="auto"/>
        <w:left w:val="none" w:sz="0" w:space="0" w:color="auto"/>
        <w:bottom w:val="none" w:sz="0" w:space="0" w:color="auto"/>
        <w:right w:val="none" w:sz="0" w:space="0" w:color="auto"/>
      </w:divBdr>
    </w:div>
    <w:div w:id="2086802518">
      <w:bodyDiv w:val="1"/>
      <w:marLeft w:val="0"/>
      <w:marRight w:val="0"/>
      <w:marTop w:val="0"/>
      <w:marBottom w:val="0"/>
      <w:divBdr>
        <w:top w:val="none" w:sz="0" w:space="0" w:color="auto"/>
        <w:left w:val="none" w:sz="0" w:space="0" w:color="auto"/>
        <w:bottom w:val="none" w:sz="0" w:space="0" w:color="auto"/>
        <w:right w:val="none" w:sz="0" w:space="0" w:color="auto"/>
      </w:divBdr>
    </w:div>
    <w:div w:id="2089039899">
      <w:bodyDiv w:val="1"/>
      <w:marLeft w:val="0"/>
      <w:marRight w:val="0"/>
      <w:marTop w:val="0"/>
      <w:marBottom w:val="0"/>
      <w:divBdr>
        <w:top w:val="none" w:sz="0" w:space="0" w:color="auto"/>
        <w:left w:val="none" w:sz="0" w:space="0" w:color="auto"/>
        <w:bottom w:val="none" w:sz="0" w:space="0" w:color="auto"/>
        <w:right w:val="none" w:sz="0" w:space="0" w:color="auto"/>
      </w:divBdr>
    </w:div>
    <w:div w:id="2089495816">
      <w:bodyDiv w:val="1"/>
      <w:marLeft w:val="0"/>
      <w:marRight w:val="0"/>
      <w:marTop w:val="0"/>
      <w:marBottom w:val="0"/>
      <w:divBdr>
        <w:top w:val="none" w:sz="0" w:space="0" w:color="auto"/>
        <w:left w:val="none" w:sz="0" w:space="0" w:color="auto"/>
        <w:bottom w:val="none" w:sz="0" w:space="0" w:color="auto"/>
        <w:right w:val="none" w:sz="0" w:space="0" w:color="auto"/>
      </w:divBdr>
    </w:div>
    <w:div w:id="2090226714">
      <w:bodyDiv w:val="1"/>
      <w:marLeft w:val="0"/>
      <w:marRight w:val="0"/>
      <w:marTop w:val="0"/>
      <w:marBottom w:val="0"/>
      <w:divBdr>
        <w:top w:val="none" w:sz="0" w:space="0" w:color="auto"/>
        <w:left w:val="none" w:sz="0" w:space="0" w:color="auto"/>
        <w:bottom w:val="none" w:sz="0" w:space="0" w:color="auto"/>
        <w:right w:val="none" w:sz="0" w:space="0" w:color="auto"/>
      </w:divBdr>
    </w:div>
    <w:div w:id="2091270497">
      <w:bodyDiv w:val="1"/>
      <w:marLeft w:val="0"/>
      <w:marRight w:val="0"/>
      <w:marTop w:val="0"/>
      <w:marBottom w:val="0"/>
      <w:divBdr>
        <w:top w:val="none" w:sz="0" w:space="0" w:color="auto"/>
        <w:left w:val="none" w:sz="0" w:space="0" w:color="auto"/>
        <w:bottom w:val="none" w:sz="0" w:space="0" w:color="auto"/>
        <w:right w:val="none" w:sz="0" w:space="0" w:color="auto"/>
      </w:divBdr>
    </w:div>
    <w:div w:id="2091390141">
      <w:bodyDiv w:val="1"/>
      <w:marLeft w:val="0"/>
      <w:marRight w:val="0"/>
      <w:marTop w:val="0"/>
      <w:marBottom w:val="0"/>
      <w:divBdr>
        <w:top w:val="none" w:sz="0" w:space="0" w:color="auto"/>
        <w:left w:val="none" w:sz="0" w:space="0" w:color="auto"/>
        <w:bottom w:val="none" w:sz="0" w:space="0" w:color="auto"/>
        <w:right w:val="none" w:sz="0" w:space="0" w:color="auto"/>
      </w:divBdr>
    </w:div>
    <w:div w:id="2096784930">
      <w:bodyDiv w:val="1"/>
      <w:marLeft w:val="0"/>
      <w:marRight w:val="0"/>
      <w:marTop w:val="0"/>
      <w:marBottom w:val="0"/>
      <w:divBdr>
        <w:top w:val="none" w:sz="0" w:space="0" w:color="auto"/>
        <w:left w:val="none" w:sz="0" w:space="0" w:color="auto"/>
        <w:bottom w:val="none" w:sz="0" w:space="0" w:color="auto"/>
        <w:right w:val="none" w:sz="0" w:space="0" w:color="auto"/>
      </w:divBdr>
    </w:div>
    <w:div w:id="2097044979">
      <w:bodyDiv w:val="1"/>
      <w:marLeft w:val="0"/>
      <w:marRight w:val="0"/>
      <w:marTop w:val="0"/>
      <w:marBottom w:val="0"/>
      <w:divBdr>
        <w:top w:val="none" w:sz="0" w:space="0" w:color="auto"/>
        <w:left w:val="none" w:sz="0" w:space="0" w:color="auto"/>
        <w:bottom w:val="none" w:sz="0" w:space="0" w:color="auto"/>
        <w:right w:val="none" w:sz="0" w:space="0" w:color="auto"/>
      </w:divBdr>
    </w:div>
    <w:div w:id="2097314528">
      <w:bodyDiv w:val="1"/>
      <w:marLeft w:val="0"/>
      <w:marRight w:val="0"/>
      <w:marTop w:val="0"/>
      <w:marBottom w:val="0"/>
      <w:divBdr>
        <w:top w:val="none" w:sz="0" w:space="0" w:color="auto"/>
        <w:left w:val="none" w:sz="0" w:space="0" w:color="auto"/>
        <w:bottom w:val="none" w:sz="0" w:space="0" w:color="auto"/>
        <w:right w:val="none" w:sz="0" w:space="0" w:color="auto"/>
      </w:divBdr>
    </w:div>
    <w:div w:id="2097628088">
      <w:bodyDiv w:val="1"/>
      <w:marLeft w:val="0"/>
      <w:marRight w:val="0"/>
      <w:marTop w:val="0"/>
      <w:marBottom w:val="0"/>
      <w:divBdr>
        <w:top w:val="none" w:sz="0" w:space="0" w:color="auto"/>
        <w:left w:val="none" w:sz="0" w:space="0" w:color="auto"/>
        <w:bottom w:val="none" w:sz="0" w:space="0" w:color="auto"/>
        <w:right w:val="none" w:sz="0" w:space="0" w:color="auto"/>
      </w:divBdr>
    </w:div>
    <w:div w:id="2102020724">
      <w:bodyDiv w:val="1"/>
      <w:marLeft w:val="0"/>
      <w:marRight w:val="0"/>
      <w:marTop w:val="0"/>
      <w:marBottom w:val="0"/>
      <w:divBdr>
        <w:top w:val="none" w:sz="0" w:space="0" w:color="auto"/>
        <w:left w:val="none" w:sz="0" w:space="0" w:color="auto"/>
        <w:bottom w:val="none" w:sz="0" w:space="0" w:color="auto"/>
        <w:right w:val="none" w:sz="0" w:space="0" w:color="auto"/>
      </w:divBdr>
    </w:div>
    <w:div w:id="2108648402">
      <w:bodyDiv w:val="1"/>
      <w:marLeft w:val="0"/>
      <w:marRight w:val="0"/>
      <w:marTop w:val="0"/>
      <w:marBottom w:val="0"/>
      <w:divBdr>
        <w:top w:val="none" w:sz="0" w:space="0" w:color="auto"/>
        <w:left w:val="none" w:sz="0" w:space="0" w:color="auto"/>
        <w:bottom w:val="none" w:sz="0" w:space="0" w:color="auto"/>
        <w:right w:val="none" w:sz="0" w:space="0" w:color="auto"/>
      </w:divBdr>
    </w:div>
    <w:div w:id="2111774669">
      <w:bodyDiv w:val="1"/>
      <w:marLeft w:val="0"/>
      <w:marRight w:val="0"/>
      <w:marTop w:val="0"/>
      <w:marBottom w:val="0"/>
      <w:divBdr>
        <w:top w:val="none" w:sz="0" w:space="0" w:color="auto"/>
        <w:left w:val="none" w:sz="0" w:space="0" w:color="auto"/>
        <w:bottom w:val="none" w:sz="0" w:space="0" w:color="auto"/>
        <w:right w:val="none" w:sz="0" w:space="0" w:color="auto"/>
      </w:divBdr>
    </w:div>
    <w:div w:id="2113738741">
      <w:bodyDiv w:val="1"/>
      <w:marLeft w:val="0"/>
      <w:marRight w:val="0"/>
      <w:marTop w:val="0"/>
      <w:marBottom w:val="0"/>
      <w:divBdr>
        <w:top w:val="none" w:sz="0" w:space="0" w:color="auto"/>
        <w:left w:val="none" w:sz="0" w:space="0" w:color="auto"/>
        <w:bottom w:val="none" w:sz="0" w:space="0" w:color="auto"/>
        <w:right w:val="none" w:sz="0" w:space="0" w:color="auto"/>
      </w:divBdr>
    </w:div>
    <w:div w:id="2115707782">
      <w:bodyDiv w:val="1"/>
      <w:marLeft w:val="0"/>
      <w:marRight w:val="0"/>
      <w:marTop w:val="0"/>
      <w:marBottom w:val="0"/>
      <w:divBdr>
        <w:top w:val="none" w:sz="0" w:space="0" w:color="auto"/>
        <w:left w:val="none" w:sz="0" w:space="0" w:color="auto"/>
        <w:bottom w:val="none" w:sz="0" w:space="0" w:color="auto"/>
        <w:right w:val="none" w:sz="0" w:space="0" w:color="auto"/>
      </w:divBdr>
    </w:div>
    <w:div w:id="2119399871">
      <w:bodyDiv w:val="1"/>
      <w:marLeft w:val="0"/>
      <w:marRight w:val="0"/>
      <w:marTop w:val="0"/>
      <w:marBottom w:val="0"/>
      <w:divBdr>
        <w:top w:val="none" w:sz="0" w:space="0" w:color="auto"/>
        <w:left w:val="none" w:sz="0" w:space="0" w:color="auto"/>
        <w:bottom w:val="none" w:sz="0" w:space="0" w:color="auto"/>
        <w:right w:val="none" w:sz="0" w:space="0" w:color="auto"/>
      </w:divBdr>
    </w:div>
    <w:div w:id="2120486798">
      <w:bodyDiv w:val="1"/>
      <w:marLeft w:val="0"/>
      <w:marRight w:val="0"/>
      <w:marTop w:val="0"/>
      <w:marBottom w:val="0"/>
      <w:divBdr>
        <w:top w:val="none" w:sz="0" w:space="0" w:color="auto"/>
        <w:left w:val="none" w:sz="0" w:space="0" w:color="auto"/>
        <w:bottom w:val="none" w:sz="0" w:space="0" w:color="auto"/>
        <w:right w:val="none" w:sz="0" w:space="0" w:color="auto"/>
      </w:divBdr>
    </w:div>
    <w:div w:id="2125727809">
      <w:bodyDiv w:val="1"/>
      <w:marLeft w:val="0"/>
      <w:marRight w:val="0"/>
      <w:marTop w:val="0"/>
      <w:marBottom w:val="0"/>
      <w:divBdr>
        <w:top w:val="none" w:sz="0" w:space="0" w:color="auto"/>
        <w:left w:val="none" w:sz="0" w:space="0" w:color="auto"/>
        <w:bottom w:val="none" w:sz="0" w:space="0" w:color="auto"/>
        <w:right w:val="none" w:sz="0" w:space="0" w:color="auto"/>
      </w:divBdr>
    </w:div>
    <w:div w:id="2125926519">
      <w:bodyDiv w:val="1"/>
      <w:marLeft w:val="0"/>
      <w:marRight w:val="0"/>
      <w:marTop w:val="0"/>
      <w:marBottom w:val="0"/>
      <w:divBdr>
        <w:top w:val="none" w:sz="0" w:space="0" w:color="auto"/>
        <w:left w:val="none" w:sz="0" w:space="0" w:color="auto"/>
        <w:bottom w:val="none" w:sz="0" w:space="0" w:color="auto"/>
        <w:right w:val="none" w:sz="0" w:space="0" w:color="auto"/>
      </w:divBdr>
    </w:div>
    <w:div w:id="2126268987">
      <w:bodyDiv w:val="1"/>
      <w:marLeft w:val="0"/>
      <w:marRight w:val="0"/>
      <w:marTop w:val="0"/>
      <w:marBottom w:val="0"/>
      <w:divBdr>
        <w:top w:val="none" w:sz="0" w:space="0" w:color="auto"/>
        <w:left w:val="none" w:sz="0" w:space="0" w:color="auto"/>
        <w:bottom w:val="none" w:sz="0" w:space="0" w:color="auto"/>
        <w:right w:val="none" w:sz="0" w:space="0" w:color="auto"/>
      </w:divBdr>
    </w:div>
    <w:div w:id="2126924428">
      <w:bodyDiv w:val="1"/>
      <w:marLeft w:val="0"/>
      <w:marRight w:val="0"/>
      <w:marTop w:val="0"/>
      <w:marBottom w:val="0"/>
      <w:divBdr>
        <w:top w:val="none" w:sz="0" w:space="0" w:color="auto"/>
        <w:left w:val="none" w:sz="0" w:space="0" w:color="auto"/>
        <w:bottom w:val="none" w:sz="0" w:space="0" w:color="auto"/>
        <w:right w:val="none" w:sz="0" w:space="0" w:color="auto"/>
      </w:divBdr>
    </w:div>
    <w:div w:id="2127889318">
      <w:bodyDiv w:val="1"/>
      <w:marLeft w:val="0"/>
      <w:marRight w:val="0"/>
      <w:marTop w:val="0"/>
      <w:marBottom w:val="0"/>
      <w:divBdr>
        <w:top w:val="none" w:sz="0" w:space="0" w:color="auto"/>
        <w:left w:val="none" w:sz="0" w:space="0" w:color="auto"/>
        <w:bottom w:val="none" w:sz="0" w:space="0" w:color="auto"/>
        <w:right w:val="none" w:sz="0" w:space="0" w:color="auto"/>
      </w:divBdr>
    </w:div>
    <w:div w:id="2128233478">
      <w:bodyDiv w:val="1"/>
      <w:marLeft w:val="0"/>
      <w:marRight w:val="0"/>
      <w:marTop w:val="0"/>
      <w:marBottom w:val="0"/>
      <w:divBdr>
        <w:top w:val="none" w:sz="0" w:space="0" w:color="auto"/>
        <w:left w:val="none" w:sz="0" w:space="0" w:color="auto"/>
        <w:bottom w:val="none" w:sz="0" w:space="0" w:color="auto"/>
        <w:right w:val="none" w:sz="0" w:space="0" w:color="auto"/>
      </w:divBdr>
    </w:div>
    <w:div w:id="2129159131">
      <w:bodyDiv w:val="1"/>
      <w:marLeft w:val="0"/>
      <w:marRight w:val="0"/>
      <w:marTop w:val="0"/>
      <w:marBottom w:val="0"/>
      <w:divBdr>
        <w:top w:val="none" w:sz="0" w:space="0" w:color="auto"/>
        <w:left w:val="none" w:sz="0" w:space="0" w:color="auto"/>
        <w:bottom w:val="none" w:sz="0" w:space="0" w:color="auto"/>
        <w:right w:val="none" w:sz="0" w:space="0" w:color="auto"/>
      </w:divBdr>
    </w:div>
    <w:div w:id="2130276333">
      <w:bodyDiv w:val="1"/>
      <w:marLeft w:val="0"/>
      <w:marRight w:val="0"/>
      <w:marTop w:val="0"/>
      <w:marBottom w:val="0"/>
      <w:divBdr>
        <w:top w:val="none" w:sz="0" w:space="0" w:color="auto"/>
        <w:left w:val="none" w:sz="0" w:space="0" w:color="auto"/>
        <w:bottom w:val="none" w:sz="0" w:space="0" w:color="auto"/>
        <w:right w:val="none" w:sz="0" w:space="0" w:color="auto"/>
      </w:divBdr>
    </w:div>
    <w:div w:id="2130277577">
      <w:bodyDiv w:val="1"/>
      <w:marLeft w:val="0"/>
      <w:marRight w:val="0"/>
      <w:marTop w:val="0"/>
      <w:marBottom w:val="0"/>
      <w:divBdr>
        <w:top w:val="none" w:sz="0" w:space="0" w:color="auto"/>
        <w:left w:val="none" w:sz="0" w:space="0" w:color="auto"/>
        <w:bottom w:val="none" w:sz="0" w:space="0" w:color="auto"/>
        <w:right w:val="none" w:sz="0" w:space="0" w:color="auto"/>
      </w:divBdr>
    </w:div>
    <w:div w:id="2133933530">
      <w:bodyDiv w:val="1"/>
      <w:marLeft w:val="0"/>
      <w:marRight w:val="0"/>
      <w:marTop w:val="0"/>
      <w:marBottom w:val="0"/>
      <w:divBdr>
        <w:top w:val="none" w:sz="0" w:space="0" w:color="auto"/>
        <w:left w:val="none" w:sz="0" w:space="0" w:color="auto"/>
        <w:bottom w:val="none" w:sz="0" w:space="0" w:color="auto"/>
        <w:right w:val="none" w:sz="0" w:space="0" w:color="auto"/>
      </w:divBdr>
    </w:div>
    <w:div w:id="2134714183">
      <w:bodyDiv w:val="1"/>
      <w:marLeft w:val="0"/>
      <w:marRight w:val="0"/>
      <w:marTop w:val="0"/>
      <w:marBottom w:val="0"/>
      <w:divBdr>
        <w:top w:val="none" w:sz="0" w:space="0" w:color="auto"/>
        <w:left w:val="none" w:sz="0" w:space="0" w:color="auto"/>
        <w:bottom w:val="none" w:sz="0" w:space="0" w:color="auto"/>
        <w:right w:val="none" w:sz="0" w:space="0" w:color="auto"/>
      </w:divBdr>
    </w:div>
    <w:div w:id="2134788964">
      <w:bodyDiv w:val="1"/>
      <w:marLeft w:val="0"/>
      <w:marRight w:val="0"/>
      <w:marTop w:val="0"/>
      <w:marBottom w:val="0"/>
      <w:divBdr>
        <w:top w:val="none" w:sz="0" w:space="0" w:color="auto"/>
        <w:left w:val="none" w:sz="0" w:space="0" w:color="auto"/>
        <w:bottom w:val="none" w:sz="0" w:space="0" w:color="auto"/>
        <w:right w:val="none" w:sz="0" w:space="0" w:color="auto"/>
      </w:divBdr>
    </w:div>
    <w:div w:id="2136290246">
      <w:bodyDiv w:val="1"/>
      <w:marLeft w:val="0"/>
      <w:marRight w:val="0"/>
      <w:marTop w:val="0"/>
      <w:marBottom w:val="0"/>
      <w:divBdr>
        <w:top w:val="none" w:sz="0" w:space="0" w:color="auto"/>
        <w:left w:val="none" w:sz="0" w:space="0" w:color="auto"/>
        <w:bottom w:val="none" w:sz="0" w:space="0" w:color="auto"/>
        <w:right w:val="none" w:sz="0" w:space="0" w:color="auto"/>
      </w:divBdr>
    </w:div>
    <w:div w:id="2142192359">
      <w:bodyDiv w:val="1"/>
      <w:marLeft w:val="0"/>
      <w:marRight w:val="0"/>
      <w:marTop w:val="0"/>
      <w:marBottom w:val="0"/>
      <w:divBdr>
        <w:top w:val="none" w:sz="0" w:space="0" w:color="auto"/>
        <w:left w:val="none" w:sz="0" w:space="0" w:color="auto"/>
        <w:bottom w:val="none" w:sz="0" w:space="0" w:color="auto"/>
        <w:right w:val="none" w:sz="0" w:space="0" w:color="auto"/>
      </w:divBdr>
    </w:div>
    <w:div w:id="2142455718">
      <w:bodyDiv w:val="1"/>
      <w:marLeft w:val="0"/>
      <w:marRight w:val="0"/>
      <w:marTop w:val="0"/>
      <w:marBottom w:val="0"/>
      <w:divBdr>
        <w:top w:val="none" w:sz="0" w:space="0" w:color="auto"/>
        <w:left w:val="none" w:sz="0" w:space="0" w:color="auto"/>
        <w:bottom w:val="none" w:sz="0" w:space="0" w:color="auto"/>
        <w:right w:val="none" w:sz="0" w:space="0" w:color="auto"/>
      </w:divBdr>
    </w:div>
    <w:div w:id="2145347656">
      <w:bodyDiv w:val="1"/>
      <w:marLeft w:val="0"/>
      <w:marRight w:val="0"/>
      <w:marTop w:val="0"/>
      <w:marBottom w:val="0"/>
      <w:divBdr>
        <w:top w:val="none" w:sz="0" w:space="0" w:color="auto"/>
        <w:left w:val="none" w:sz="0" w:space="0" w:color="auto"/>
        <w:bottom w:val="none" w:sz="0" w:space="0" w:color="auto"/>
        <w:right w:val="none" w:sz="0" w:space="0" w:color="auto"/>
      </w:divBdr>
    </w:div>
    <w:div w:id="2145612935">
      <w:bodyDiv w:val="1"/>
      <w:marLeft w:val="0"/>
      <w:marRight w:val="0"/>
      <w:marTop w:val="0"/>
      <w:marBottom w:val="0"/>
      <w:divBdr>
        <w:top w:val="none" w:sz="0" w:space="0" w:color="auto"/>
        <w:left w:val="none" w:sz="0" w:space="0" w:color="auto"/>
        <w:bottom w:val="none" w:sz="0" w:space="0" w:color="auto"/>
        <w:right w:val="none" w:sz="0" w:space="0" w:color="auto"/>
      </w:divBdr>
    </w:div>
    <w:div w:id="214735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21.jpe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Gle10</b:Tag>
    <b:SourceType>Book</b:SourceType>
    <b:Guid>{4027D647-09C2-424C-A779-F47BF6E0CC6D}</b:Guid>
    <b:Author>
      <b:Author>
        <b:NameList>
          <b:Person>
            <b:Last>Knoll</b:Last>
            <b:First>Glenn</b:First>
            <b:Middle>F.</b:Middle>
          </b:Person>
        </b:NameList>
      </b:Author>
    </b:Author>
    <b:Title>Radiation detection and measurement; 4th ed.</b:Title>
    <b:Year>2010</b:Year>
    <b:City>New York, NY</b:City>
    <b:Publisher>Wiley</b:Publisher>
    <b:RefOrder>1</b:RefOrder>
  </b:Source>
  <b:Source>
    <b:Tag>Chr20</b:Tag>
    <b:SourceType>Book</b:SourceType>
    <b:Guid>{0E6DC46E-A259-4600-B87D-CCF2F6A7E540}</b:Guid>
    <b:Author>
      <b:Author>
        <b:NameList>
          <b:Person>
            <b:Last>Christian W. Fabjan</b:Last>
            <b:First>Herwig</b:First>
            <b:Middle>Schopper</b:Middle>
          </b:Person>
        </b:NameList>
      </b:Author>
    </b:Author>
    <b:Title>Particle Physics Reference Library, Volume 2: Detectors for Particles and Radiation</b:Title>
    <b:Year>2020</b:Year>
    <b:City>Vienna, Austria</b:City>
    <b:Publisher>Springer</b:Publisher>
    <b:RefOrder>10</b:RefOrder>
  </b:Source>
  <b:Source>
    <b:Tag>Dav17</b:Tag>
    <b:SourceType>JournalArticle</b:SourceType>
    <b:Guid>{3F837193-0FBF-42DD-97A6-90CDD8357D45}</b:Guid>
    <b:Title>Semiconductor materials for X-ray detectors</b:Title>
    <b:Year>2017</b:Year>
    <b:Author>
      <b:Author>
        <b:NameList>
          <b:Person>
            <b:Last>David Pennicard</b:Last>
            <b:First>Benoît</b:First>
            <b:Middle>Pirard, Oleg Tolbanov and Krzysztof Iniewski</b:Middle>
          </b:Person>
        </b:NameList>
      </b:Author>
    </b:Author>
    <b:JournalName>MRS Bulletin</b:JournalName>
    <b:RefOrder>7</b:RefOrder>
  </b:Source>
  <b:Source>
    <b:Tag>XrayVoltage</b:Tag>
    <b:SourceType>JournalArticle</b:SourceType>
    <b:Guid>{9BCA7844-2E9D-4737-A394-A177A2F8D0BB}</b:Guid>
    <b:Author>
      <b:Author>
        <b:NameList>
          <b:Person>
            <b:Last>al.</b:Last>
            <b:First>Sangeetha</b:First>
            <b:Middle>Prabhu et</b:Middle>
          </b:Person>
        </b:NameList>
      </b:Author>
    </b:Author>
    <b:Title>Production of X-RAYS using X-RAY Tube</b:Title>
    <b:JournalName>Journal of Physics: Conference Series</b:JournalName>
    <b:Year>2020</b:Year>
    <b:RefOrder>2</b:RefOrder>
  </b:Source>
  <b:Source>
    <b:Tag>Xra</b:Tag>
    <b:SourceType>InternetSite</b:SourceType>
    <b:Guid>{90533E76-1001-44C5-A6A6-A41173DBF829}</b:Guid>
    <b:Title>X-ray Production, Tubes, and Generators</b:Title>
    <b:InternetSiteTitle>Radiology Key</b:InternetSiteTitle>
    <b:URL>https://radiologykey.com/x-ray-production-tubes-and-generators</b:URL>
    <b:RefOrder>3</b:RefOrder>
  </b:Source>
  <b:Source>
    <b:Tag>WOL24</b:Tag>
    <b:SourceType>InternetSite</b:SourceType>
    <b:Guid>{63E804F1-65F3-4079-A296-0F900248D1EE}</b:Guid>
    <b:InternetSiteTitle>WOLFMET</b:InternetSiteTitle>
    <b:Year>2024</b:Year>
    <b:Month>February</b:Month>
    <b:Day>05</b:Day>
    <b:URL>https://www.wolfmet.com/tungstenalloys</b:URL>
    <b:RefOrder>4</b:RefOrder>
  </b:Source>
  <b:Source>
    <b:Tag>Oxf24</b:Tag>
    <b:SourceType>InternetSite</b:SourceType>
    <b:Guid>{C2C728B1-7F86-4625-90ED-C8380DA00783}</b:Guid>
    <b:Author>
      <b:Author>
        <b:NameList>
          <b:Person>
            <b:Last>Technologies</b:Last>
            <b:First>Oxford</b:First>
            <b:Middle>Instruments X-ray</b:Middle>
          </b:Person>
        </b:NameList>
      </b:Author>
    </b:Author>
    <b:Title>Managing the Heat Produced by X-ray Tubes</b:Title>
    <b:Year>2024</b:Year>
    <b:Month>February</b:Month>
    <b:Day>05</b:Day>
    <b:URL>https://xray.oxinst.com/learning/view/article/managing-the-heat-produced-by-x-ray-tubes</b:URL>
    <b:RefOrder>5</b:RefOrder>
  </b:Source>
  <b:Source>
    <b:Tag>JAn04</b:Tag>
    <b:SourceType>JournalArticle</b:SourceType>
    <b:Guid>{F285AAD9-3CE1-46EC-9312-F6A88CDF6332}</b:Guid>
    <b:Title>X-ray imaging physics for nuclear medicine technologists. Part 1: Basic principles of x-ray production</b:Title>
    <b:Year>204</b:Year>
    <b:Author>
      <b:Author>
        <b:NameList>
          <b:Person>
            <b:Last>Seibert</b:Last>
            <b:First>J.</b:First>
            <b:Middle>Anthony</b:Middle>
          </b:Person>
        </b:NameList>
      </b:Author>
    </b:Author>
    <b:JournalName>Nuclear Medicine Technology</b:JournalName>
    <b:RefOrder>6</b:RefOrder>
  </b:Source>
  <b:Source>
    <b:Tag>ADa20</b:Tag>
    <b:SourceType>JournalArticle</b:SourceType>
    <b:Guid>{A2CC54AF-16B7-420B-B247-A36DF54B7DCA}</b:Guid>
    <b:Author>
      <b:Author>
        <b:NameList>
          <b:Person>
            <b:Last>A. Datta</b:Last>
            <b:First>Z.</b:First>
            <b:Middle>Zhong &amp; S. Motakef</b:Middle>
          </b:Person>
        </b:NameList>
      </b:Author>
    </b:Author>
    <b:Title>A new generation of direct X-ray detectors for medical and synchrotron imaging applications</b:Title>
    <b:JournalName>Scientific Reports</b:JournalName>
    <b:Year>2020</b:Year>
    <b:RefOrder>8</b:RefOrder>
  </b:Source>
  <b:Source>
    <b:Tag>Basa</b:Tag>
    <b:SourceType>JournalArticle</b:SourceType>
    <b:Guid>{25B18A88-BDEF-496D-B47E-8EE3CE31A342}</b:Guid>
    <b:Author>
      <b:Author>
        <b:NameList>
          <b:Person>
            <b:Last>Laura Basiricò</b:Last>
            <b:First>Andrea</b:First>
            <b:Middle>Ciavatti, Beatrice Fraboni</b:Middle>
          </b:Person>
        </b:NameList>
      </b:Author>
    </b:Author>
    <b:Title>Solution-Grown Organic and Perovskite X-Ray Detectors: A New Paradigm for the Direct Detection of Ionizing Radiation</b:Title>
    <b:JournalName>Adv. Mater. Technol.</b:JournalName>
    <b:Year>2021</b:Year>
    <b:RefOrder>9</b:RefOrder>
  </b:Source>
  <b:Source>
    <b:Tag>Sil</b:Tag>
    <b:SourceType>InternetSite</b:SourceType>
    <b:Guid>{C3F95C47-D820-45C9-9B4D-AC352FCC2DE9}</b:Guid>
    <b:Title>Silicon Sensors</b:Title>
    <b:InternetSiteTitle>DECTRIS</b:InternetSiteTitle>
    <b:URL>https://www.dectris.com/en/technology/sensors/silicon-sensors/</b:URL>
    <b:RefOrder>11</b:RefOrder>
  </b:Source>
  <b:Source>
    <b:Tag>Mat18</b:Tag>
    <b:SourceType>BookSection</b:SourceType>
    <b:Guid>{0E2ADEEB-B4D7-4789-9DAE-D1216A14ACED}</b:Guid>
    <b:Author>
      <b:Author>
        <b:NameList>
          <b:Person>
            <b:Last>Matthew D. McCluskey</b:Last>
            <b:First>Eugene</b:First>
            <b:Middle>E. Haller</b:Middle>
          </b:Person>
        </b:NameList>
      </b:Author>
    </b:Author>
    <b:Title>Dopants and defects in semiconductors, Second Edition</b:Title>
    <b:Year>2018</b:Year>
    <b:Publisher>CRC Press</b:Publisher>
    <b:Pages>29-33</b:Pages>
    <b:RefOrder>12</b:RefOrder>
  </b:Source>
  <b:Source>
    <b:Tag>Don12</b:Tag>
    <b:SourceType>BookSection</b:SourceType>
    <b:Guid>{FCDC11D9-4945-42FE-A3D8-07BBDA685D5E}</b:Guid>
    <b:Author>
      <b:Author>
        <b:NameList>
          <b:Person>
            <b:Last>Neamen</b:Last>
            <b:First>Donald</b:First>
            <b:Middle>A.</b:Middle>
          </b:Person>
        </b:NameList>
      </b:Author>
    </b:Author>
    <b:Title>Semiconductor Physics and Devices: Basic Principles, Fourth Edition</b:Title>
    <b:Year>2012</b:Year>
    <b:Pages>Chapter 4</b:Pages>
    <b:RefOrder>13</b:RefOrder>
  </b:Source>
  <b:Source>
    <b:Tag>Ben06</b:Tag>
    <b:SourceType>BookSection</b:SourceType>
    <b:Guid>{72B8444E-D85A-486B-B032-818042E64681}</b:Guid>
    <b:Author>
      <b:Author>
        <b:NameList>
          <b:Person>
            <b:Last>Ben Depuydt</b:Last>
            <b:First>Antoon</b:First>
            <b:Middle>Theuwis, Igor Romandic</b:Middle>
          </b:Person>
        </b:NameList>
      </b:Author>
    </b:Author>
    <b:Title>Germanium: From the first application of Czochralski crystal growth to large diameter dislocation-free wafers</b:Title>
    <b:BookTitle>Materials Science in Semiconductor Processing</b:BookTitle>
    <b:Year>2006</b:Year>
    <b:Pages>437-443</b:Pages>
    <b:RefOrder>14</b:RefOrder>
  </b:Source>
  <b:Source>
    <b:Tag>Kit05</b:Tag>
    <b:SourceType>BookSection</b:SourceType>
    <b:Guid>{9E7378AB-8CC3-4B43-87F3-9608A4F7169C}</b:Guid>
    <b:Title>Introduction to Solid State Physics, Eighth Edition</b:Title>
    <b:Year>2005</b:Year>
    <b:Author>
      <b:Author>
        <b:NameList>
          <b:Person>
            <b:Last>Kittel</b:Last>
            <b:First>Charles</b:First>
          </b:Person>
        </b:NameList>
      </b:Author>
    </b:Author>
    <b:Pages>190</b:Pages>
    <b:Publisher>John Wiley &amp; Sons, Inc.</b:Publisher>
    <b:RefOrder>15</b:RefOrder>
  </b:Source>
  <b:Source>
    <b:Tag>Kai07</b:Tag>
    <b:SourceType>JournalArticle</b:SourceType>
    <b:Guid>{E2E05E4D-72AF-40E3-A5A9-66BC74B70320}</b:Guid>
    <b:Title>Recent Developments in the Fabrication and Operation of Germanium Detectors</b:Title>
    <b:Year>2007</b:Year>
    <b:Author>
      <b:Author>
        <b:NameList>
          <b:Person>
            <b:Last>Vetter</b:Last>
            <b:First>Kai</b:First>
          </b:Person>
        </b:NameList>
      </b:Author>
    </b:Author>
    <b:RefOrder>16</b:RefOrder>
  </b:Source>
  <b:Source>
    <b:Tag>GLi16</b:Tag>
    <b:SourceType>JournalArticle</b:SourceType>
    <b:Guid>{730B25DE-4B98-4162-B9DC-3E3C983592DF}</b:Guid>
    <b:Author>
      <b:Author>
        <b:NameList>
          <b:Person>
            <b:Last>G. Lioliou</b:Last>
            <b:First>A.M.</b:First>
            <b:Middle>Barnett</b:Middle>
          </b:Person>
        </b:NameList>
      </b:Author>
    </b:Author>
    <b:Title>Gallium Arsenide detectors for X-ray and electron (beta particle) spectroscopy</b:Title>
    <b:JournalName>Nuclear Instruments and Methods in Physics Reasearch A</b:JournalName>
    <b:Year>2016</b:Year>
    <b:Pages>37-45</b:Pages>
    <b:RefOrder>17</b:RefOrder>
  </b:Source>
  <b:Source>
    <b:Tag>LAb14</b:Tag>
    <b:SourceType>BookSection</b:SourceType>
    <b:Guid>{4ED83B71-2A0A-4846-9142-958E56201C16}</b:Guid>
    <b:Title>CdTe Detectors</b:Title>
    <b:Year>2014</b:Year>
    <b:Pages>285-314</b:Pages>
    <b:Author>
      <b:Author>
        <b:NameList>
          <b:Person>
            <b:Last>L. Abbene</b:Last>
            <b:First>S.</b:First>
            <b:Middle>Del Sordo</b:Middle>
          </b:Person>
        </b:NameList>
      </b:Author>
    </b:Author>
    <b:BookTitle>Comprehensive Biomedical Physics</b:BookTitle>
    <b:Publisher>Elseiver </b:Publisher>
    <b:RefOrder>18</b:RefOrder>
  </b:Source>
  <b:Source>
    <b:Tag>MSc02</b:Tag>
    <b:SourceType>JournalArticle</b:SourceType>
    <b:Guid>{6CB0E728-2898-4B72-939E-35CBACD964FB}</b:Guid>
    <b:Title>Study of impurity segregation, crystallinity and detector performance of melt-grown cadmium zinc telluride crystals</b:Title>
    <b:Year>2002</b:Year>
    <b:Pages>2082-2090</b:Pages>
    <b:Author>
      <b:Author>
        <b:NameList>
          <b:Person>
            <b:Last>M. Schieber</b:Last>
            <b:First>T.E.</b:First>
            <b:Middle>Schlesinger, R.B. James, H. Hermon, H. Yoon, M. Goorsky</b:Middle>
          </b:Person>
        </b:NameList>
      </b:Author>
    </b:Author>
    <b:JournalName>Journal of Crystal Growth</b:JournalName>
    <b:RefOrder>19</b:RefOrder>
  </b:Source>
  <b:Source>
    <b:Tag>LAb19</b:Tag>
    <b:SourceType>JournalArticle</b:SourceType>
    <b:Guid>{B0C1F18F-8511-45E5-95BF-A86F44FDFD58}</b:Guid>
    <b:Author>
      <b:Author>
        <b:NameList>
          <b:Person>
            <b:Last>L. Abbene</b:Last>
            <b:First>f.</b:First>
            <b:Middle>Principato, G. Gerardi et al.</b:Middle>
          </b:Person>
        </b:NameList>
      </b:Author>
    </b:Author>
    <b:Title>Room-temperature X-ray response of cadmium-zinc-telluride pixel detectors grown by the vertical Bridgman technique</b:Title>
    <b:JournalName>Journal of synchrotron radiation</b:JournalName>
    <b:Year>2019</b:Year>
    <b:RefOrder>37</b:RefOrder>
  </b:Source>
  <b:Source>
    <b:Tag>STs21</b:Tag>
    <b:SourceType>JournalArticle</b:SourceType>
    <b:Guid>{C3D73BAA-BA0A-419B-BCCC-ABDF1D93A5E8}</b:Guid>
    <b:Author>
      <b:Author>
        <b:NameList>
          <b:Person>
            <b:Last>S. Tsigaridas</b:Last>
            <b:First>S.</b:First>
            <b:Middle>Zanettini, M. Betterlli, N. Sarzi Amadè, D. Calestani, C. Pnchut and A. Zappettini</b:Middle>
          </b:Person>
        </b:NameList>
      </b:Author>
    </b:Author>
    <b:Title>Fabrication of Small-Pixel CdZnTe Sensors and Characterization with X-rays</b:Title>
    <b:JournalName>Sensors</b:JournalName>
    <b:Year>2021</b:Year>
    <b:RefOrder>20</b:RefOrder>
  </b:Source>
  <b:Source>
    <b:Tag>Lui13</b:Tag>
    <b:SourceType>JournalArticle</b:SourceType>
    <b:Guid>{B0257D82-4E15-441A-92C2-8738516FEA02}</b:Guid>
    <b:Author>
      <b:Author>
        <b:NameList>
          <b:Person>
            <b:Last>Luisa Torsi</b:Last>
            <b:First>Maria</b:First>
            <b:Middle>Magliulo, Kyriaki Manoli and Gerardo Palazzo</b:Middle>
          </b:Person>
        </b:NameList>
      </b:Author>
    </b:Author>
    <b:Title>Organic field-effect transistor sensors: a tutorial review</b:Title>
    <b:JournalName>Chem. Soc. Rev.</b:JournalName>
    <b:Year>2013</b:Year>
    <b:DOI>10.1039/c3cs60127g</b:DOI>
    <b:RefOrder>21</b:RefOrder>
  </b:Source>
  <b:Source>
    <b:Tag>SMS07</b:Tag>
    <b:SourceType>Book</b:SourceType>
    <b:Guid>{EFB6C02F-F2E4-4F34-9A48-8903212C0200}</b:Guid>
    <b:Title>Physics of Semiconductor Devices, Third Edition</b:Title>
    <b:Year>2007</b:Year>
    <b:Author>
      <b:Author>
        <b:NameList>
          <b:Person>
            <b:Last>S.M. Sze</b:Last>
            <b:First>Kwok</b:First>
            <b:Middle>K. Ng</b:Middle>
          </b:Person>
        </b:NameList>
      </b:Author>
    </b:Author>
    <b:Publisher>John Wiley &amp; Sons, Inc.</b:Publisher>
    <b:RefOrder>22</b:RefOrder>
  </b:Source>
  <b:Source>
    <b:Tag>Sek21</b:Tag>
    <b:SourceType>JournalArticle</b:SourceType>
    <b:Guid>{8EFEB966-3B83-4BE5-9389-41375C536869}</b:Guid>
    <b:Title>Electrical characterization of 2D materials-based field-effect transistors</b:Title>
    <b:Year>2021</b:Year>
    <b:Author>
      <b:Author>
        <b:NameList>
          <b:Person>
            <b:Last>al.</b:Last>
            <b:First>Sekhar</b:First>
            <b:Middle>Babu Mitta et</b:Middle>
          </b:Person>
        </b:NameList>
      </b:Author>
    </b:Author>
    <b:JournalName>2D Mater.</b:JournalName>
    <b:RefOrder>23</b:RefOrder>
  </b:Source>
  <b:Source>
    <b:Tag>Yun22</b:Tag>
    <b:SourceType>JournalArticle</b:SourceType>
    <b:Guid>{72B30843-C4EC-4713-8B06-6A5D0532949F}</b:Guid>
    <b:Author>
      <b:Author>
        <b:NameList>
          <b:Person>
            <b:Last>Yun Sun</b:Last>
            <b:First>Pengpeng</b:First>
            <b:Middle>Li., Esko I. Kauppinen et al.</b:Middle>
          </b:Person>
        </b:NameList>
      </b:Author>
    </b:Author>
    <b:Title>Key factors for ultra-high on/off ratio thin-film transistors using as-grown carbon nanotube networks</b:Title>
    <b:JournalName>RCS Advances</b:JournalName>
    <b:Year>2022</b:Year>
    <b:RefOrder>24</b:RefOrder>
  </b:Source>
  <b:Source>
    <b:Tag>Lau16</b:Tag>
    <b:SourceType>JournalArticle</b:SourceType>
    <b:Guid>{F7C053D6-1B00-4024-A229-4263A3FEFA98}</b:Guid>
    <b:Author>
      <b:Author>
        <b:NameList>
          <b:Person>
            <b:Last>Laura Basiricò</b:Last>
            <b:First>Andrea</b:First>
            <b:Middle>Ciavatti, Tobias Cramer, Piero Cosseddù, Annalisa Bonfiglio &amp; Beatrice Fraboni</b:Middle>
          </b:Person>
        </b:NameList>
      </b:Author>
    </b:Author>
    <b:Title>Direct X-ray Photoconversion in flexible organic thin film devices operated below 1 V</b:Title>
    <b:JournalName>Nature Communications</b:JournalName>
    <b:Year>2016</b:Year>
    <b:RefOrder>25</b:RefOrder>
  </b:Source>
  <b:Source>
    <b:Tag>HMT18</b:Tag>
    <b:SourceType>JournalArticle</b:SourceType>
    <b:Guid>{136E3B4E-68C0-4AA4-88F6-FFD631A308E8}</b:Guid>
    <b:Author>
      <b:Author>
        <b:NameList>
          <b:Person>
            <b:Last>H.M. Thirimanne</b:Last>
            <b:First>K.D.G.I.</b:First>
            <b:Middle>Jayawardena, A.J. Parnell et al.</b:Middle>
          </b:Person>
        </b:NameList>
      </b:Author>
    </b:Author>
    <b:Title>High sensitivity organic inorganic hybrid X-ray detectors with direct transduction and broadband response</b:Title>
    <b:JournalName>Nature Communications</b:JournalName>
    <b:Year>2018</b:Year>
    <b:DOI>10.1038/s41467-018-05301-6</b:DOI>
    <b:RefOrder>27</b:RefOrder>
  </b:Source>
  <b:Source>
    <b:Tag>Iné20</b:Tag>
    <b:SourceType>JournalArticle</b:SourceType>
    <b:Guid>{CD27FC4E-6D92-40EF-9911-EBCD2CDE40EC}</b:Guid>
    <b:Author>
      <b:Author>
        <b:NameList>
          <b:Person>
            <b:Last>Inés Temiño</b:Last>
            <b:First>Laura</b:First>
            <b:Middle>Basiricò, Ilaria Fratelli, Adrián Tamayo, Andrea Ciavatti, Marta Mas-Torrent &amp; Beatrice Fraboni</b:Middle>
          </b:Person>
        </b:NameList>
      </b:Author>
    </b:Author>
    <b:Title>Morphology and mobility  as tools to control and unprecedentedly enhance X-ray sensitivity in organic thin-films</b:Title>
    <b:JournalName>Nature Communications</b:JournalName>
    <b:Year>2020</b:Year>
    <b:DOI>https://doi.org/10.1038/s41467-020-15974-7</b:DOI>
    <b:RefOrder>26</b:RefOrder>
  </b:Source>
  <b:Source>
    <b:Tag>Adr22</b:Tag>
    <b:SourceType>JournalArticle</b:SourceType>
    <b:Guid>{756D5E0C-4D60-40AB-BF8E-43FE1EF8610C}</b:Guid>
    <b:Author>
      <b:Author>
        <b:NameList>
          <b:Person>
            <b:Last>Adriàn Tamayo</b:Last>
            <b:First>Ilaria</b:First>
            <b:Middle>Fratelli, Andrea Ciavatti, Beatrice Frabonim Marta Mas-Torrent, Laura Basiricò et al.</b:Middle>
          </b:Person>
        </b:NameList>
      </b:Author>
    </b:Author>
    <b:Title>X-ray Detectors With Ultrahigh Sensitivity Employing High Performance Transistors Based on a Fully Organic Small Molecule Semiconductor/Polymer Blend Active Layer</b:Title>
    <b:JournalName>Advanced Electronic Materials</b:JournalName>
    <b:Year>2022</b:Year>
    <b:RefOrder>28</b:RefOrder>
  </b:Source>
  <b:Source>
    <b:Tag>Aru18</b:Tag>
    <b:SourceType>JournalArticle</b:SourceType>
    <b:Guid>{97D0CFCA-8066-4E3B-9C7F-3544AF34D623}</b:Guid>
    <b:Author>
      <b:Author>
        <b:NameList>
          <b:Person>
            <b:Last>Arun Kumar Singh</b:Last>
            <b:First>P.</b:First>
            <b:Middle>Kumar, D.J. Late, Ashok Kumar, S. Patel, Jai Singh</b:Middle>
          </b:Person>
        </b:NameList>
      </b:Author>
    </b:Author>
    <b:Title>2D layered transition metal dichalcogenides (MoS2): Synthesis, applications and theoretical aspects</b:Title>
    <b:JournalName>Applied Materials Today</b:JournalName>
    <b:Year>2018</b:Year>
    <b:Pages>242-270</b:Pages>
    <b:RefOrder>29</b:RefOrder>
  </b:Source>
  <b:Source>
    <b:Tag>Saj23</b:Tag>
    <b:SourceType>JournalArticle</b:SourceType>
    <b:Guid>{A25BC9FB-94C2-49B6-924B-D7BF744B8F68}</b:Guid>
    <b:Author>
      <b:Author>
        <b:NameList>
          <b:Person>
            <b:Last>Saju Joseph</b:Last>
            <b:First>Jainy</b:First>
            <b:Middle>Mohan, Seetha Lakshmy, Simil Thomas, Brahmananda Chakraborty, Sabu Thomas, Nandakumar Kalarikkal</b:Middle>
          </b:Person>
        </b:NameList>
      </b:Author>
    </b:Author>
    <b:Title>A review of the synthesis, properties, and applications of 2D transition metal dichalcogenides and their heterostructures</b:Title>
    <b:JournalName>Materials Chemistry and Physics</b:JournalName>
    <b:Year>2023</b:Year>
    <b:DOI>https://doi.org/10.1016/j.matchemphys.2023.127332</b:DOI>
    <b:RefOrder>31</b:RefOrder>
  </b:Source>
  <b:Source>
    <b:Tag>Agn15</b:Tag>
    <b:SourceType>JournalArticle</b:SourceType>
    <b:Guid>{ED335C7E-941F-4256-9440-536DE0555119}</b:Guid>
    <b:Author>
      <b:Author>
        <b:NameList>
          <b:Person>
            <b:Last>Heine</b:Last>
            <b:First>Agnieszka</b:First>
            <b:Middle>Kuc and Thomas</b:Middle>
          </b:Person>
        </b:NameList>
      </b:Author>
    </b:Author>
    <b:Title>On the Stability and Electronic Structure of Transition-Metal Dichalcogenide Monolayer Alloys Mo1−xXxS2−ySey with X = W, Nb</b:Title>
    <b:JournalName>Electronics</b:JournalName>
    <b:Year>2015</b:Year>
    <b:RefOrder>38</b:RefOrder>
  </b:Source>
  <b:Source>
    <b:Tag>Mar20</b:Tag>
    <b:SourceType>JournalArticle</b:SourceType>
    <b:Guid>{C4CBE7A8-FD05-42F3-A103-18902964AD6A}</b:Guid>
    <b:Author>
      <b:Author>
        <b:NameList>
          <b:Person>
            <b:Last>Mattevi</b:Last>
            <b:First>Maria</b:First>
            <b:Middle>S. Sokolikova and Cecilia</b:Middle>
          </b:Person>
        </b:NameList>
      </b:Author>
    </b:Author>
    <b:Title>Direct synthesis of metastable phases of 2D transition metal dichalcogenides </b:Title>
    <b:JournalName>Chem. Soc. Rev. </b:JournalName>
    <b:Year>2020</b:Year>
    <b:Pages>49</b:Pages>
    <b:RefOrder>32</b:RefOrder>
  </b:Source>
  <b:Source>
    <b:Tag>1TP17</b:Tag>
    <b:SourceType>JournalArticle</b:SourceType>
    <b:Guid>{FC98959E-31DC-41C9-9802-B2A713B43FD6}</b:Guid>
    <b:Author>
      <b:Author>
        <b:NameList>
          <b:Person>
            <b:Last>1T-Phase Transition Metal Dichalcogenides (MoS2</b:Last>
            <b:First>MoSe2,</b:First>
            <b:Middle>WS2 and WSe2) with Fast Heterogeneous Electron Transfer: Application on Second-Generation Enzyme-Based Biosensor</b:Middle>
          </b:Person>
        </b:NameList>
      </b:Author>
    </b:Author>
    <b:Title>Nasuha Rohaizad, Carmen C. Mayorga-Martinez, Zdenel Sofer and Martin Pumera</b:Title>
    <b:JournalName>Applied Materials &amp; Interfaces</b:JournalName>
    <b:Year>2017</b:Year>
    <b:RefOrder>33</b:RefOrder>
  </b:Source>
  <b:Source>
    <b:Tag>Ada17</b:Tag>
    <b:SourceType>JournalArticle</b:SourceType>
    <b:Guid>{42B63157-83D5-45B5-AF44-8E889AF5D280}</b:Guid>
    <b:Author>
      <b:Author>
        <b:NameList>
          <b:Person>
            <b:Last>Adam L. Friedman</b:Last>
            <b:First>Aubrey</b:First>
            <b:Middle>T. Hanbicki, F, Keith Perkins et al.</b:Middle>
          </b:Person>
        </b:NameList>
      </b:Author>
    </b:Author>
    <b:Title>Evidence for Chemical Vapor Induced 2H to 1T Phase Transition in MoX2 (X=Se, S) Transition Metal Dichalcogenide Films</b:Title>
    <b:JournalName>Scientific Reports</b:JournalName>
    <b:Year>2017</b:Year>
    <b:RefOrder>39</b:RefOrder>
  </b:Source>
  <b:Source>
    <b:Tag>Wen19</b:Tag>
    <b:SourceType>JournalArticle</b:SourceType>
    <b:Guid>{E058E814-C27F-4721-8320-69C3BA17ABE5}</b:Guid>
    <b:Author>
      <b:Author>
        <b:NameList>
          <b:Person>
            <b:Last>Wenli Li</b:Last>
            <b:First>Yong</b:First>
            <b:Middle>Zhang, Xia Long et al.</b:Middle>
          </b:Person>
        </b:NameList>
      </b:Author>
    </b:Author>
    <b:Title>Gas Sensors Based on Mechanically Exfoliated MoS2 Nanoshhets for Room-Temperature NO2 Detection</b:Title>
    <b:JournalName>Sensors</b:JournalName>
    <b:Year>2019</b:Year>
    <b:DOI>http://dx.doi.org/10.3390/s19092123</b:DOI>
    <b:RefOrder>40</b:RefOrder>
  </b:Source>
  <b:Source>
    <b:Tag>Luc21</b:Tag>
    <b:SourceType>JournalArticle</b:SourceType>
    <b:Guid>{CD94E7EE-1832-4B3A-BBCE-E97E9FDBDA36}</b:Guid>
    <b:Author>
      <b:Author>
        <b:NameList>
          <b:Person>
            <b:Last>Luca Seravalli</b:Last>
            <b:First>Matteo</b:First>
            <b:Middle>Bosi</b:Middle>
          </b:Person>
        </b:NameList>
      </b:Author>
    </b:Author>
    <b:Title>A Review on Chemical Vapour Deposition of Two-Dimensional MoS2 Flakes</b:Title>
    <b:JournalName>Materials</b:JournalName>
    <b:Year>2021</b:Year>
    <b:RefOrder>36</b:RefOrder>
  </b:Source>
  <b:Source>
    <b:Tag>Alb23</b:Tag>
    <b:SourceType>JournalArticle</b:SourceType>
    <b:Guid>{8929F09C-2DB5-4A62-BE76-6A04FCE9693C}</b:Guid>
    <b:Author>
      <b:Author>
        <b:NameList>
          <b:Person>
            <b:Last>Alberto Taffelli</b:Last>
            <b:First>Max</b:First>
            <b:Middle>Heyl, Matteo Favaro, Sandra Dirè, Lucio Pancheri, Emil J. W. List-Kratochvil, Alberto Quaranta and Giovanni Ligorio</b:Middle>
          </b:Person>
        </b:NameList>
      </b:Author>
    </b:Author>
    <b:Title>Demonstrating the high sensitivity of MoS2 monolayers in direct X-ray detectors</b:Title>
    <b:JournalName>APL Materials</b:JournalName>
    <b:Year>2023</b:Year>
    <b:Month>August</b:Month>
    <b:Day>1</b:Day>
    <b:DOI>https://doi.org/10.1063/5.0151794</b:DOI>
    <b:RefOrder>30</b:RefOrder>
  </b:Source>
  <b:Source>
    <b:Tag>Max22</b:Tag>
    <b:SourceType>JournalArticle</b:SourceType>
    <b:Guid>{CD23F085-A390-45D8-8E22-CF71AF452898}</b:Guid>
    <b:Author>
      <b:Author>
        <b:NameList>
          <b:Person>
            <b:Last>Max Heyl</b:Last>
            <b:First>Emil</b:First>
            <b:Middle>J. W. List-Kratochvil</b:Middle>
          </b:Person>
        </b:NameList>
      </b:Author>
    </b:Author>
    <b:Title>Only gold can pull thiss off: mechanical exfoliations of transition metal dichalcogenides beyond scotch tape</b:Title>
    <b:JournalName>Applied Physics A</b:JournalName>
    <b:Year>2022</b:Year>
    <b:DOI>https://doi.org/10.1007/s00339-022-06297-z</b:DOI>
    <b:RefOrder>34</b:RefOrder>
  </b:Source>
  <b:Source>
    <b:Tag>Max20</b:Tag>
    <b:SourceType>JournalArticle</b:SourceType>
    <b:Guid>{951830DB-1854-4F39-901D-233C0783E1A4}</b:Guid>
    <b:Author>
      <b:Author>
        <b:NameList>
          <b:Person>
            <b:Last>Max Heyl</b:Last>
            <b:First>David</b:First>
            <b:Middle>Burmeister, Thorsten Schultz, Sebastian Pallasch, Giovanni Ligorio, Norbert Koch and Emil J. W. List-Kratochvil</b:Middle>
          </b:Person>
        </b:NameList>
      </b:Author>
    </b:Author>
    <b:Title>Thermally Activated Gold-Mediated Transition Metal Dichalcogenide Exfoliation and a Unique Gold-Mediated Transfer</b:Title>
    <b:JournalName>hys. Status Solidi RRL</b:JournalName>
    <b:Year>2020</b:Year>
    <b:DOI>https://doi.org/10.1002/pssr.202000408</b:DOI>
    <b:RefOrder>35</b:RefOrder>
  </b:Source>
</b:Sources>
</file>

<file path=customXml/itemProps1.xml><?xml version="1.0" encoding="utf-8"?>
<ds:datastoreItem xmlns:ds="http://schemas.openxmlformats.org/officeDocument/2006/customXml" ds:itemID="{3D8F312E-F86C-4945-8D5A-F086C8415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20447</TotalTime>
  <Pages>33</Pages>
  <Words>14402</Words>
  <Characters>82095</Characters>
  <Application>Microsoft Office Word</Application>
  <DocSecurity>0</DocSecurity>
  <Lines>684</Lines>
  <Paragraphs>192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Bandurist</dc:creator>
  <cp:keywords/>
  <dc:description/>
  <cp:lastModifiedBy>Mikhail Bandurist</cp:lastModifiedBy>
  <cp:revision>188</cp:revision>
  <dcterms:created xsi:type="dcterms:W3CDTF">2024-01-30T14:32:00Z</dcterms:created>
  <dcterms:modified xsi:type="dcterms:W3CDTF">2024-02-27T12:22:00Z</dcterms:modified>
</cp:coreProperties>
</file>